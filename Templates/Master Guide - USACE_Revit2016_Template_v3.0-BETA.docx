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7201" w:rsidRDefault="000B7201">
      <w:pPr>
        <w:spacing w:before="11"/>
        <w:rPr>
          <w:rFonts w:ascii="Times New Roman" w:eastAsia="Times New Roman" w:hAnsi="Times New Roman" w:cs="Times New Roman"/>
          <w:sz w:val="5"/>
          <w:szCs w:val="5"/>
        </w:rPr>
      </w:pPr>
    </w:p>
    <w:tbl>
      <w:tblPr>
        <w:tblW w:w="11634" w:type="dxa"/>
        <w:tblInd w:w="106" w:type="dxa"/>
        <w:tblLayout w:type="fixed"/>
        <w:tblCellMar>
          <w:left w:w="0" w:type="dxa"/>
          <w:right w:w="0" w:type="dxa"/>
        </w:tblCellMar>
        <w:tblLook w:val="01E0" w:firstRow="1" w:lastRow="1" w:firstColumn="1" w:lastColumn="1" w:noHBand="0" w:noVBand="0"/>
      </w:tblPr>
      <w:tblGrid>
        <w:gridCol w:w="1935"/>
        <w:gridCol w:w="7637"/>
        <w:gridCol w:w="2062"/>
      </w:tblGrid>
      <w:tr w:rsidR="00E4750A" w:rsidTr="00C70570">
        <w:trPr>
          <w:trHeight w:hRule="exact" w:val="269"/>
        </w:trPr>
        <w:tc>
          <w:tcPr>
            <w:tcW w:w="1935" w:type="dxa"/>
            <w:vMerge w:val="restart"/>
            <w:tcBorders>
              <w:top w:val="single" w:sz="6" w:space="0" w:color="000000"/>
              <w:left w:val="nil"/>
              <w:bottom w:val="single" w:sz="6" w:space="0" w:color="000000"/>
              <w:right w:val="single" w:sz="48" w:space="0" w:color="000000"/>
            </w:tcBorders>
            <w:shd w:val="clear" w:color="auto" w:fill="FF0000"/>
            <w:textDirection w:val="btLr"/>
          </w:tcPr>
          <w:p w:rsidR="00E4750A" w:rsidRDefault="00E4750A" w:rsidP="00C70570">
            <w:pPr>
              <w:pStyle w:val="TableParagraph"/>
              <w:spacing w:before="7"/>
              <w:rPr>
                <w:rFonts w:ascii="Times New Roman" w:eastAsia="Times New Roman" w:hAnsi="Times New Roman" w:cs="Times New Roman"/>
                <w:sz w:val="62"/>
                <w:szCs w:val="62"/>
              </w:rPr>
            </w:pPr>
          </w:p>
          <w:p w:rsidR="00E4750A" w:rsidRDefault="00E4750A" w:rsidP="00C70570">
            <w:pPr>
              <w:pStyle w:val="TableParagraph"/>
              <w:tabs>
                <w:tab w:val="left" w:pos="13376"/>
              </w:tabs>
              <w:ind w:left="111"/>
              <w:rPr>
                <w:rFonts w:ascii="Franklin Gothic Book" w:eastAsia="Franklin Gothic Book" w:hAnsi="Franklin Gothic Book" w:cs="Franklin Gothic Book"/>
                <w:sz w:val="44"/>
                <w:szCs w:val="44"/>
              </w:rPr>
            </w:pPr>
            <w:r>
              <w:rPr>
                <w:rFonts w:ascii="Franklin Gothic Book"/>
                <w:color w:val="FFFFFF"/>
                <w:sz w:val="44"/>
              </w:rPr>
              <w:t>USACE CAD-BIM</w:t>
            </w:r>
            <w:r>
              <w:rPr>
                <w:rFonts w:ascii="Franklin Gothic Book"/>
                <w:color w:val="FFFFFF"/>
                <w:spacing w:val="-33"/>
                <w:sz w:val="44"/>
              </w:rPr>
              <w:t xml:space="preserve"> </w:t>
            </w:r>
            <w:r>
              <w:rPr>
                <w:rFonts w:ascii="Franklin Gothic Book"/>
                <w:color w:val="FFFFFF"/>
                <w:sz w:val="44"/>
              </w:rPr>
              <w:t>Technology</w:t>
            </w:r>
            <w:r>
              <w:rPr>
                <w:rFonts w:ascii="Franklin Gothic Book"/>
                <w:color w:val="FFFFFF"/>
                <w:spacing w:val="-32"/>
                <w:sz w:val="44"/>
              </w:rPr>
              <w:t xml:space="preserve"> </w:t>
            </w:r>
            <w:r>
              <w:rPr>
                <w:rFonts w:ascii="Franklin Gothic Book"/>
                <w:color w:val="FFFFFF"/>
                <w:spacing w:val="-1"/>
                <w:sz w:val="44"/>
              </w:rPr>
              <w:t>Center</w:t>
            </w:r>
            <w:r>
              <w:rPr>
                <w:rFonts w:ascii="Franklin Gothic Book"/>
                <w:color w:val="FFFFFF"/>
                <w:spacing w:val="-1"/>
                <w:sz w:val="44"/>
              </w:rPr>
              <w:tab/>
            </w:r>
            <w:r w:rsidRPr="00C70570">
              <w:rPr>
                <w:rFonts w:ascii="Franklin Gothic Book"/>
                <w:b/>
                <w:color w:val="FFFFFF"/>
                <w:spacing w:val="1"/>
                <w:sz w:val="44"/>
              </w:rPr>
              <w:t>USACE</w:t>
            </w:r>
          </w:p>
        </w:tc>
        <w:tc>
          <w:tcPr>
            <w:tcW w:w="9699" w:type="dxa"/>
            <w:gridSpan w:val="2"/>
            <w:vMerge w:val="restart"/>
            <w:tcBorders>
              <w:top w:val="single" w:sz="5" w:space="0" w:color="000000"/>
              <w:left w:val="single" w:sz="5" w:space="0" w:color="000000"/>
              <w:right w:val="single" w:sz="5" w:space="0" w:color="000000"/>
            </w:tcBorders>
          </w:tcPr>
          <w:p w:rsidR="00E4750A" w:rsidRDefault="00E4750A" w:rsidP="00C70570">
            <w:r>
              <w:rPr>
                <w:noProof/>
              </w:rPr>
              <w:drawing>
                <wp:anchor distT="0" distB="0" distL="114300" distR="114300" simplePos="0" relativeHeight="251697664" behindDoc="1" locked="0" layoutInCell="1" allowOverlap="1">
                  <wp:simplePos x="0" y="0"/>
                  <wp:positionH relativeFrom="column">
                    <wp:posOffset>4403725</wp:posOffset>
                  </wp:positionH>
                  <wp:positionV relativeFrom="paragraph">
                    <wp:posOffset>82550</wp:posOffset>
                  </wp:positionV>
                  <wp:extent cx="1602740" cy="1367155"/>
                  <wp:effectExtent l="0" t="0" r="0" b="4445"/>
                  <wp:wrapNone/>
                  <wp:docPr id="50" name="Picture 50" descr="ER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descr="ERD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2740" cy="1367155"/>
                          </a:xfrm>
                          <a:prstGeom prst="rect">
                            <a:avLst/>
                          </a:prstGeom>
                          <a:noFill/>
                        </pic:spPr>
                      </pic:pic>
                    </a:graphicData>
                  </a:graphic>
                  <wp14:sizeRelH relativeFrom="page">
                    <wp14:pctWidth>0</wp14:pctWidth>
                  </wp14:sizeRelH>
                  <wp14:sizeRelV relativeFrom="page">
                    <wp14:pctHeight>0</wp14:pctHeight>
                  </wp14:sizeRelV>
                </wp:anchor>
              </w:drawing>
            </w:r>
          </w:p>
        </w:tc>
      </w:tr>
      <w:tr w:rsidR="00E4750A" w:rsidTr="00C70570">
        <w:trPr>
          <w:trHeight w:hRule="exact" w:val="2120"/>
        </w:trPr>
        <w:tc>
          <w:tcPr>
            <w:tcW w:w="1935" w:type="dxa"/>
            <w:vMerge/>
            <w:tcBorders>
              <w:left w:val="nil"/>
              <w:bottom w:val="single" w:sz="6" w:space="0" w:color="000000"/>
              <w:right w:val="single" w:sz="48" w:space="0" w:color="000000"/>
            </w:tcBorders>
            <w:shd w:val="clear" w:color="auto" w:fill="FF0000"/>
            <w:textDirection w:val="btLr"/>
          </w:tcPr>
          <w:p w:rsidR="00E4750A" w:rsidRDefault="00E4750A" w:rsidP="00C70570"/>
        </w:tc>
        <w:tc>
          <w:tcPr>
            <w:tcW w:w="9699" w:type="dxa"/>
            <w:gridSpan w:val="2"/>
            <w:vMerge/>
            <w:tcBorders>
              <w:left w:val="single" w:sz="5" w:space="0" w:color="000000"/>
              <w:bottom w:val="single" w:sz="5" w:space="0" w:color="000000"/>
              <w:right w:val="single" w:sz="5" w:space="0" w:color="000000"/>
            </w:tcBorders>
          </w:tcPr>
          <w:p w:rsidR="00E4750A" w:rsidRDefault="00E4750A" w:rsidP="00C70570"/>
        </w:tc>
      </w:tr>
      <w:tr w:rsidR="00E4750A" w:rsidTr="00C70570">
        <w:trPr>
          <w:trHeight w:hRule="exact" w:val="269"/>
        </w:trPr>
        <w:tc>
          <w:tcPr>
            <w:tcW w:w="1935" w:type="dxa"/>
            <w:vMerge/>
            <w:tcBorders>
              <w:left w:val="nil"/>
              <w:bottom w:val="single" w:sz="6" w:space="0" w:color="000000"/>
              <w:right w:val="single" w:sz="48" w:space="0" w:color="000000"/>
            </w:tcBorders>
            <w:shd w:val="clear" w:color="auto" w:fill="FF0000"/>
            <w:textDirection w:val="btLr"/>
          </w:tcPr>
          <w:p w:rsidR="00E4750A" w:rsidRDefault="00E4750A" w:rsidP="00C70570"/>
        </w:tc>
        <w:tc>
          <w:tcPr>
            <w:tcW w:w="9699" w:type="dxa"/>
            <w:gridSpan w:val="2"/>
            <w:vMerge w:val="restart"/>
            <w:tcBorders>
              <w:top w:val="single" w:sz="5" w:space="0" w:color="000000"/>
              <w:left w:val="single" w:sz="5" w:space="0" w:color="000000"/>
              <w:right w:val="single" w:sz="5" w:space="0" w:color="000000"/>
            </w:tcBorders>
          </w:tcPr>
          <w:p w:rsidR="00E4750A" w:rsidRDefault="00E4750A" w:rsidP="00C70570">
            <w:pPr>
              <w:pStyle w:val="TableParagraph"/>
              <w:rPr>
                <w:rFonts w:ascii="Times New Roman" w:eastAsia="Times New Roman" w:hAnsi="Times New Roman" w:cs="Times New Roman"/>
                <w:sz w:val="24"/>
                <w:szCs w:val="24"/>
              </w:rPr>
            </w:pPr>
          </w:p>
          <w:p w:rsidR="00E4750A" w:rsidRDefault="00E4750A" w:rsidP="00C70570">
            <w:pPr>
              <w:pStyle w:val="TableParagraph"/>
              <w:spacing w:before="8"/>
              <w:rPr>
                <w:rFonts w:ascii="Times New Roman" w:eastAsia="Times New Roman" w:hAnsi="Times New Roman" w:cs="Times New Roman"/>
              </w:rPr>
            </w:pPr>
          </w:p>
          <w:p w:rsidR="00E4750A" w:rsidRDefault="00E4750A" w:rsidP="00C70570">
            <w:pPr>
              <w:pStyle w:val="TableParagraph"/>
              <w:ind w:left="102"/>
              <w:rPr>
                <w:rFonts w:ascii="Franklin Gothic Book" w:eastAsia="Franklin Gothic Book" w:hAnsi="Franklin Gothic Book" w:cs="Franklin Gothic Book"/>
                <w:sz w:val="24"/>
                <w:szCs w:val="24"/>
              </w:rPr>
            </w:pPr>
            <w:r>
              <w:rPr>
                <w:rFonts w:ascii="Franklin Gothic Book"/>
                <w:i/>
                <w:spacing w:val="-1"/>
                <w:sz w:val="24"/>
              </w:rPr>
              <w:t>Master Guide</w:t>
            </w:r>
            <w:r>
              <w:rPr>
                <w:rFonts w:ascii="Franklin Gothic Book"/>
                <w:i/>
                <w:spacing w:val="-13"/>
                <w:sz w:val="24"/>
              </w:rPr>
              <w:t xml:space="preserve"> </w:t>
            </w:r>
            <w:r>
              <w:rPr>
                <w:rFonts w:ascii="Franklin Gothic Book"/>
                <w:i/>
                <w:spacing w:val="-1"/>
                <w:sz w:val="24"/>
              </w:rPr>
              <w:t>Documentation</w:t>
            </w:r>
          </w:p>
          <w:p w:rsidR="00E4750A" w:rsidRPr="008F496E" w:rsidRDefault="00E4750A" w:rsidP="00BA5083">
            <w:pPr>
              <w:pStyle w:val="Heading1"/>
              <w:rPr>
                <w:rStyle w:val="BookTitle"/>
              </w:rPr>
            </w:pPr>
            <w:bookmarkStart w:id="0" w:name="_Toc400452841"/>
            <w:r w:rsidRPr="008F496E">
              <w:rPr>
                <w:rStyle w:val="BookTitle"/>
              </w:rPr>
              <w:t>US Army Corps of Engineers Building Information Modeling Templates for Revit</w:t>
            </w:r>
            <w:bookmarkEnd w:id="0"/>
          </w:p>
          <w:p w:rsidR="00E4750A" w:rsidRDefault="00E4750A" w:rsidP="00ED5685">
            <w:pPr>
              <w:pStyle w:val="TableParagraph"/>
              <w:spacing w:before="134"/>
              <w:ind w:left="102"/>
              <w:rPr>
                <w:rFonts w:ascii="Franklin Gothic Book" w:eastAsia="Franklin Gothic Book" w:hAnsi="Franklin Gothic Book" w:cs="Franklin Gothic Book"/>
                <w:sz w:val="24"/>
                <w:szCs w:val="24"/>
              </w:rPr>
            </w:pPr>
            <w:r>
              <w:rPr>
                <w:rFonts w:ascii="Franklin Gothic Book"/>
                <w:sz w:val="24"/>
              </w:rPr>
              <w:t>Templates</w:t>
            </w:r>
            <w:r>
              <w:rPr>
                <w:rFonts w:ascii="Franklin Gothic Book"/>
                <w:spacing w:val="-7"/>
                <w:sz w:val="24"/>
              </w:rPr>
              <w:t xml:space="preserve"> </w:t>
            </w:r>
            <w:r>
              <w:rPr>
                <w:rFonts w:ascii="Franklin Gothic Book"/>
                <w:spacing w:val="-1"/>
                <w:sz w:val="24"/>
              </w:rPr>
              <w:t>based</w:t>
            </w:r>
            <w:r>
              <w:rPr>
                <w:rFonts w:ascii="Franklin Gothic Book"/>
                <w:spacing w:val="-5"/>
                <w:sz w:val="24"/>
              </w:rPr>
              <w:t xml:space="preserve"> </w:t>
            </w:r>
            <w:r>
              <w:rPr>
                <w:rFonts w:ascii="Franklin Gothic Book"/>
                <w:sz w:val="24"/>
              </w:rPr>
              <w:t>on</w:t>
            </w:r>
            <w:r>
              <w:rPr>
                <w:rFonts w:ascii="Franklin Gothic Book"/>
                <w:spacing w:val="-6"/>
                <w:sz w:val="24"/>
              </w:rPr>
              <w:t xml:space="preserve"> </w:t>
            </w:r>
            <w:r>
              <w:rPr>
                <w:rFonts w:ascii="Franklin Gothic Book"/>
                <w:sz w:val="24"/>
              </w:rPr>
              <w:t>the</w:t>
            </w:r>
            <w:r>
              <w:rPr>
                <w:rFonts w:ascii="Franklin Gothic Book"/>
                <w:spacing w:val="-6"/>
                <w:sz w:val="24"/>
              </w:rPr>
              <w:t xml:space="preserve"> </w:t>
            </w:r>
            <w:r>
              <w:rPr>
                <w:rFonts w:ascii="Franklin Gothic Book"/>
                <w:sz w:val="24"/>
              </w:rPr>
              <w:t>201</w:t>
            </w:r>
            <w:r w:rsidR="00ED5685">
              <w:rPr>
                <w:rFonts w:ascii="Franklin Gothic Book"/>
                <w:sz w:val="24"/>
              </w:rPr>
              <w:t>6</w:t>
            </w:r>
            <w:r>
              <w:rPr>
                <w:rFonts w:ascii="Franklin Gothic Book"/>
                <w:spacing w:val="-8"/>
                <w:sz w:val="24"/>
              </w:rPr>
              <w:t xml:space="preserve"> </w:t>
            </w:r>
            <w:r>
              <w:rPr>
                <w:rFonts w:ascii="Franklin Gothic Book"/>
                <w:spacing w:val="-1"/>
                <w:sz w:val="24"/>
              </w:rPr>
              <w:t>Autodesk</w:t>
            </w:r>
            <w:r>
              <w:rPr>
                <w:rFonts w:ascii="Franklin Gothic Book"/>
                <w:spacing w:val="-6"/>
                <w:sz w:val="24"/>
              </w:rPr>
              <w:t xml:space="preserve"> </w:t>
            </w:r>
            <w:r>
              <w:rPr>
                <w:rFonts w:ascii="Franklin Gothic Book"/>
                <w:spacing w:val="-1"/>
                <w:sz w:val="24"/>
              </w:rPr>
              <w:t>Revit</w:t>
            </w:r>
            <w:r>
              <w:rPr>
                <w:rFonts w:ascii="Franklin Gothic Book"/>
                <w:spacing w:val="-5"/>
                <w:sz w:val="24"/>
              </w:rPr>
              <w:t xml:space="preserve"> </w:t>
            </w:r>
            <w:r>
              <w:rPr>
                <w:rFonts w:ascii="Franklin Gothic Book"/>
                <w:spacing w:val="-1"/>
                <w:sz w:val="24"/>
              </w:rPr>
              <w:t>Software</w:t>
            </w:r>
          </w:p>
        </w:tc>
      </w:tr>
      <w:tr w:rsidR="00E4750A" w:rsidTr="00C70570">
        <w:trPr>
          <w:trHeight w:hRule="exact" w:val="2397"/>
        </w:trPr>
        <w:tc>
          <w:tcPr>
            <w:tcW w:w="1935" w:type="dxa"/>
            <w:vMerge/>
            <w:tcBorders>
              <w:left w:val="nil"/>
              <w:bottom w:val="single" w:sz="6" w:space="0" w:color="000000"/>
              <w:right w:val="single" w:sz="48" w:space="0" w:color="000000"/>
            </w:tcBorders>
            <w:shd w:val="clear" w:color="auto" w:fill="FF0000"/>
            <w:textDirection w:val="btLr"/>
          </w:tcPr>
          <w:p w:rsidR="00E4750A" w:rsidRDefault="00E4750A" w:rsidP="00C70570"/>
        </w:tc>
        <w:tc>
          <w:tcPr>
            <w:tcW w:w="9699" w:type="dxa"/>
            <w:gridSpan w:val="2"/>
            <w:vMerge/>
            <w:tcBorders>
              <w:left w:val="single" w:sz="5" w:space="0" w:color="000000"/>
              <w:bottom w:val="single" w:sz="5" w:space="0" w:color="000000"/>
              <w:right w:val="single" w:sz="5" w:space="0" w:color="000000"/>
            </w:tcBorders>
          </w:tcPr>
          <w:p w:rsidR="00E4750A" w:rsidRDefault="00E4750A" w:rsidP="00C70570"/>
        </w:tc>
      </w:tr>
      <w:tr w:rsidR="00E4750A" w:rsidTr="00C70570">
        <w:trPr>
          <w:trHeight w:hRule="exact" w:val="269"/>
        </w:trPr>
        <w:tc>
          <w:tcPr>
            <w:tcW w:w="1935" w:type="dxa"/>
            <w:vMerge/>
            <w:tcBorders>
              <w:left w:val="nil"/>
              <w:bottom w:val="single" w:sz="6" w:space="0" w:color="000000"/>
              <w:right w:val="single" w:sz="48" w:space="0" w:color="000000"/>
            </w:tcBorders>
            <w:shd w:val="clear" w:color="auto" w:fill="FF0000"/>
            <w:textDirection w:val="btLr"/>
          </w:tcPr>
          <w:p w:rsidR="00E4750A" w:rsidRDefault="00E4750A" w:rsidP="00C70570"/>
        </w:tc>
        <w:tc>
          <w:tcPr>
            <w:tcW w:w="7637" w:type="dxa"/>
            <w:vMerge w:val="restart"/>
            <w:tcBorders>
              <w:top w:val="single" w:sz="5" w:space="0" w:color="000000"/>
              <w:left w:val="single" w:sz="5" w:space="0" w:color="000000"/>
              <w:right w:val="single" w:sz="5" w:space="0" w:color="000000"/>
            </w:tcBorders>
            <w:vAlign w:val="center"/>
          </w:tcPr>
          <w:p w:rsidR="00E4750A" w:rsidRDefault="000337CA" w:rsidP="00ED5685">
            <w:pPr>
              <w:pStyle w:val="TableParagraph"/>
              <w:jc w:val="center"/>
              <w:rPr>
                <w:rFonts w:ascii="Franklin Gothic Book" w:eastAsia="Franklin Gothic Book" w:hAnsi="Franklin Gothic Book" w:cs="Franklin Gothic Book"/>
                <w:sz w:val="32"/>
                <w:szCs w:val="32"/>
              </w:rPr>
            </w:pPr>
            <w:r>
              <w:rPr>
                <w:rFonts w:ascii="Franklin Gothic Book"/>
                <w:sz w:val="32"/>
              </w:rPr>
              <w:t>Master Guide :</w:t>
            </w:r>
            <w:r w:rsidR="0038133F" w:rsidRPr="0038133F">
              <w:rPr>
                <w:rFonts w:ascii="Franklin Gothic Book"/>
                <w:sz w:val="32"/>
              </w:rPr>
              <w:t xml:space="preserve"> Template v</w:t>
            </w:r>
            <w:r w:rsidR="00ED5685">
              <w:rPr>
                <w:rFonts w:ascii="Franklin Gothic Book"/>
                <w:sz w:val="32"/>
              </w:rPr>
              <w:t>3.0</w:t>
            </w:r>
            <w:r w:rsidR="00390B65">
              <w:rPr>
                <w:rFonts w:ascii="Franklin Gothic Book"/>
                <w:sz w:val="32"/>
              </w:rPr>
              <w:t xml:space="preserve"> Beta</w:t>
            </w:r>
          </w:p>
        </w:tc>
        <w:tc>
          <w:tcPr>
            <w:tcW w:w="2062" w:type="dxa"/>
            <w:vMerge w:val="restart"/>
            <w:tcBorders>
              <w:top w:val="single" w:sz="5" w:space="0" w:color="000000"/>
              <w:left w:val="single" w:sz="5" w:space="0" w:color="000000"/>
              <w:right w:val="single" w:sz="5" w:space="0" w:color="000000"/>
            </w:tcBorders>
            <w:tcMar>
              <w:top w:w="72" w:type="dxa"/>
              <w:left w:w="72" w:type="dxa"/>
              <w:bottom w:w="72" w:type="dxa"/>
              <w:right w:w="72" w:type="dxa"/>
            </w:tcMar>
            <w:vAlign w:val="center"/>
          </w:tcPr>
          <w:p w:rsidR="00E4750A" w:rsidRDefault="00ED5685" w:rsidP="00ED5685">
            <w:pPr>
              <w:pStyle w:val="TableParagraph"/>
              <w:spacing w:line="248" w:lineRule="exact"/>
              <w:jc w:val="right"/>
              <w:rPr>
                <w:rFonts w:ascii="Franklin Gothic Book" w:eastAsia="Franklin Gothic Book" w:hAnsi="Franklin Gothic Book" w:cs="Franklin Gothic Book"/>
                <w:sz w:val="24"/>
                <w:szCs w:val="24"/>
              </w:rPr>
            </w:pPr>
            <w:r>
              <w:rPr>
                <w:rFonts w:ascii="Franklin Gothic Book"/>
                <w:spacing w:val="-1"/>
                <w:sz w:val="24"/>
              </w:rPr>
              <w:t>October</w:t>
            </w:r>
            <w:r w:rsidR="0038133F" w:rsidRPr="0038133F">
              <w:rPr>
                <w:rFonts w:ascii="Franklin Gothic Book"/>
                <w:spacing w:val="-1"/>
                <w:sz w:val="24"/>
              </w:rPr>
              <w:t xml:space="preserve"> 201</w:t>
            </w:r>
            <w:r>
              <w:rPr>
                <w:rFonts w:ascii="Franklin Gothic Book"/>
                <w:spacing w:val="-1"/>
                <w:sz w:val="24"/>
              </w:rPr>
              <w:t>6</w:t>
            </w:r>
          </w:p>
        </w:tc>
      </w:tr>
      <w:tr w:rsidR="00E4750A" w:rsidTr="00C70570">
        <w:trPr>
          <w:trHeight w:hRule="exact" w:val="856"/>
        </w:trPr>
        <w:tc>
          <w:tcPr>
            <w:tcW w:w="1935" w:type="dxa"/>
            <w:vMerge/>
            <w:tcBorders>
              <w:left w:val="nil"/>
              <w:bottom w:val="single" w:sz="6" w:space="0" w:color="000000"/>
              <w:right w:val="single" w:sz="48" w:space="0" w:color="000000"/>
            </w:tcBorders>
            <w:shd w:val="clear" w:color="auto" w:fill="FF0000"/>
            <w:textDirection w:val="btLr"/>
          </w:tcPr>
          <w:p w:rsidR="00E4750A" w:rsidRDefault="00E4750A" w:rsidP="00C70570"/>
        </w:tc>
        <w:tc>
          <w:tcPr>
            <w:tcW w:w="7637" w:type="dxa"/>
            <w:vMerge/>
            <w:tcBorders>
              <w:left w:val="single" w:sz="5" w:space="0" w:color="000000"/>
              <w:bottom w:val="single" w:sz="5" w:space="0" w:color="000000"/>
              <w:right w:val="single" w:sz="5" w:space="0" w:color="000000"/>
            </w:tcBorders>
          </w:tcPr>
          <w:p w:rsidR="00E4750A" w:rsidRDefault="00E4750A" w:rsidP="00C70570"/>
        </w:tc>
        <w:tc>
          <w:tcPr>
            <w:tcW w:w="2062" w:type="dxa"/>
            <w:vMerge/>
            <w:tcBorders>
              <w:left w:val="single" w:sz="5" w:space="0" w:color="000000"/>
              <w:bottom w:val="single" w:sz="5" w:space="0" w:color="000000"/>
              <w:right w:val="single" w:sz="5" w:space="0" w:color="000000"/>
            </w:tcBorders>
          </w:tcPr>
          <w:p w:rsidR="00E4750A" w:rsidRDefault="00E4750A" w:rsidP="00C70570"/>
        </w:tc>
      </w:tr>
      <w:tr w:rsidR="00E4750A" w:rsidTr="00C70570">
        <w:trPr>
          <w:trHeight w:hRule="exact" w:val="269"/>
        </w:trPr>
        <w:tc>
          <w:tcPr>
            <w:tcW w:w="1935" w:type="dxa"/>
            <w:vMerge/>
            <w:tcBorders>
              <w:left w:val="nil"/>
              <w:bottom w:val="single" w:sz="6" w:space="0" w:color="000000"/>
              <w:right w:val="single" w:sz="48" w:space="0" w:color="000000"/>
            </w:tcBorders>
            <w:shd w:val="clear" w:color="auto" w:fill="FF0000"/>
            <w:textDirection w:val="btLr"/>
          </w:tcPr>
          <w:p w:rsidR="00E4750A" w:rsidRDefault="00E4750A" w:rsidP="00C70570"/>
        </w:tc>
        <w:tc>
          <w:tcPr>
            <w:tcW w:w="9699" w:type="dxa"/>
            <w:gridSpan w:val="2"/>
            <w:vMerge w:val="restart"/>
            <w:tcBorders>
              <w:top w:val="single" w:sz="5" w:space="0" w:color="000000"/>
              <w:left w:val="single" w:sz="5" w:space="0" w:color="000000"/>
              <w:right w:val="single" w:sz="5" w:space="0" w:color="000000"/>
            </w:tcBorders>
          </w:tcPr>
          <w:p w:rsidR="00E4750A" w:rsidRDefault="00E4750A" w:rsidP="00C70570"/>
        </w:tc>
      </w:tr>
      <w:tr w:rsidR="00E4750A" w:rsidTr="00C70570">
        <w:trPr>
          <w:trHeight w:hRule="exact" w:val="7201"/>
        </w:trPr>
        <w:tc>
          <w:tcPr>
            <w:tcW w:w="1935" w:type="dxa"/>
            <w:vMerge/>
            <w:tcBorders>
              <w:left w:val="nil"/>
              <w:bottom w:val="single" w:sz="6" w:space="0" w:color="000000"/>
              <w:right w:val="single" w:sz="48" w:space="0" w:color="000000"/>
            </w:tcBorders>
            <w:shd w:val="clear" w:color="auto" w:fill="FF0000"/>
            <w:textDirection w:val="btLr"/>
          </w:tcPr>
          <w:p w:rsidR="00E4750A" w:rsidRDefault="00E4750A" w:rsidP="00C70570"/>
        </w:tc>
        <w:tc>
          <w:tcPr>
            <w:tcW w:w="9699" w:type="dxa"/>
            <w:gridSpan w:val="2"/>
            <w:vMerge/>
            <w:tcBorders>
              <w:left w:val="single" w:sz="5" w:space="0" w:color="000000"/>
              <w:bottom w:val="single" w:sz="5" w:space="0" w:color="000000"/>
              <w:right w:val="single" w:sz="5" w:space="0" w:color="000000"/>
            </w:tcBorders>
          </w:tcPr>
          <w:p w:rsidR="00E4750A" w:rsidRDefault="00E4750A" w:rsidP="00C70570"/>
        </w:tc>
      </w:tr>
      <w:tr w:rsidR="00E4750A" w:rsidTr="00C70570">
        <w:trPr>
          <w:trHeight w:hRule="exact" w:val="247"/>
        </w:trPr>
        <w:tc>
          <w:tcPr>
            <w:tcW w:w="1935" w:type="dxa"/>
            <w:vMerge/>
            <w:tcBorders>
              <w:left w:val="nil"/>
              <w:bottom w:val="single" w:sz="6" w:space="0" w:color="000000"/>
              <w:right w:val="single" w:sz="48" w:space="0" w:color="000000"/>
            </w:tcBorders>
            <w:shd w:val="clear" w:color="auto" w:fill="FF0000"/>
            <w:textDirection w:val="btLr"/>
          </w:tcPr>
          <w:p w:rsidR="00E4750A" w:rsidRDefault="00E4750A" w:rsidP="00C70570"/>
        </w:tc>
        <w:tc>
          <w:tcPr>
            <w:tcW w:w="9699" w:type="dxa"/>
            <w:gridSpan w:val="2"/>
            <w:vMerge w:val="restart"/>
            <w:tcBorders>
              <w:top w:val="single" w:sz="5" w:space="0" w:color="000000"/>
              <w:left w:val="single" w:sz="5" w:space="0" w:color="000000"/>
              <w:right w:val="single" w:sz="5" w:space="0" w:color="000000"/>
            </w:tcBorders>
          </w:tcPr>
          <w:p w:rsidR="00E4750A" w:rsidRPr="00ED5685" w:rsidRDefault="00E4750A" w:rsidP="00C70570">
            <w:pPr>
              <w:pStyle w:val="TableParagraph"/>
              <w:ind w:left="102" w:right="296"/>
              <w:rPr>
                <w:rFonts w:ascii="Arial"/>
                <w:sz w:val="20"/>
              </w:rPr>
            </w:pPr>
            <w:r>
              <w:rPr>
                <w:rFonts w:ascii="Arial"/>
                <w:spacing w:val="-1"/>
                <w:sz w:val="20"/>
              </w:rPr>
              <w:t>Author:</w:t>
            </w:r>
            <w:r>
              <w:rPr>
                <w:rFonts w:ascii="Arial"/>
                <w:spacing w:val="-7"/>
                <w:sz w:val="20"/>
              </w:rPr>
              <w:t xml:space="preserve"> </w:t>
            </w:r>
            <w:r>
              <w:rPr>
                <w:rFonts w:ascii="Arial"/>
                <w:sz w:val="20"/>
              </w:rPr>
              <w:t>David</w:t>
            </w:r>
            <w:r>
              <w:rPr>
                <w:rFonts w:ascii="Arial"/>
                <w:spacing w:val="-7"/>
                <w:sz w:val="20"/>
              </w:rPr>
              <w:t xml:space="preserve"> </w:t>
            </w:r>
            <w:r>
              <w:rPr>
                <w:rFonts w:ascii="Arial"/>
                <w:sz w:val="20"/>
              </w:rPr>
              <w:t>Johnson,</w:t>
            </w:r>
            <w:r>
              <w:rPr>
                <w:rFonts w:ascii="Arial"/>
                <w:spacing w:val="-5"/>
                <w:sz w:val="20"/>
              </w:rPr>
              <w:t xml:space="preserve"> </w:t>
            </w:r>
            <w:r>
              <w:rPr>
                <w:rFonts w:ascii="Arial"/>
                <w:sz w:val="20"/>
              </w:rPr>
              <w:t>ERDC,</w:t>
            </w:r>
            <w:r>
              <w:rPr>
                <w:rFonts w:ascii="Arial"/>
                <w:spacing w:val="-7"/>
                <w:sz w:val="20"/>
              </w:rPr>
              <w:t xml:space="preserve"> </w:t>
            </w:r>
            <w:r>
              <w:rPr>
                <w:rFonts w:ascii="Arial"/>
                <w:sz w:val="20"/>
              </w:rPr>
              <w:t>CAD/BIM</w:t>
            </w:r>
            <w:r>
              <w:rPr>
                <w:rFonts w:ascii="Arial"/>
                <w:spacing w:val="-7"/>
                <w:sz w:val="20"/>
              </w:rPr>
              <w:t xml:space="preserve"> </w:t>
            </w:r>
            <w:r>
              <w:rPr>
                <w:rFonts w:ascii="Arial"/>
                <w:sz w:val="20"/>
              </w:rPr>
              <w:t>Tech</w:t>
            </w:r>
            <w:r>
              <w:rPr>
                <w:rFonts w:ascii="Arial"/>
                <w:spacing w:val="-7"/>
                <w:sz w:val="20"/>
              </w:rPr>
              <w:t xml:space="preserve"> </w:t>
            </w:r>
            <w:r>
              <w:rPr>
                <w:rFonts w:ascii="Arial"/>
                <w:spacing w:val="-1"/>
                <w:sz w:val="20"/>
              </w:rPr>
              <w:t>Center,</w:t>
            </w:r>
            <w:r>
              <w:rPr>
                <w:rFonts w:ascii="Arial"/>
                <w:spacing w:val="-5"/>
                <w:sz w:val="20"/>
              </w:rPr>
              <w:t xml:space="preserve"> </w:t>
            </w:r>
            <w:r>
              <w:rPr>
                <w:rFonts w:ascii="Arial"/>
                <w:sz w:val="20"/>
              </w:rPr>
              <w:t>Danny</w:t>
            </w:r>
            <w:r>
              <w:rPr>
                <w:rFonts w:ascii="Arial"/>
                <w:spacing w:val="-9"/>
                <w:sz w:val="20"/>
              </w:rPr>
              <w:t xml:space="preserve"> </w:t>
            </w:r>
            <w:r>
              <w:rPr>
                <w:rFonts w:ascii="Arial"/>
                <w:sz w:val="20"/>
              </w:rPr>
              <w:t>Griffin</w:t>
            </w:r>
            <w:r>
              <w:rPr>
                <w:rFonts w:ascii="Arial"/>
                <w:spacing w:val="-7"/>
                <w:sz w:val="20"/>
              </w:rPr>
              <w:t xml:space="preserve"> </w:t>
            </w:r>
            <w:r>
              <w:rPr>
                <w:rFonts w:ascii="Arial"/>
                <w:sz w:val="20"/>
              </w:rPr>
              <w:t>,</w:t>
            </w:r>
            <w:r>
              <w:rPr>
                <w:rFonts w:ascii="Arial"/>
                <w:spacing w:val="-7"/>
                <w:sz w:val="20"/>
              </w:rPr>
              <w:t xml:space="preserve"> </w:t>
            </w:r>
            <w:r>
              <w:rPr>
                <w:rFonts w:ascii="Arial"/>
                <w:sz w:val="20"/>
              </w:rPr>
              <w:t>USACE</w:t>
            </w:r>
            <w:r>
              <w:rPr>
                <w:rFonts w:ascii="Arial"/>
                <w:spacing w:val="-5"/>
                <w:sz w:val="20"/>
              </w:rPr>
              <w:t xml:space="preserve"> </w:t>
            </w:r>
            <w:r>
              <w:rPr>
                <w:rFonts w:ascii="Arial"/>
                <w:sz w:val="20"/>
              </w:rPr>
              <w:t>Mobile</w:t>
            </w:r>
            <w:r>
              <w:rPr>
                <w:rFonts w:ascii="Arial"/>
                <w:spacing w:val="-7"/>
                <w:sz w:val="20"/>
              </w:rPr>
              <w:t xml:space="preserve"> </w:t>
            </w:r>
            <w:r>
              <w:rPr>
                <w:rFonts w:ascii="Arial"/>
                <w:sz w:val="20"/>
              </w:rPr>
              <w:t>District,</w:t>
            </w:r>
            <w:r>
              <w:rPr>
                <w:rFonts w:ascii="Arial"/>
                <w:spacing w:val="-7"/>
                <w:sz w:val="20"/>
              </w:rPr>
              <w:t xml:space="preserve"> </w:t>
            </w:r>
            <w:r>
              <w:rPr>
                <w:rFonts w:ascii="Arial"/>
                <w:sz w:val="20"/>
              </w:rPr>
              <w:t>Hai</w:t>
            </w:r>
            <w:r>
              <w:rPr>
                <w:rFonts w:ascii="Arial"/>
                <w:spacing w:val="-8"/>
                <w:sz w:val="20"/>
              </w:rPr>
              <w:t xml:space="preserve"> </w:t>
            </w:r>
            <w:r>
              <w:rPr>
                <w:rFonts w:ascii="Arial"/>
                <w:sz w:val="20"/>
              </w:rPr>
              <w:t>Le,</w:t>
            </w:r>
            <w:r>
              <w:rPr>
                <w:rFonts w:ascii="Arial"/>
                <w:spacing w:val="51"/>
                <w:w w:val="99"/>
                <w:sz w:val="20"/>
              </w:rPr>
              <w:t xml:space="preserve"> </w:t>
            </w:r>
            <w:r>
              <w:rPr>
                <w:rFonts w:ascii="Arial"/>
                <w:sz w:val="20"/>
              </w:rPr>
              <w:t>USACE</w:t>
            </w:r>
            <w:r>
              <w:rPr>
                <w:rFonts w:ascii="Arial"/>
                <w:spacing w:val="-7"/>
                <w:sz w:val="20"/>
              </w:rPr>
              <w:t xml:space="preserve"> </w:t>
            </w:r>
            <w:r>
              <w:rPr>
                <w:rFonts w:ascii="Arial"/>
                <w:sz w:val="20"/>
              </w:rPr>
              <w:t>Mobile</w:t>
            </w:r>
            <w:r>
              <w:rPr>
                <w:rFonts w:ascii="Arial"/>
                <w:spacing w:val="-8"/>
                <w:sz w:val="20"/>
              </w:rPr>
              <w:t xml:space="preserve"> </w:t>
            </w:r>
            <w:r>
              <w:rPr>
                <w:rFonts w:ascii="Arial"/>
                <w:sz w:val="20"/>
              </w:rPr>
              <w:t>District,</w:t>
            </w:r>
            <w:r>
              <w:rPr>
                <w:rFonts w:ascii="Arial"/>
                <w:spacing w:val="-7"/>
                <w:sz w:val="20"/>
              </w:rPr>
              <w:t xml:space="preserve"> </w:t>
            </w:r>
            <w:r>
              <w:rPr>
                <w:rFonts w:ascii="Arial"/>
                <w:sz w:val="20"/>
              </w:rPr>
              <w:t>Kevin</w:t>
            </w:r>
            <w:r>
              <w:rPr>
                <w:rFonts w:ascii="Arial"/>
                <w:spacing w:val="-8"/>
                <w:sz w:val="20"/>
              </w:rPr>
              <w:t xml:space="preserve"> </w:t>
            </w:r>
            <w:r>
              <w:rPr>
                <w:rFonts w:ascii="Arial"/>
                <w:sz w:val="20"/>
              </w:rPr>
              <w:t>J.</w:t>
            </w:r>
            <w:r>
              <w:rPr>
                <w:rFonts w:ascii="Arial"/>
                <w:spacing w:val="-8"/>
                <w:sz w:val="20"/>
              </w:rPr>
              <w:t xml:space="preserve"> </w:t>
            </w:r>
            <w:r>
              <w:rPr>
                <w:rFonts w:ascii="Arial"/>
                <w:sz w:val="20"/>
              </w:rPr>
              <w:t>Russ,</w:t>
            </w:r>
            <w:r>
              <w:rPr>
                <w:rFonts w:ascii="Arial"/>
                <w:spacing w:val="-8"/>
                <w:sz w:val="20"/>
              </w:rPr>
              <w:t xml:space="preserve"> </w:t>
            </w:r>
            <w:r>
              <w:rPr>
                <w:rFonts w:ascii="Arial"/>
                <w:sz w:val="20"/>
              </w:rPr>
              <w:t>USACE</w:t>
            </w:r>
            <w:r>
              <w:rPr>
                <w:rFonts w:ascii="Arial"/>
                <w:spacing w:val="-6"/>
                <w:sz w:val="20"/>
              </w:rPr>
              <w:t xml:space="preserve"> </w:t>
            </w:r>
            <w:r>
              <w:rPr>
                <w:rFonts w:ascii="Arial"/>
                <w:spacing w:val="-1"/>
                <w:sz w:val="20"/>
              </w:rPr>
              <w:t>Sacramento</w:t>
            </w:r>
            <w:r>
              <w:rPr>
                <w:rFonts w:ascii="Arial"/>
                <w:spacing w:val="-6"/>
                <w:sz w:val="20"/>
              </w:rPr>
              <w:t xml:space="preserve"> </w:t>
            </w:r>
            <w:r>
              <w:rPr>
                <w:rFonts w:ascii="Arial"/>
                <w:spacing w:val="-1"/>
                <w:sz w:val="20"/>
              </w:rPr>
              <w:t>District,</w:t>
            </w:r>
            <w:r>
              <w:rPr>
                <w:rFonts w:ascii="Arial"/>
                <w:spacing w:val="-7"/>
                <w:sz w:val="20"/>
              </w:rPr>
              <w:t xml:space="preserve"> </w:t>
            </w:r>
            <w:r>
              <w:rPr>
                <w:rFonts w:ascii="Arial"/>
                <w:spacing w:val="-1"/>
                <w:sz w:val="20"/>
              </w:rPr>
              <w:t>Structural</w:t>
            </w:r>
            <w:r>
              <w:rPr>
                <w:rFonts w:ascii="Arial"/>
                <w:spacing w:val="-8"/>
                <w:sz w:val="20"/>
              </w:rPr>
              <w:t xml:space="preserve"> </w:t>
            </w:r>
            <w:r>
              <w:rPr>
                <w:rFonts w:ascii="Arial"/>
                <w:sz w:val="20"/>
              </w:rPr>
              <w:t>Template</w:t>
            </w:r>
            <w:r>
              <w:rPr>
                <w:rFonts w:ascii="Arial"/>
                <w:spacing w:val="-8"/>
                <w:sz w:val="20"/>
              </w:rPr>
              <w:t xml:space="preserve"> </w:t>
            </w:r>
            <w:r>
              <w:rPr>
                <w:rFonts w:ascii="Arial"/>
                <w:sz w:val="20"/>
              </w:rPr>
              <w:t>Lead</w:t>
            </w:r>
            <w:r w:rsidR="00ED5685">
              <w:rPr>
                <w:rFonts w:ascii="Arial"/>
                <w:sz w:val="20"/>
              </w:rPr>
              <w:t>, Carl Mudd and David Dawson</w:t>
            </w:r>
          </w:p>
          <w:p w:rsidR="00E4750A" w:rsidRDefault="00E4750A" w:rsidP="00ED5685">
            <w:pPr>
              <w:pStyle w:val="TableParagraph"/>
              <w:ind w:left="102" w:right="107"/>
              <w:rPr>
                <w:rFonts w:ascii="Arial" w:eastAsia="Arial" w:hAnsi="Arial" w:cs="Arial"/>
                <w:sz w:val="20"/>
                <w:szCs w:val="20"/>
              </w:rPr>
            </w:pPr>
            <w:r w:rsidRPr="00ED5685">
              <w:rPr>
                <w:rFonts w:ascii="Arial"/>
                <w:sz w:val="20"/>
              </w:rPr>
              <w:t xml:space="preserve">Special </w:t>
            </w:r>
            <w:r>
              <w:rPr>
                <w:rFonts w:ascii="Arial"/>
                <w:sz w:val="20"/>
              </w:rPr>
              <w:t>Thanks</w:t>
            </w:r>
            <w:r w:rsidRPr="00ED5685">
              <w:rPr>
                <w:rFonts w:ascii="Arial"/>
                <w:sz w:val="20"/>
              </w:rPr>
              <w:t xml:space="preserve"> to contributions </w:t>
            </w:r>
            <w:r>
              <w:rPr>
                <w:rFonts w:ascii="Arial"/>
                <w:sz w:val="20"/>
              </w:rPr>
              <w:t>made</w:t>
            </w:r>
            <w:r w:rsidRPr="00ED5685">
              <w:rPr>
                <w:rFonts w:ascii="Arial"/>
                <w:sz w:val="20"/>
              </w:rPr>
              <w:t xml:space="preserve"> </w:t>
            </w:r>
            <w:r>
              <w:rPr>
                <w:rFonts w:ascii="Arial"/>
                <w:sz w:val="20"/>
              </w:rPr>
              <w:t>by:</w:t>
            </w:r>
            <w:r w:rsidRPr="00ED5685">
              <w:rPr>
                <w:rFonts w:ascii="Arial"/>
                <w:sz w:val="20"/>
              </w:rPr>
              <w:t xml:space="preserve"> </w:t>
            </w:r>
            <w:r>
              <w:rPr>
                <w:rFonts w:ascii="Arial"/>
                <w:sz w:val="20"/>
              </w:rPr>
              <w:t>Mobile,</w:t>
            </w:r>
            <w:r w:rsidRPr="00ED5685">
              <w:rPr>
                <w:rFonts w:ascii="Arial"/>
                <w:sz w:val="20"/>
              </w:rPr>
              <w:t xml:space="preserve"> </w:t>
            </w:r>
            <w:r>
              <w:rPr>
                <w:rFonts w:ascii="Arial"/>
                <w:sz w:val="20"/>
              </w:rPr>
              <w:t>Sacramento,</w:t>
            </w:r>
            <w:r w:rsidRPr="00ED5685">
              <w:rPr>
                <w:rFonts w:ascii="Arial"/>
                <w:sz w:val="20"/>
              </w:rPr>
              <w:t xml:space="preserve"> Fort </w:t>
            </w:r>
            <w:r>
              <w:rPr>
                <w:rFonts w:ascii="Arial"/>
                <w:sz w:val="20"/>
              </w:rPr>
              <w:t>Worth,</w:t>
            </w:r>
            <w:r w:rsidRPr="00ED5685">
              <w:rPr>
                <w:rFonts w:ascii="Arial"/>
                <w:sz w:val="20"/>
              </w:rPr>
              <w:t xml:space="preserve"> </w:t>
            </w:r>
            <w:r w:rsidR="00ED5685">
              <w:rPr>
                <w:rFonts w:ascii="Arial"/>
                <w:sz w:val="20"/>
              </w:rPr>
              <w:t>Louisville Districts</w:t>
            </w:r>
            <w:r w:rsidRPr="00ED5685">
              <w:rPr>
                <w:rFonts w:ascii="Arial"/>
                <w:sz w:val="20"/>
              </w:rPr>
              <w:t xml:space="preserve"> </w:t>
            </w:r>
            <w:r>
              <w:rPr>
                <w:rFonts w:ascii="Arial"/>
                <w:sz w:val="20"/>
              </w:rPr>
              <w:t>and</w:t>
            </w:r>
            <w:r w:rsidRPr="00ED5685">
              <w:rPr>
                <w:rFonts w:ascii="Arial"/>
                <w:sz w:val="20"/>
              </w:rPr>
              <w:t xml:space="preserve"> </w:t>
            </w:r>
            <w:r>
              <w:rPr>
                <w:rFonts w:ascii="Arial"/>
                <w:sz w:val="20"/>
              </w:rPr>
              <w:t>Autodesk.</w:t>
            </w:r>
          </w:p>
        </w:tc>
      </w:tr>
      <w:tr w:rsidR="00E4750A" w:rsidTr="00C70570">
        <w:trPr>
          <w:trHeight w:hRule="exact" w:val="1092"/>
        </w:trPr>
        <w:tc>
          <w:tcPr>
            <w:tcW w:w="1935" w:type="dxa"/>
            <w:vMerge/>
            <w:tcBorders>
              <w:left w:val="nil"/>
              <w:bottom w:val="single" w:sz="6" w:space="0" w:color="000000"/>
              <w:right w:val="single" w:sz="48" w:space="0" w:color="000000"/>
            </w:tcBorders>
            <w:shd w:val="clear" w:color="auto" w:fill="FF0000"/>
            <w:textDirection w:val="btLr"/>
          </w:tcPr>
          <w:p w:rsidR="00E4750A" w:rsidRDefault="00E4750A" w:rsidP="00C70570"/>
        </w:tc>
        <w:tc>
          <w:tcPr>
            <w:tcW w:w="9699" w:type="dxa"/>
            <w:gridSpan w:val="2"/>
            <w:vMerge/>
            <w:tcBorders>
              <w:left w:val="single" w:sz="5" w:space="0" w:color="000000"/>
              <w:bottom w:val="single" w:sz="5" w:space="0" w:color="000000"/>
              <w:right w:val="single" w:sz="5" w:space="0" w:color="000000"/>
            </w:tcBorders>
          </w:tcPr>
          <w:p w:rsidR="00E4750A" w:rsidRDefault="00E4750A" w:rsidP="00C70570"/>
        </w:tc>
      </w:tr>
    </w:tbl>
    <w:p w:rsidR="000B7201" w:rsidRDefault="000B7201">
      <w:pPr>
        <w:sectPr w:rsidR="000B7201">
          <w:type w:val="continuous"/>
          <w:pgSz w:w="12240" w:h="15840"/>
          <w:pgMar w:top="240" w:right="260" w:bottom="0" w:left="180" w:header="720" w:footer="720" w:gutter="0"/>
          <w:cols w:space="720"/>
        </w:sectPr>
      </w:pPr>
    </w:p>
    <w:p w:rsidR="000B7201" w:rsidRDefault="000B7201">
      <w:pPr>
        <w:rPr>
          <w:rFonts w:ascii="Times New Roman" w:eastAsia="Times New Roman" w:hAnsi="Times New Roman" w:cs="Times New Roman"/>
          <w:sz w:val="20"/>
          <w:szCs w:val="20"/>
        </w:rPr>
      </w:pPr>
    </w:p>
    <w:sdt>
      <w:sdtPr>
        <w:rPr>
          <w:rFonts w:asciiTheme="minorHAnsi" w:eastAsiaTheme="minorHAnsi" w:hAnsiTheme="minorHAnsi" w:cstheme="minorBidi"/>
          <w:color w:val="auto"/>
          <w:sz w:val="22"/>
          <w:szCs w:val="22"/>
          <w:lang w:eastAsia="en-US"/>
        </w:rPr>
        <w:id w:val="-887030555"/>
        <w:docPartObj>
          <w:docPartGallery w:val="Table of Contents"/>
          <w:docPartUnique/>
        </w:docPartObj>
      </w:sdtPr>
      <w:sdtEndPr>
        <w:rPr>
          <w:b w:val="0"/>
          <w:bCs w:val="0"/>
          <w:noProof/>
        </w:rPr>
      </w:sdtEndPr>
      <w:sdtContent>
        <w:p w:rsidR="00D135B0" w:rsidRDefault="00D135B0" w:rsidP="00BA5083">
          <w:pPr>
            <w:pStyle w:val="TOCHeading"/>
          </w:pPr>
          <w:r>
            <w:t>Contents</w:t>
          </w:r>
        </w:p>
        <w:p w:rsidR="00B31CAF" w:rsidRDefault="00631116">
          <w:pPr>
            <w:pStyle w:val="TOC1"/>
            <w:tabs>
              <w:tab w:val="right" w:leader="dot" w:pos="9630"/>
            </w:tabs>
            <w:rPr>
              <w:rFonts w:asciiTheme="minorHAnsi" w:eastAsiaTheme="minorEastAsia" w:hAnsiTheme="minorHAnsi"/>
              <w:noProof/>
            </w:rPr>
          </w:pPr>
          <w:r>
            <w:fldChar w:fldCharType="begin"/>
          </w:r>
          <w:r w:rsidR="00D135B0">
            <w:instrText xml:space="preserve"> TOC \o "1-3" \h \z \u </w:instrText>
          </w:r>
          <w:r>
            <w:fldChar w:fldCharType="separate"/>
          </w:r>
          <w:hyperlink w:anchor="_Toc400452841" w:history="1">
            <w:r w:rsidR="00B31CAF" w:rsidRPr="00125435">
              <w:rPr>
                <w:rStyle w:val="Hyperlink"/>
                <w:rFonts w:asciiTheme="majorHAnsi" w:hAnsiTheme="majorHAnsi"/>
                <w:smallCaps/>
                <w:noProof/>
                <w:spacing w:val="5"/>
              </w:rPr>
              <w:t>US Army Corps of Engineers Building Information Modeling Templates for Revit</w:t>
            </w:r>
            <w:r w:rsidR="00B31CAF">
              <w:rPr>
                <w:noProof/>
                <w:webHidden/>
              </w:rPr>
              <w:tab/>
            </w:r>
            <w:r w:rsidR="00B31CAF">
              <w:rPr>
                <w:noProof/>
                <w:webHidden/>
              </w:rPr>
              <w:fldChar w:fldCharType="begin"/>
            </w:r>
            <w:r w:rsidR="00B31CAF">
              <w:rPr>
                <w:noProof/>
                <w:webHidden/>
              </w:rPr>
              <w:instrText xml:space="preserve"> PAGEREF _Toc400452841 \h </w:instrText>
            </w:r>
            <w:r w:rsidR="00B31CAF">
              <w:rPr>
                <w:noProof/>
                <w:webHidden/>
              </w:rPr>
            </w:r>
            <w:r w:rsidR="00B31CAF">
              <w:rPr>
                <w:noProof/>
                <w:webHidden/>
              </w:rPr>
              <w:fldChar w:fldCharType="separate"/>
            </w:r>
            <w:r w:rsidR="00F82016">
              <w:rPr>
                <w:noProof/>
                <w:webHidden/>
              </w:rPr>
              <w:t>1</w:t>
            </w:r>
            <w:r w:rsidR="00B31CAF">
              <w:rPr>
                <w:noProof/>
                <w:webHidden/>
              </w:rPr>
              <w:fldChar w:fldCharType="end"/>
            </w:r>
          </w:hyperlink>
        </w:p>
        <w:p w:rsidR="00B31CAF" w:rsidRDefault="005141E6">
          <w:pPr>
            <w:pStyle w:val="TOC1"/>
            <w:tabs>
              <w:tab w:val="right" w:leader="dot" w:pos="9630"/>
            </w:tabs>
            <w:rPr>
              <w:rFonts w:asciiTheme="minorHAnsi" w:eastAsiaTheme="minorEastAsia" w:hAnsiTheme="minorHAnsi"/>
              <w:noProof/>
            </w:rPr>
          </w:pPr>
          <w:hyperlink w:anchor="_Toc400452842" w:history="1">
            <w:r w:rsidR="00B31CAF" w:rsidRPr="00125435">
              <w:rPr>
                <w:rStyle w:val="Hyperlink"/>
                <w:noProof/>
                <w:spacing w:val="-1"/>
              </w:rPr>
              <w:t>Overview</w:t>
            </w:r>
            <w:r w:rsidR="00B31CAF">
              <w:rPr>
                <w:noProof/>
                <w:webHidden/>
              </w:rPr>
              <w:tab/>
            </w:r>
            <w:r w:rsidR="00B31CAF">
              <w:rPr>
                <w:noProof/>
                <w:webHidden/>
              </w:rPr>
              <w:fldChar w:fldCharType="begin"/>
            </w:r>
            <w:r w:rsidR="00B31CAF">
              <w:rPr>
                <w:noProof/>
                <w:webHidden/>
              </w:rPr>
              <w:instrText xml:space="preserve"> PAGEREF _Toc400452842 \h </w:instrText>
            </w:r>
            <w:r w:rsidR="00B31CAF">
              <w:rPr>
                <w:noProof/>
                <w:webHidden/>
              </w:rPr>
            </w:r>
            <w:r w:rsidR="00B31CAF">
              <w:rPr>
                <w:noProof/>
                <w:webHidden/>
              </w:rPr>
              <w:fldChar w:fldCharType="separate"/>
            </w:r>
            <w:r w:rsidR="00F82016">
              <w:rPr>
                <w:noProof/>
                <w:webHidden/>
              </w:rPr>
              <w:t>3</w:t>
            </w:r>
            <w:r w:rsidR="00B31CAF">
              <w:rPr>
                <w:noProof/>
                <w:webHidden/>
              </w:rPr>
              <w:fldChar w:fldCharType="end"/>
            </w:r>
          </w:hyperlink>
        </w:p>
        <w:p w:rsidR="00B31CAF" w:rsidRDefault="005141E6">
          <w:pPr>
            <w:pStyle w:val="TOC1"/>
            <w:tabs>
              <w:tab w:val="right" w:leader="dot" w:pos="9630"/>
            </w:tabs>
            <w:rPr>
              <w:rFonts w:asciiTheme="minorHAnsi" w:eastAsiaTheme="minorEastAsia" w:hAnsiTheme="minorHAnsi"/>
              <w:noProof/>
            </w:rPr>
          </w:pPr>
          <w:hyperlink w:anchor="_Toc400452843" w:history="1">
            <w:r w:rsidR="00B31CAF" w:rsidRPr="00125435">
              <w:rPr>
                <w:rStyle w:val="Hyperlink"/>
                <w:noProof/>
                <w:spacing w:val="-1"/>
              </w:rPr>
              <w:t>Browser</w:t>
            </w:r>
            <w:r w:rsidR="00B31CAF" w:rsidRPr="00125435">
              <w:rPr>
                <w:rStyle w:val="Hyperlink"/>
                <w:noProof/>
                <w:spacing w:val="-13"/>
              </w:rPr>
              <w:t xml:space="preserve"> </w:t>
            </w:r>
            <w:r w:rsidR="00B31CAF" w:rsidRPr="00125435">
              <w:rPr>
                <w:rStyle w:val="Hyperlink"/>
                <w:noProof/>
              </w:rPr>
              <w:t>and</w:t>
            </w:r>
            <w:r w:rsidR="00B31CAF" w:rsidRPr="00125435">
              <w:rPr>
                <w:rStyle w:val="Hyperlink"/>
                <w:noProof/>
                <w:spacing w:val="-13"/>
              </w:rPr>
              <w:t xml:space="preserve"> </w:t>
            </w:r>
            <w:r w:rsidR="00B31CAF" w:rsidRPr="00125435">
              <w:rPr>
                <w:rStyle w:val="Hyperlink"/>
                <w:noProof/>
              </w:rPr>
              <w:t>View</w:t>
            </w:r>
            <w:r w:rsidR="00B31CAF" w:rsidRPr="00125435">
              <w:rPr>
                <w:rStyle w:val="Hyperlink"/>
                <w:noProof/>
                <w:spacing w:val="-13"/>
              </w:rPr>
              <w:t xml:space="preserve"> </w:t>
            </w:r>
            <w:r w:rsidR="00B31CAF" w:rsidRPr="00125435">
              <w:rPr>
                <w:rStyle w:val="Hyperlink"/>
                <w:noProof/>
                <w:spacing w:val="-1"/>
              </w:rPr>
              <w:t>Organization</w:t>
            </w:r>
            <w:r w:rsidR="00B31CAF">
              <w:rPr>
                <w:noProof/>
                <w:webHidden/>
              </w:rPr>
              <w:tab/>
            </w:r>
            <w:r w:rsidR="00B31CAF">
              <w:rPr>
                <w:noProof/>
                <w:webHidden/>
              </w:rPr>
              <w:fldChar w:fldCharType="begin"/>
            </w:r>
            <w:r w:rsidR="00B31CAF">
              <w:rPr>
                <w:noProof/>
                <w:webHidden/>
              </w:rPr>
              <w:instrText xml:space="preserve"> PAGEREF _Toc400452843 \h </w:instrText>
            </w:r>
            <w:r w:rsidR="00B31CAF">
              <w:rPr>
                <w:noProof/>
                <w:webHidden/>
              </w:rPr>
            </w:r>
            <w:r w:rsidR="00B31CAF">
              <w:rPr>
                <w:noProof/>
                <w:webHidden/>
              </w:rPr>
              <w:fldChar w:fldCharType="separate"/>
            </w:r>
            <w:r w:rsidR="00F82016">
              <w:rPr>
                <w:noProof/>
                <w:webHidden/>
              </w:rPr>
              <w:t>3</w:t>
            </w:r>
            <w:r w:rsidR="00B31CAF">
              <w:rPr>
                <w:noProof/>
                <w:webHidden/>
              </w:rPr>
              <w:fldChar w:fldCharType="end"/>
            </w:r>
          </w:hyperlink>
        </w:p>
        <w:p w:rsidR="00B31CAF" w:rsidRDefault="005141E6">
          <w:pPr>
            <w:pStyle w:val="TOC1"/>
            <w:tabs>
              <w:tab w:val="right" w:leader="dot" w:pos="9630"/>
            </w:tabs>
            <w:rPr>
              <w:rFonts w:asciiTheme="minorHAnsi" w:eastAsiaTheme="minorEastAsia" w:hAnsiTheme="minorHAnsi"/>
              <w:noProof/>
            </w:rPr>
          </w:pPr>
          <w:hyperlink w:anchor="_Toc400452844" w:history="1">
            <w:r w:rsidR="00B31CAF" w:rsidRPr="00125435">
              <w:rPr>
                <w:rStyle w:val="Hyperlink"/>
                <w:noProof/>
              </w:rPr>
              <w:t>View</w:t>
            </w:r>
            <w:r w:rsidR="00B31CAF" w:rsidRPr="00125435">
              <w:rPr>
                <w:rStyle w:val="Hyperlink"/>
                <w:noProof/>
                <w:spacing w:val="-15"/>
              </w:rPr>
              <w:t xml:space="preserve"> </w:t>
            </w:r>
            <w:r w:rsidR="00B31CAF" w:rsidRPr="00125435">
              <w:rPr>
                <w:rStyle w:val="Hyperlink"/>
                <w:noProof/>
              </w:rPr>
              <w:t>Types:</w:t>
            </w:r>
            <w:r w:rsidR="00B31CAF">
              <w:rPr>
                <w:noProof/>
                <w:webHidden/>
              </w:rPr>
              <w:tab/>
            </w:r>
            <w:r w:rsidR="00B31CAF">
              <w:rPr>
                <w:noProof/>
                <w:webHidden/>
              </w:rPr>
              <w:fldChar w:fldCharType="begin"/>
            </w:r>
            <w:r w:rsidR="00B31CAF">
              <w:rPr>
                <w:noProof/>
                <w:webHidden/>
              </w:rPr>
              <w:instrText xml:space="preserve"> PAGEREF _Toc400452844 \h </w:instrText>
            </w:r>
            <w:r w:rsidR="00B31CAF">
              <w:rPr>
                <w:noProof/>
                <w:webHidden/>
              </w:rPr>
            </w:r>
            <w:r w:rsidR="00B31CAF">
              <w:rPr>
                <w:noProof/>
                <w:webHidden/>
              </w:rPr>
              <w:fldChar w:fldCharType="separate"/>
            </w:r>
            <w:r w:rsidR="00F82016">
              <w:rPr>
                <w:noProof/>
                <w:webHidden/>
              </w:rPr>
              <w:t>4</w:t>
            </w:r>
            <w:r w:rsidR="00B31CAF">
              <w:rPr>
                <w:noProof/>
                <w:webHidden/>
              </w:rPr>
              <w:fldChar w:fldCharType="end"/>
            </w:r>
          </w:hyperlink>
        </w:p>
        <w:p w:rsidR="00B31CAF" w:rsidRDefault="005141E6">
          <w:pPr>
            <w:pStyle w:val="TOC1"/>
            <w:tabs>
              <w:tab w:val="right" w:leader="dot" w:pos="9630"/>
            </w:tabs>
            <w:rPr>
              <w:rFonts w:asciiTheme="minorHAnsi" w:eastAsiaTheme="minorEastAsia" w:hAnsiTheme="minorHAnsi"/>
              <w:noProof/>
            </w:rPr>
          </w:pPr>
          <w:hyperlink w:anchor="_Toc400452845" w:history="1">
            <w:r w:rsidR="00B31CAF" w:rsidRPr="00125435">
              <w:rPr>
                <w:rStyle w:val="Hyperlink"/>
                <w:noProof/>
              </w:rPr>
              <w:t>View</w:t>
            </w:r>
            <w:r w:rsidR="00B31CAF" w:rsidRPr="00125435">
              <w:rPr>
                <w:rStyle w:val="Hyperlink"/>
                <w:noProof/>
                <w:spacing w:val="-17"/>
              </w:rPr>
              <w:t xml:space="preserve"> </w:t>
            </w:r>
            <w:r w:rsidR="00B31CAF" w:rsidRPr="00125435">
              <w:rPr>
                <w:rStyle w:val="Hyperlink"/>
                <w:noProof/>
                <w:spacing w:val="-1"/>
              </w:rPr>
              <w:t>Naming</w:t>
            </w:r>
            <w:r w:rsidR="00B31CAF">
              <w:rPr>
                <w:noProof/>
                <w:webHidden/>
              </w:rPr>
              <w:tab/>
            </w:r>
            <w:r w:rsidR="00B31CAF">
              <w:rPr>
                <w:noProof/>
                <w:webHidden/>
              </w:rPr>
              <w:fldChar w:fldCharType="begin"/>
            </w:r>
            <w:r w:rsidR="00B31CAF">
              <w:rPr>
                <w:noProof/>
                <w:webHidden/>
              </w:rPr>
              <w:instrText xml:space="preserve"> PAGEREF _Toc400452845 \h </w:instrText>
            </w:r>
            <w:r w:rsidR="00B31CAF">
              <w:rPr>
                <w:noProof/>
                <w:webHidden/>
              </w:rPr>
            </w:r>
            <w:r w:rsidR="00B31CAF">
              <w:rPr>
                <w:noProof/>
                <w:webHidden/>
              </w:rPr>
              <w:fldChar w:fldCharType="separate"/>
            </w:r>
            <w:r w:rsidR="00F82016">
              <w:rPr>
                <w:noProof/>
                <w:webHidden/>
              </w:rPr>
              <w:t>4</w:t>
            </w:r>
            <w:r w:rsidR="00B31CAF">
              <w:rPr>
                <w:noProof/>
                <w:webHidden/>
              </w:rPr>
              <w:fldChar w:fldCharType="end"/>
            </w:r>
          </w:hyperlink>
        </w:p>
        <w:p w:rsidR="00B31CAF" w:rsidRDefault="005141E6">
          <w:pPr>
            <w:pStyle w:val="TOC1"/>
            <w:tabs>
              <w:tab w:val="right" w:leader="dot" w:pos="9630"/>
            </w:tabs>
            <w:rPr>
              <w:rFonts w:asciiTheme="minorHAnsi" w:eastAsiaTheme="minorEastAsia" w:hAnsiTheme="minorHAnsi"/>
              <w:noProof/>
            </w:rPr>
          </w:pPr>
          <w:hyperlink w:anchor="_Toc400452846" w:history="1">
            <w:r w:rsidR="00B31CAF" w:rsidRPr="00125435">
              <w:rPr>
                <w:rStyle w:val="Hyperlink"/>
                <w:noProof/>
                <w:spacing w:val="-1"/>
              </w:rPr>
              <w:t>Working</w:t>
            </w:r>
            <w:r w:rsidR="00B31CAF" w:rsidRPr="00125435">
              <w:rPr>
                <w:rStyle w:val="Hyperlink"/>
                <w:noProof/>
                <w:spacing w:val="-19"/>
              </w:rPr>
              <w:t xml:space="preserve"> </w:t>
            </w:r>
            <w:r w:rsidR="00B31CAF" w:rsidRPr="00125435">
              <w:rPr>
                <w:rStyle w:val="Hyperlink"/>
                <w:noProof/>
                <w:spacing w:val="-1"/>
              </w:rPr>
              <w:t>Views</w:t>
            </w:r>
            <w:r w:rsidR="00B31CAF">
              <w:rPr>
                <w:noProof/>
                <w:webHidden/>
              </w:rPr>
              <w:tab/>
            </w:r>
            <w:r w:rsidR="00B31CAF">
              <w:rPr>
                <w:noProof/>
                <w:webHidden/>
              </w:rPr>
              <w:fldChar w:fldCharType="begin"/>
            </w:r>
            <w:r w:rsidR="00B31CAF">
              <w:rPr>
                <w:noProof/>
                <w:webHidden/>
              </w:rPr>
              <w:instrText xml:space="preserve"> PAGEREF _Toc400452846 \h </w:instrText>
            </w:r>
            <w:r w:rsidR="00B31CAF">
              <w:rPr>
                <w:noProof/>
                <w:webHidden/>
              </w:rPr>
            </w:r>
            <w:r w:rsidR="00B31CAF">
              <w:rPr>
                <w:noProof/>
                <w:webHidden/>
              </w:rPr>
              <w:fldChar w:fldCharType="separate"/>
            </w:r>
            <w:r w:rsidR="00F82016">
              <w:rPr>
                <w:noProof/>
                <w:webHidden/>
              </w:rPr>
              <w:t>4</w:t>
            </w:r>
            <w:r w:rsidR="00B31CAF">
              <w:rPr>
                <w:noProof/>
                <w:webHidden/>
              </w:rPr>
              <w:fldChar w:fldCharType="end"/>
            </w:r>
          </w:hyperlink>
        </w:p>
        <w:p w:rsidR="00B31CAF" w:rsidRDefault="005141E6">
          <w:pPr>
            <w:pStyle w:val="TOC1"/>
            <w:tabs>
              <w:tab w:val="right" w:leader="dot" w:pos="9630"/>
            </w:tabs>
            <w:rPr>
              <w:rFonts w:asciiTheme="minorHAnsi" w:eastAsiaTheme="minorEastAsia" w:hAnsiTheme="minorHAnsi"/>
              <w:noProof/>
            </w:rPr>
          </w:pPr>
          <w:hyperlink w:anchor="_Toc400452847" w:history="1">
            <w:r w:rsidR="00B31CAF" w:rsidRPr="00125435">
              <w:rPr>
                <w:rStyle w:val="Hyperlink"/>
                <w:noProof/>
                <w:spacing w:val="-1"/>
              </w:rPr>
              <w:t>Documentation</w:t>
            </w:r>
            <w:r w:rsidR="00B31CAF" w:rsidRPr="00125435">
              <w:rPr>
                <w:rStyle w:val="Hyperlink"/>
                <w:noProof/>
                <w:spacing w:val="-27"/>
              </w:rPr>
              <w:t xml:space="preserve"> </w:t>
            </w:r>
            <w:r w:rsidR="00B31CAF" w:rsidRPr="00125435">
              <w:rPr>
                <w:rStyle w:val="Hyperlink"/>
                <w:noProof/>
              </w:rPr>
              <w:t>Views</w:t>
            </w:r>
            <w:r w:rsidR="00B31CAF">
              <w:rPr>
                <w:noProof/>
                <w:webHidden/>
              </w:rPr>
              <w:tab/>
            </w:r>
            <w:r w:rsidR="00B31CAF">
              <w:rPr>
                <w:noProof/>
                <w:webHidden/>
              </w:rPr>
              <w:fldChar w:fldCharType="begin"/>
            </w:r>
            <w:r w:rsidR="00B31CAF">
              <w:rPr>
                <w:noProof/>
                <w:webHidden/>
              </w:rPr>
              <w:instrText xml:space="preserve"> PAGEREF _Toc400452847 \h </w:instrText>
            </w:r>
            <w:r w:rsidR="00B31CAF">
              <w:rPr>
                <w:noProof/>
                <w:webHidden/>
              </w:rPr>
            </w:r>
            <w:r w:rsidR="00B31CAF">
              <w:rPr>
                <w:noProof/>
                <w:webHidden/>
              </w:rPr>
              <w:fldChar w:fldCharType="separate"/>
            </w:r>
            <w:r w:rsidR="00F82016">
              <w:rPr>
                <w:noProof/>
                <w:webHidden/>
              </w:rPr>
              <w:t>4</w:t>
            </w:r>
            <w:r w:rsidR="00B31CAF">
              <w:rPr>
                <w:noProof/>
                <w:webHidden/>
              </w:rPr>
              <w:fldChar w:fldCharType="end"/>
            </w:r>
          </w:hyperlink>
        </w:p>
        <w:p w:rsidR="00B31CAF" w:rsidRDefault="005141E6">
          <w:pPr>
            <w:pStyle w:val="TOC1"/>
            <w:tabs>
              <w:tab w:val="right" w:leader="dot" w:pos="9630"/>
            </w:tabs>
            <w:rPr>
              <w:rFonts w:asciiTheme="minorHAnsi" w:eastAsiaTheme="minorEastAsia" w:hAnsiTheme="minorHAnsi"/>
              <w:noProof/>
            </w:rPr>
          </w:pPr>
          <w:hyperlink w:anchor="_Toc400452848" w:history="1">
            <w:r w:rsidR="00B31CAF" w:rsidRPr="00125435">
              <w:rPr>
                <w:rStyle w:val="Hyperlink"/>
                <w:noProof/>
                <w:spacing w:val="-1"/>
              </w:rPr>
              <w:t>Coordination</w:t>
            </w:r>
            <w:r w:rsidR="00B31CAF" w:rsidRPr="00125435">
              <w:rPr>
                <w:rStyle w:val="Hyperlink"/>
                <w:noProof/>
                <w:spacing w:val="-24"/>
              </w:rPr>
              <w:t xml:space="preserve"> </w:t>
            </w:r>
            <w:r w:rsidR="00B31CAF" w:rsidRPr="00125435">
              <w:rPr>
                <w:rStyle w:val="Hyperlink"/>
                <w:noProof/>
              </w:rPr>
              <w:t>Views</w:t>
            </w:r>
            <w:r w:rsidR="00B31CAF">
              <w:rPr>
                <w:noProof/>
                <w:webHidden/>
              </w:rPr>
              <w:tab/>
            </w:r>
            <w:r w:rsidR="00B31CAF">
              <w:rPr>
                <w:noProof/>
                <w:webHidden/>
              </w:rPr>
              <w:fldChar w:fldCharType="begin"/>
            </w:r>
            <w:r w:rsidR="00B31CAF">
              <w:rPr>
                <w:noProof/>
                <w:webHidden/>
              </w:rPr>
              <w:instrText xml:space="preserve"> PAGEREF _Toc400452848 \h </w:instrText>
            </w:r>
            <w:r w:rsidR="00B31CAF">
              <w:rPr>
                <w:noProof/>
                <w:webHidden/>
              </w:rPr>
            </w:r>
            <w:r w:rsidR="00B31CAF">
              <w:rPr>
                <w:noProof/>
                <w:webHidden/>
              </w:rPr>
              <w:fldChar w:fldCharType="separate"/>
            </w:r>
            <w:r w:rsidR="00F82016">
              <w:rPr>
                <w:noProof/>
                <w:webHidden/>
              </w:rPr>
              <w:t>5</w:t>
            </w:r>
            <w:r w:rsidR="00B31CAF">
              <w:rPr>
                <w:noProof/>
                <w:webHidden/>
              </w:rPr>
              <w:fldChar w:fldCharType="end"/>
            </w:r>
          </w:hyperlink>
        </w:p>
        <w:p w:rsidR="00B31CAF" w:rsidRDefault="005141E6">
          <w:pPr>
            <w:pStyle w:val="TOC1"/>
            <w:tabs>
              <w:tab w:val="right" w:leader="dot" w:pos="9630"/>
            </w:tabs>
            <w:rPr>
              <w:rFonts w:asciiTheme="minorHAnsi" w:eastAsiaTheme="minorEastAsia" w:hAnsiTheme="minorHAnsi"/>
              <w:noProof/>
            </w:rPr>
          </w:pPr>
          <w:hyperlink w:anchor="_Toc400452849" w:history="1">
            <w:r w:rsidR="00B31CAF" w:rsidRPr="00125435">
              <w:rPr>
                <w:rStyle w:val="Hyperlink"/>
                <w:noProof/>
              </w:rPr>
              <w:t>View</w:t>
            </w:r>
            <w:r w:rsidR="00B31CAF" w:rsidRPr="00125435">
              <w:rPr>
                <w:rStyle w:val="Hyperlink"/>
                <w:noProof/>
                <w:spacing w:val="-15"/>
              </w:rPr>
              <w:t xml:space="preserve"> </w:t>
            </w:r>
            <w:r w:rsidR="00B31CAF" w:rsidRPr="00125435">
              <w:rPr>
                <w:rStyle w:val="Hyperlink"/>
                <w:noProof/>
              </w:rPr>
              <w:t>Filters</w:t>
            </w:r>
            <w:r w:rsidR="00B31CAF">
              <w:rPr>
                <w:noProof/>
                <w:webHidden/>
              </w:rPr>
              <w:tab/>
            </w:r>
            <w:r w:rsidR="00B31CAF">
              <w:rPr>
                <w:noProof/>
                <w:webHidden/>
              </w:rPr>
              <w:fldChar w:fldCharType="begin"/>
            </w:r>
            <w:r w:rsidR="00B31CAF">
              <w:rPr>
                <w:noProof/>
                <w:webHidden/>
              </w:rPr>
              <w:instrText xml:space="preserve"> PAGEREF _Toc400452849 \h </w:instrText>
            </w:r>
            <w:r w:rsidR="00B31CAF">
              <w:rPr>
                <w:noProof/>
                <w:webHidden/>
              </w:rPr>
            </w:r>
            <w:r w:rsidR="00B31CAF">
              <w:rPr>
                <w:noProof/>
                <w:webHidden/>
              </w:rPr>
              <w:fldChar w:fldCharType="separate"/>
            </w:r>
            <w:r w:rsidR="00F82016">
              <w:rPr>
                <w:noProof/>
                <w:webHidden/>
              </w:rPr>
              <w:t>5</w:t>
            </w:r>
            <w:r w:rsidR="00B31CAF">
              <w:rPr>
                <w:noProof/>
                <w:webHidden/>
              </w:rPr>
              <w:fldChar w:fldCharType="end"/>
            </w:r>
          </w:hyperlink>
        </w:p>
        <w:p w:rsidR="00B31CAF" w:rsidRDefault="005141E6">
          <w:pPr>
            <w:pStyle w:val="TOC1"/>
            <w:tabs>
              <w:tab w:val="right" w:leader="dot" w:pos="9630"/>
            </w:tabs>
            <w:rPr>
              <w:rFonts w:asciiTheme="minorHAnsi" w:eastAsiaTheme="minorEastAsia" w:hAnsiTheme="minorHAnsi"/>
              <w:noProof/>
            </w:rPr>
          </w:pPr>
          <w:hyperlink w:anchor="_Toc400452850" w:history="1">
            <w:r w:rsidR="00B31CAF" w:rsidRPr="00125435">
              <w:rPr>
                <w:rStyle w:val="Hyperlink"/>
                <w:noProof/>
                <w:spacing w:val="-1"/>
              </w:rPr>
              <w:t>Legends</w:t>
            </w:r>
            <w:r w:rsidR="00B31CAF">
              <w:rPr>
                <w:noProof/>
                <w:webHidden/>
              </w:rPr>
              <w:tab/>
            </w:r>
            <w:r w:rsidR="00B31CAF">
              <w:rPr>
                <w:noProof/>
                <w:webHidden/>
              </w:rPr>
              <w:fldChar w:fldCharType="begin"/>
            </w:r>
            <w:r w:rsidR="00B31CAF">
              <w:rPr>
                <w:noProof/>
                <w:webHidden/>
              </w:rPr>
              <w:instrText xml:space="preserve"> PAGEREF _Toc400452850 \h </w:instrText>
            </w:r>
            <w:r w:rsidR="00B31CAF">
              <w:rPr>
                <w:noProof/>
                <w:webHidden/>
              </w:rPr>
            </w:r>
            <w:r w:rsidR="00B31CAF">
              <w:rPr>
                <w:noProof/>
                <w:webHidden/>
              </w:rPr>
              <w:fldChar w:fldCharType="separate"/>
            </w:r>
            <w:r w:rsidR="00F82016">
              <w:rPr>
                <w:noProof/>
                <w:webHidden/>
              </w:rPr>
              <w:t>5</w:t>
            </w:r>
            <w:r w:rsidR="00B31CAF">
              <w:rPr>
                <w:noProof/>
                <w:webHidden/>
              </w:rPr>
              <w:fldChar w:fldCharType="end"/>
            </w:r>
          </w:hyperlink>
        </w:p>
        <w:p w:rsidR="00B31CAF" w:rsidRDefault="005141E6">
          <w:pPr>
            <w:pStyle w:val="TOC1"/>
            <w:tabs>
              <w:tab w:val="right" w:leader="dot" w:pos="9630"/>
            </w:tabs>
            <w:rPr>
              <w:rFonts w:asciiTheme="minorHAnsi" w:eastAsiaTheme="minorEastAsia" w:hAnsiTheme="minorHAnsi"/>
              <w:noProof/>
            </w:rPr>
          </w:pPr>
          <w:hyperlink w:anchor="_Toc400452851" w:history="1">
            <w:r w:rsidR="00B31CAF" w:rsidRPr="00125435">
              <w:rPr>
                <w:rStyle w:val="Hyperlink"/>
                <w:noProof/>
                <w:spacing w:val="-1"/>
              </w:rPr>
              <w:t>Schedules</w:t>
            </w:r>
            <w:r w:rsidR="00B31CAF">
              <w:rPr>
                <w:noProof/>
                <w:webHidden/>
              </w:rPr>
              <w:tab/>
            </w:r>
            <w:r w:rsidR="00B31CAF">
              <w:rPr>
                <w:noProof/>
                <w:webHidden/>
              </w:rPr>
              <w:fldChar w:fldCharType="begin"/>
            </w:r>
            <w:r w:rsidR="00B31CAF">
              <w:rPr>
                <w:noProof/>
                <w:webHidden/>
              </w:rPr>
              <w:instrText xml:space="preserve"> PAGEREF _Toc400452851 \h </w:instrText>
            </w:r>
            <w:r w:rsidR="00B31CAF">
              <w:rPr>
                <w:noProof/>
                <w:webHidden/>
              </w:rPr>
            </w:r>
            <w:r w:rsidR="00B31CAF">
              <w:rPr>
                <w:noProof/>
                <w:webHidden/>
              </w:rPr>
              <w:fldChar w:fldCharType="separate"/>
            </w:r>
            <w:r w:rsidR="00F82016">
              <w:rPr>
                <w:noProof/>
                <w:webHidden/>
              </w:rPr>
              <w:t>5</w:t>
            </w:r>
            <w:r w:rsidR="00B31CAF">
              <w:rPr>
                <w:noProof/>
                <w:webHidden/>
              </w:rPr>
              <w:fldChar w:fldCharType="end"/>
            </w:r>
          </w:hyperlink>
        </w:p>
        <w:p w:rsidR="00B31CAF" w:rsidRDefault="005141E6">
          <w:pPr>
            <w:pStyle w:val="TOC1"/>
            <w:tabs>
              <w:tab w:val="right" w:leader="dot" w:pos="9630"/>
            </w:tabs>
            <w:rPr>
              <w:rFonts w:asciiTheme="minorHAnsi" w:eastAsiaTheme="minorEastAsia" w:hAnsiTheme="minorHAnsi"/>
              <w:noProof/>
            </w:rPr>
          </w:pPr>
          <w:hyperlink w:anchor="_Toc400452852" w:history="1">
            <w:r w:rsidR="00B31CAF" w:rsidRPr="00125435">
              <w:rPr>
                <w:rStyle w:val="Hyperlink"/>
                <w:noProof/>
                <w:spacing w:val="-1"/>
              </w:rPr>
              <w:t>NCS</w:t>
            </w:r>
            <w:r w:rsidR="00B31CAF" w:rsidRPr="00125435">
              <w:rPr>
                <w:rStyle w:val="Hyperlink"/>
                <w:noProof/>
                <w:spacing w:val="-14"/>
              </w:rPr>
              <w:t xml:space="preserve"> </w:t>
            </w:r>
            <w:r w:rsidR="00B31CAF" w:rsidRPr="00125435">
              <w:rPr>
                <w:rStyle w:val="Hyperlink"/>
                <w:noProof/>
                <w:spacing w:val="-1"/>
              </w:rPr>
              <w:t>Symbols</w:t>
            </w:r>
            <w:r w:rsidR="00B31CAF">
              <w:rPr>
                <w:noProof/>
                <w:webHidden/>
              </w:rPr>
              <w:tab/>
            </w:r>
            <w:r w:rsidR="00B31CAF">
              <w:rPr>
                <w:noProof/>
                <w:webHidden/>
              </w:rPr>
              <w:fldChar w:fldCharType="begin"/>
            </w:r>
            <w:r w:rsidR="00B31CAF">
              <w:rPr>
                <w:noProof/>
                <w:webHidden/>
              </w:rPr>
              <w:instrText xml:space="preserve"> PAGEREF _Toc400452852 \h </w:instrText>
            </w:r>
            <w:r w:rsidR="00B31CAF">
              <w:rPr>
                <w:noProof/>
                <w:webHidden/>
              </w:rPr>
            </w:r>
            <w:r w:rsidR="00B31CAF">
              <w:rPr>
                <w:noProof/>
                <w:webHidden/>
              </w:rPr>
              <w:fldChar w:fldCharType="separate"/>
            </w:r>
            <w:r w:rsidR="00F82016">
              <w:rPr>
                <w:noProof/>
                <w:webHidden/>
              </w:rPr>
              <w:t>6</w:t>
            </w:r>
            <w:r w:rsidR="00B31CAF">
              <w:rPr>
                <w:noProof/>
                <w:webHidden/>
              </w:rPr>
              <w:fldChar w:fldCharType="end"/>
            </w:r>
          </w:hyperlink>
        </w:p>
        <w:p w:rsidR="00B31CAF" w:rsidRDefault="005141E6">
          <w:pPr>
            <w:pStyle w:val="TOC1"/>
            <w:tabs>
              <w:tab w:val="right" w:leader="dot" w:pos="9630"/>
            </w:tabs>
            <w:rPr>
              <w:rFonts w:asciiTheme="minorHAnsi" w:eastAsiaTheme="minorEastAsia" w:hAnsiTheme="minorHAnsi"/>
              <w:noProof/>
            </w:rPr>
          </w:pPr>
          <w:hyperlink w:anchor="_Toc400452853" w:history="1">
            <w:r w:rsidR="00B31CAF" w:rsidRPr="00125435">
              <w:rPr>
                <w:rStyle w:val="Hyperlink"/>
                <w:noProof/>
                <w:spacing w:val="-1"/>
              </w:rPr>
              <w:t>Annotation/Dimensions</w:t>
            </w:r>
            <w:r w:rsidR="00B31CAF">
              <w:rPr>
                <w:noProof/>
                <w:webHidden/>
              </w:rPr>
              <w:tab/>
            </w:r>
            <w:r w:rsidR="00B31CAF">
              <w:rPr>
                <w:noProof/>
                <w:webHidden/>
              </w:rPr>
              <w:fldChar w:fldCharType="begin"/>
            </w:r>
            <w:r w:rsidR="00B31CAF">
              <w:rPr>
                <w:noProof/>
                <w:webHidden/>
              </w:rPr>
              <w:instrText xml:space="preserve"> PAGEREF _Toc400452853 \h </w:instrText>
            </w:r>
            <w:r w:rsidR="00B31CAF">
              <w:rPr>
                <w:noProof/>
                <w:webHidden/>
              </w:rPr>
            </w:r>
            <w:r w:rsidR="00B31CAF">
              <w:rPr>
                <w:noProof/>
                <w:webHidden/>
              </w:rPr>
              <w:fldChar w:fldCharType="separate"/>
            </w:r>
            <w:r w:rsidR="00F82016">
              <w:rPr>
                <w:noProof/>
                <w:webHidden/>
              </w:rPr>
              <w:t>6</w:t>
            </w:r>
            <w:r w:rsidR="00B31CAF">
              <w:rPr>
                <w:noProof/>
                <w:webHidden/>
              </w:rPr>
              <w:fldChar w:fldCharType="end"/>
            </w:r>
          </w:hyperlink>
        </w:p>
        <w:p w:rsidR="00B31CAF" w:rsidRDefault="005141E6">
          <w:pPr>
            <w:pStyle w:val="TOC1"/>
            <w:tabs>
              <w:tab w:val="right" w:leader="dot" w:pos="9630"/>
            </w:tabs>
            <w:rPr>
              <w:rFonts w:asciiTheme="minorHAnsi" w:eastAsiaTheme="minorEastAsia" w:hAnsiTheme="minorHAnsi"/>
              <w:noProof/>
            </w:rPr>
          </w:pPr>
          <w:hyperlink w:anchor="_Toc400452854" w:history="1">
            <w:r w:rsidR="00B31CAF" w:rsidRPr="00125435">
              <w:rPr>
                <w:rStyle w:val="Hyperlink"/>
                <w:noProof/>
                <w:spacing w:val="-1"/>
              </w:rPr>
              <w:t>Sheets</w:t>
            </w:r>
            <w:r w:rsidR="00B31CAF">
              <w:rPr>
                <w:noProof/>
                <w:webHidden/>
              </w:rPr>
              <w:tab/>
            </w:r>
            <w:r w:rsidR="00B31CAF">
              <w:rPr>
                <w:noProof/>
                <w:webHidden/>
              </w:rPr>
              <w:fldChar w:fldCharType="begin"/>
            </w:r>
            <w:r w:rsidR="00B31CAF">
              <w:rPr>
                <w:noProof/>
                <w:webHidden/>
              </w:rPr>
              <w:instrText xml:space="preserve"> PAGEREF _Toc400452854 \h </w:instrText>
            </w:r>
            <w:r w:rsidR="00B31CAF">
              <w:rPr>
                <w:noProof/>
                <w:webHidden/>
              </w:rPr>
            </w:r>
            <w:r w:rsidR="00B31CAF">
              <w:rPr>
                <w:noProof/>
                <w:webHidden/>
              </w:rPr>
              <w:fldChar w:fldCharType="separate"/>
            </w:r>
            <w:r w:rsidR="00F82016">
              <w:rPr>
                <w:noProof/>
                <w:webHidden/>
              </w:rPr>
              <w:t>6</w:t>
            </w:r>
            <w:r w:rsidR="00B31CAF">
              <w:rPr>
                <w:noProof/>
                <w:webHidden/>
              </w:rPr>
              <w:fldChar w:fldCharType="end"/>
            </w:r>
          </w:hyperlink>
        </w:p>
        <w:p w:rsidR="00B31CAF" w:rsidRDefault="005141E6">
          <w:pPr>
            <w:pStyle w:val="TOC1"/>
            <w:tabs>
              <w:tab w:val="right" w:leader="dot" w:pos="9630"/>
            </w:tabs>
            <w:rPr>
              <w:rFonts w:asciiTheme="minorHAnsi" w:eastAsiaTheme="minorEastAsia" w:hAnsiTheme="minorHAnsi"/>
              <w:noProof/>
            </w:rPr>
          </w:pPr>
          <w:hyperlink w:anchor="_Toc400452855" w:history="1">
            <w:r w:rsidR="00B31CAF" w:rsidRPr="00125435">
              <w:rPr>
                <w:rStyle w:val="Hyperlink"/>
                <w:noProof/>
                <w:spacing w:val="-1"/>
              </w:rPr>
              <w:t>Starting View</w:t>
            </w:r>
            <w:r w:rsidR="00B31CAF">
              <w:rPr>
                <w:noProof/>
                <w:webHidden/>
              </w:rPr>
              <w:tab/>
            </w:r>
            <w:r w:rsidR="00B31CAF">
              <w:rPr>
                <w:noProof/>
                <w:webHidden/>
              </w:rPr>
              <w:fldChar w:fldCharType="begin"/>
            </w:r>
            <w:r w:rsidR="00B31CAF">
              <w:rPr>
                <w:noProof/>
                <w:webHidden/>
              </w:rPr>
              <w:instrText xml:space="preserve"> PAGEREF _Toc400452855 \h </w:instrText>
            </w:r>
            <w:r w:rsidR="00B31CAF">
              <w:rPr>
                <w:noProof/>
                <w:webHidden/>
              </w:rPr>
            </w:r>
            <w:r w:rsidR="00B31CAF">
              <w:rPr>
                <w:noProof/>
                <w:webHidden/>
              </w:rPr>
              <w:fldChar w:fldCharType="separate"/>
            </w:r>
            <w:r w:rsidR="00F82016">
              <w:rPr>
                <w:noProof/>
                <w:webHidden/>
              </w:rPr>
              <w:t>7</w:t>
            </w:r>
            <w:r w:rsidR="00B31CAF">
              <w:rPr>
                <w:noProof/>
                <w:webHidden/>
              </w:rPr>
              <w:fldChar w:fldCharType="end"/>
            </w:r>
          </w:hyperlink>
        </w:p>
        <w:p w:rsidR="00B31CAF" w:rsidRDefault="005141E6">
          <w:pPr>
            <w:pStyle w:val="TOC1"/>
            <w:tabs>
              <w:tab w:val="right" w:leader="dot" w:pos="9630"/>
            </w:tabs>
            <w:rPr>
              <w:rFonts w:asciiTheme="minorHAnsi" w:eastAsiaTheme="minorEastAsia" w:hAnsiTheme="minorHAnsi"/>
              <w:noProof/>
            </w:rPr>
          </w:pPr>
          <w:hyperlink w:anchor="_Toc400452856" w:history="1">
            <w:r w:rsidR="00B31CAF" w:rsidRPr="00125435">
              <w:rPr>
                <w:rStyle w:val="Hyperlink"/>
                <w:noProof/>
                <w:spacing w:val="-1"/>
              </w:rPr>
              <w:t>Sheet Grid</w:t>
            </w:r>
            <w:r w:rsidR="00B31CAF">
              <w:rPr>
                <w:noProof/>
                <w:webHidden/>
              </w:rPr>
              <w:tab/>
            </w:r>
            <w:r w:rsidR="00B31CAF">
              <w:rPr>
                <w:noProof/>
                <w:webHidden/>
              </w:rPr>
              <w:fldChar w:fldCharType="begin"/>
            </w:r>
            <w:r w:rsidR="00B31CAF">
              <w:rPr>
                <w:noProof/>
                <w:webHidden/>
              </w:rPr>
              <w:instrText xml:space="preserve"> PAGEREF _Toc400452856 \h </w:instrText>
            </w:r>
            <w:r w:rsidR="00B31CAF">
              <w:rPr>
                <w:noProof/>
                <w:webHidden/>
              </w:rPr>
            </w:r>
            <w:r w:rsidR="00B31CAF">
              <w:rPr>
                <w:noProof/>
                <w:webHidden/>
              </w:rPr>
              <w:fldChar w:fldCharType="separate"/>
            </w:r>
            <w:r w:rsidR="00F82016">
              <w:rPr>
                <w:noProof/>
                <w:webHidden/>
              </w:rPr>
              <w:t>7</w:t>
            </w:r>
            <w:r w:rsidR="00B31CAF">
              <w:rPr>
                <w:noProof/>
                <w:webHidden/>
              </w:rPr>
              <w:fldChar w:fldCharType="end"/>
            </w:r>
          </w:hyperlink>
        </w:p>
        <w:p w:rsidR="00B31CAF" w:rsidRDefault="005141E6">
          <w:pPr>
            <w:pStyle w:val="TOC1"/>
            <w:tabs>
              <w:tab w:val="right" w:leader="dot" w:pos="9630"/>
            </w:tabs>
            <w:rPr>
              <w:rFonts w:asciiTheme="minorHAnsi" w:eastAsiaTheme="minorEastAsia" w:hAnsiTheme="minorHAnsi"/>
              <w:noProof/>
            </w:rPr>
          </w:pPr>
          <w:hyperlink w:anchor="_Toc400452857" w:history="1">
            <w:r w:rsidR="00B31CAF" w:rsidRPr="00125435">
              <w:rPr>
                <w:rStyle w:val="Hyperlink"/>
                <w:noProof/>
                <w:spacing w:val="-1"/>
              </w:rPr>
              <w:t>Families</w:t>
            </w:r>
            <w:r w:rsidR="00B31CAF">
              <w:rPr>
                <w:noProof/>
                <w:webHidden/>
              </w:rPr>
              <w:tab/>
            </w:r>
            <w:r w:rsidR="00B31CAF">
              <w:rPr>
                <w:noProof/>
                <w:webHidden/>
              </w:rPr>
              <w:fldChar w:fldCharType="begin"/>
            </w:r>
            <w:r w:rsidR="00B31CAF">
              <w:rPr>
                <w:noProof/>
                <w:webHidden/>
              </w:rPr>
              <w:instrText xml:space="preserve"> PAGEREF _Toc400452857 \h </w:instrText>
            </w:r>
            <w:r w:rsidR="00B31CAF">
              <w:rPr>
                <w:noProof/>
                <w:webHidden/>
              </w:rPr>
            </w:r>
            <w:r w:rsidR="00B31CAF">
              <w:rPr>
                <w:noProof/>
                <w:webHidden/>
              </w:rPr>
              <w:fldChar w:fldCharType="separate"/>
            </w:r>
            <w:r w:rsidR="00F82016">
              <w:rPr>
                <w:noProof/>
                <w:webHidden/>
              </w:rPr>
              <w:t>9</w:t>
            </w:r>
            <w:r w:rsidR="00B31CAF">
              <w:rPr>
                <w:noProof/>
                <w:webHidden/>
              </w:rPr>
              <w:fldChar w:fldCharType="end"/>
            </w:r>
          </w:hyperlink>
        </w:p>
        <w:p w:rsidR="00B31CAF" w:rsidRDefault="005141E6">
          <w:pPr>
            <w:pStyle w:val="TOC3"/>
            <w:tabs>
              <w:tab w:val="right" w:leader="dot" w:pos="9630"/>
            </w:tabs>
            <w:rPr>
              <w:rFonts w:eastAsiaTheme="minorEastAsia"/>
              <w:noProof/>
            </w:rPr>
          </w:pPr>
          <w:hyperlink w:anchor="_Toc400452858" w:history="1">
            <w:r w:rsidR="00B31CAF" w:rsidRPr="00125435">
              <w:rPr>
                <w:rStyle w:val="Hyperlink"/>
                <w:noProof/>
              </w:rPr>
              <w:t>Linestyles</w:t>
            </w:r>
            <w:r w:rsidR="00B31CAF">
              <w:rPr>
                <w:noProof/>
                <w:webHidden/>
              </w:rPr>
              <w:tab/>
            </w:r>
            <w:r w:rsidR="00B31CAF">
              <w:rPr>
                <w:noProof/>
                <w:webHidden/>
              </w:rPr>
              <w:fldChar w:fldCharType="begin"/>
            </w:r>
            <w:r w:rsidR="00B31CAF">
              <w:rPr>
                <w:noProof/>
                <w:webHidden/>
              </w:rPr>
              <w:instrText xml:space="preserve"> PAGEREF _Toc400452858 \h </w:instrText>
            </w:r>
            <w:r w:rsidR="00B31CAF">
              <w:rPr>
                <w:noProof/>
                <w:webHidden/>
              </w:rPr>
            </w:r>
            <w:r w:rsidR="00B31CAF">
              <w:rPr>
                <w:noProof/>
                <w:webHidden/>
              </w:rPr>
              <w:fldChar w:fldCharType="separate"/>
            </w:r>
            <w:r w:rsidR="00F82016">
              <w:rPr>
                <w:noProof/>
                <w:webHidden/>
              </w:rPr>
              <w:t>9</w:t>
            </w:r>
            <w:r w:rsidR="00B31CAF">
              <w:rPr>
                <w:noProof/>
                <w:webHidden/>
              </w:rPr>
              <w:fldChar w:fldCharType="end"/>
            </w:r>
          </w:hyperlink>
        </w:p>
        <w:p w:rsidR="00B31CAF" w:rsidRDefault="005141E6">
          <w:pPr>
            <w:pStyle w:val="TOC1"/>
            <w:tabs>
              <w:tab w:val="right" w:leader="dot" w:pos="9630"/>
            </w:tabs>
            <w:rPr>
              <w:rFonts w:asciiTheme="minorHAnsi" w:eastAsiaTheme="minorEastAsia" w:hAnsiTheme="minorHAnsi"/>
              <w:noProof/>
            </w:rPr>
          </w:pPr>
          <w:hyperlink w:anchor="_Toc400452859" w:history="1">
            <w:r w:rsidR="00B31CAF" w:rsidRPr="00125435">
              <w:rPr>
                <w:rStyle w:val="Hyperlink"/>
                <w:noProof/>
                <w:spacing w:val="-1"/>
              </w:rPr>
              <w:t>References:</w:t>
            </w:r>
            <w:r w:rsidR="00B31CAF">
              <w:rPr>
                <w:noProof/>
                <w:webHidden/>
              </w:rPr>
              <w:tab/>
            </w:r>
            <w:r w:rsidR="00B31CAF">
              <w:rPr>
                <w:noProof/>
                <w:webHidden/>
              </w:rPr>
              <w:fldChar w:fldCharType="begin"/>
            </w:r>
            <w:r w:rsidR="00B31CAF">
              <w:rPr>
                <w:noProof/>
                <w:webHidden/>
              </w:rPr>
              <w:instrText xml:space="preserve"> PAGEREF _Toc400452859 \h </w:instrText>
            </w:r>
            <w:r w:rsidR="00B31CAF">
              <w:rPr>
                <w:noProof/>
                <w:webHidden/>
              </w:rPr>
            </w:r>
            <w:r w:rsidR="00B31CAF">
              <w:rPr>
                <w:noProof/>
                <w:webHidden/>
              </w:rPr>
              <w:fldChar w:fldCharType="separate"/>
            </w:r>
            <w:r w:rsidR="00F82016">
              <w:rPr>
                <w:noProof/>
                <w:webHidden/>
              </w:rPr>
              <w:t>10</w:t>
            </w:r>
            <w:r w:rsidR="00B31CAF">
              <w:rPr>
                <w:noProof/>
                <w:webHidden/>
              </w:rPr>
              <w:fldChar w:fldCharType="end"/>
            </w:r>
          </w:hyperlink>
        </w:p>
        <w:p w:rsidR="00B31CAF" w:rsidRDefault="005141E6">
          <w:pPr>
            <w:pStyle w:val="TOC1"/>
            <w:tabs>
              <w:tab w:val="right" w:leader="dot" w:pos="9630"/>
            </w:tabs>
            <w:rPr>
              <w:rFonts w:asciiTheme="minorHAnsi" w:eastAsiaTheme="minorEastAsia" w:hAnsiTheme="minorHAnsi"/>
              <w:noProof/>
            </w:rPr>
          </w:pPr>
          <w:hyperlink w:anchor="_Toc400452860" w:history="1">
            <w:r w:rsidR="00B31CAF" w:rsidRPr="00125435">
              <w:rPr>
                <w:rStyle w:val="Hyperlink"/>
                <w:noProof/>
                <w:spacing w:val="-1"/>
              </w:rPr>
              <w:t>Appendix</w:t>
            </w:r>
            <w:r w:rsidR="00B31CAF" w:rsidRPr="00125435">
              <w:rPr>
                <w:rStyle w:val="Hyperlink"/>
                <w:noProof/>
                <w:spacing w:val="-7"/>
              </w:rPr>
              <w:t xml:space="preserve"> </w:t>
            </w:r>
            <w:r w:rsidR="00B31CAF" w:rsidRPr="00125435">
              <w:rPr>
                <w:rStyle w:val="Hyperlink"/>
                <w:noProof/>
                <w:spacing w:val="-1"/>
              </w:rPr>
              <w:t>A:</w:t>
            </w:r>
            <w:r w:rsidR="00B31CAF" w:rsidRPr="00125435">
              <w:rPr>
                <w:rStyle w:val="Hyperlink"/>
                <w:noProof/>
                <w:spacing w:val="-6"/>
              </w:rPr>
              <w:t xml:space="preserve"> </w:t>
            </w:r>
            <w:r w:rsidR="00B31CAF" w:rsidRPr="00125435">
              <w:rPr>
                <w:rStyle w:val="Hyperlink"/>
                <w:noProof/>
                <w:spacing w:val="-1"/>
              </w:rPr>
              <w:t>Annotation</w:t>
            </w:r>
            <w:r w:rsidR="00B31CAF" w:rsidRPr="00125435">
              <w:rPr>
                <w:rStyle w:val="Hyperlink"/>
                <w:noProof/>
                <w:spacing w:val="-9"/>
              </w:rPr>
              <w:t xml:space="preserve"> </w:t>
            </w:r>
            <w:r w:rsidR="00B31CAF" w:rsidRPr="00125435">
              <w:rPr>
                <w:rStyle w:val="Hyperlink"/>
                <w:noProof/>
                <w:spacing w:val="-1"/>
              </w:rPr>
              <w:t>Symbols</w:t>
            </w:r>
            <w:r w:rsidR="00B31CAF" w:rsidRPr="00125435">
              <w:rPr>
                <w:rStyle w:val="Hyperlink"/>
                <w:noProof/>
                <w:spacing w:val="-7"/>
              </w:rPr>
              <w:t xml:space="preserve"> </w:t>
            </w:r>
            <w:r w:rsidR="00B31CAF" w:rsidRPr="00125435">
              <w:rPr>
                <w:rStyle w:val="Hyperlink"/>
                <w:noProof/>
              </w:rPr>
              <w:t>and</w:t>
            </w:r>
            <w:r w:rsidR="00B31CAF" w:rsidRPr="00125435">
              <w:rPr>
                <w:rStyle w:val="Hyperlink"/>
                <w:noProof/>
                <w:spacing w:val="-8"/>
              </w:rPr>
              <w:t xml:space="preserve"> </w:t>
            </w:r>
            <w:r w:rsidR="00B31CAF" w:rsidRPr="00125435">
              <w:rPr>
                <w:rStyle w:val="Hyperlink"/>
                <w:noProof/>
              </w:rPr>
              <w:t>the</w:t>
            </w:r>
            <w:r w:rsidR="00B31CAF" w:rsidRPr="00125435">
              <w:rPr>
                <w:rStyle w:val="Hyperlink"/>
                <w:noProof/>
                <w:spacing w:val="-9"/>
              </w:rPr>
              <w:t xml:space="preserve"> </w:t>
            </w:r>
            <w:r w:rsidR="00B31CAF" w:rsidRPr="00125435">
              <w:rPr>
                <w:rStyle w:val="Hyperlink"/>
                <w:noProof/>
              </w:rPr>
              <w:t>NCS</w:t>
            </w:r>
            <w:r w:rsidR="00B31CAF" w:rsidRPr="00125435">
              <w:rPr>
                <w:rStyle w:val="Hyperlink"/>
                <w:noProof/>
                <w:spacing w:val="-9"/>
              </w:rPr>
              <w:t xml:space="preserve"> </w:t>
            </w:r>
            <w:r w:rsidR="00B31CAF" w:rsidRPr="00125435">
              <w:rPr>
                <w:rStyle w:val="Hyperlink"/>
                <w:noProof/>
                <w:spacing w:val="-1"/>
              </w:rPr>
              <w:t>5.0</w:t>
            </w:r>
            <w:r w:rsidR="00B31CAF">
              <w:rPr>
                <w:noProof/>
                <w:webHidden/>
              </w:rPr>
              <w:tab/>
            </w:r>
            <w:r w:rsidR="00B31CAF">
              <w:rPr>
                <w:noProof/>
                <w:webHidden/>
              </w:rPr>
              <w:fldChar w:fldCharType="begin"/>
            </w:r>
            <w:r w:rsidR="00B31CAF">
              <w:rPr>
                <w:noProof/>
                <w:webHidden/>
              </w:rPr>
              <w:instrText xml:space="preserve"> PAGEREF _Toc400452860 \h </w:instrText>
            </w:r>
            <w:r w:rsidR="00B31CAF">
              <w:rPr>
                <w:noProof/>
                <w:webHidden/>
              </w:rPr>
            </w:r>
            <w:r w:rsidR="00B31CAF">
              <w:rPr>
                <w:noProof/>
                <w:webHidden/>
              </w:rPr>
              <w:fldChar w:fldCharType="separate"/>
            </w:r>
            <w:r w:rsidR="00F82016">
              <w:rPr>
                <w:noProof/>
                <w:webHidden/>
              </w:rPr>
              <w:t>11</w:t>
            </w:r>
            <w:r w:rsidR="00B31CAF">
              <w:rPr>
                <w:noProof/>
                <w:webHidden/>
              </w:rPr>
              <w:fldChar w:fldCharType="end"/>
            </w:r>
          </w:hyperlink>
        </w:p>
        <w:p w:rsidR="00B31CAF" w:rsidRDefault="005141E6">
          <w:pPr>
            <w:pStyle w:val="TOC3"/>
            <w:tabs>
              <w:tab w:val="right" w:leader="dot" w:pos="9630"/>
            </w:tabs>
            <w:rPr>
              <w:rFonts w:eastAsiaTheme="minorEastAsia"/>
              <w:noProof/>
            </w:rPr>
          </w:pPr>
          <w:hyperlink w:anchor="_Toc400452861" w:history="1">
            <w:r w:rsidR="00B31CAF" w:rsidRPr="00125435">
              <w:rPr>
                <w:rStyle w:val="Hyperlink"/>
                <w:noProof/>
              </w:rPr>
              <w:t>General Symbols:</w:t>
            </w:r>
            <w:r w:rsidR="00B31CAF">
              <w:rPr>
                <w:noProof/>
                <w:webHidden/>
              </w:rPr>
              <w:tab/>
            </w:r>
            <w:r w:rsidR="00B31CAF">
              <w:rPr>
                <w:noProof/>
                <w:webHidden/>
              </w:rPr>
              <w:fldChar w:fldCharType="begin"/>
            </w:r>
            <w:r w:rsidR="00B31CAF">
              <w:rPr>
                <w:noProof/>
                <w:webHidden/>
              </w:rPr>
              <w:instrText xml:space="preserve"> PAGEREF _Toc400452861 \h </w:instrText>
            </w:r>
            <w:r w:rsidR="00B31CAF">
              <w:rPr>
                <w:noProof/>
                <w:webHidden/>
              </w:rPr>
            </w:r>
            <w:r w:rsidR="00B31CAF">
              <w:rPr>
                <w:noProof/>
                <w:webHidden/>
              </w:rPr>
              <w:fldChar w:fldCharType="separate"/>
            </w:r>
            <w:r w:rsidR="00F82016">
              <w:rPr>
                <w:noProof/>
                <w:webHidden/>
              </w:rPr>
              <w:t>11</w:t>
            </w:r>
            <w:r w:rsidR="00B31CAF">
              <w:rPr>
                <w:noProof/>
                <w:webHidden/>
              </w:rPr>
              <w:fldChar w:fldCharType="end"/>
            </w:r>
          </w:hyperlink>
        </w:p>
        <w:p w:rsidR="00B31CAF" w:rsidRDefault="005141E6">
          <w:pPr>
            <w:pStyle w:val="TOC3"/>
            <w:tabs>
              <w:tab w:val="right" w:leader="dot" w:pos="9630"/>
            </w:tabs>
            <w:rPr>
              <w:rFonts w:eastAsiaTheme="minorEastAsia"/>
              <w:noProof/>
            </w:rPr>
          </w:pPr>
          <w:hyperlink w:anchor="_Toc400452862" w:history="1">
            <w:r w:rsidR="00B31CAF" w:rsidRPr="00125435">
              <w:rPr>
                <w:rStyle w:val="Hyperlink"/>
                <w:rFonts w:eastAsia="Calibri"/>
                <w:noProof/>
              </w:rPr>
              <w:t>View Title - Viewports:</w:t>
            </w:r>
            <w:r w:rsidR="00B31CAF">
              <w:rPr>
                <w:noProof/>
                <w:webHidden/>
              </w:rPr>
              <w:tab/>
            </w:r>
            <w:r w:rsidR="00B31CAF">
              <w:rPr>
                <w:noProof/>
                <w:webHidden/>
              </w:rPr>
              <w:fldChar w:fldCharType="begin"/>
            </w:r>
            <w:r w:rsidR="00B31CAF">
              <w:rPr>
                <w:noProof/>
                <w:webHidden/>
              </w:rPr>
              <w:instrText xml:space="preserve"> PAGEREF _Toc400452862 \h </w:instrText>
            </w:r>
            <w:r w:rsidR="00B31CAF">
              <w:rPr>
                <w:noProof/>
                <w:webHidden/>
              </w:rPr>
            </w:r>
            <w:r w:rsidR="00B31CAF">
              <w:rPr>
                <w:noProof/>
                <w:webHidden/>
              </w:rPr>
              <w:fldChar w:fldCharType="separate"/>
            </w:r>
            <w:r w:rsidR="00F82016">
              <w:rPr>
                <w:noProof/>
                <w:webHidden/>
              </w:rPr>
              <w:t>11</w:t>
            </w:r>
            <w:r w:rsidR="00B31CAF">
              <w:rPr>
                <w:noProof/>
                <w:webHidden/>
              </w:rPr>
              <w:fldChar w:fldCharType="end"/>
            </w:r>
          </w:hyperlink>
        </w:p>
        <w:p w:rsidR="00B31CAF" w:rsidRDefault="005141E6">
          <w:pPr>
            <w:pStyle w:val="TOC1"/>
            <w:tabs>
              <w:tab w:val="right" w:leader="dot" w:pos="9630"/>
            </w:tabs>
            <w:rPr>
              <w:rFonts w:asciiTheme="minorHAnsi" w:eastAsiaTheme="minorEastAsia" w:hAnsiTheme="minorHAnsi"/>
              <w:noProof/>
            </w:rPr>
          </w:pPr>
          <w:hyperlink w:anchor="_Toc400452863" w:history="1">
            <w:r w:rsidR="00B31CAF" w:rsidRPr="00125435">
              <w:rPr>
                <w:rStyle w:val="Hyperlink"/>
                <w:noProof/>
                <w:spacing w:val="-1"/>
              </w:rPr>
              <w:t>Appendix</w:t>
            </w:r>
            <w:r w:rsidR="00B31CAF" w:rsidRPr="00125435">
              <w:rPr>
                <w:rStyle w:val="Hyperlink"/>
                <w:noProof/>
                <w:spacing w:val="-12"/>
              </w:rPr>
              <w:t xml:space="preserve"> </w:t>
            </w:r>
            <w:r w:rsidR="00B31CAF" w:rsidRPr="00125435">
              <w:rPr>
                <w:rStyle w:val="Hyperlink"/>
                <w:noProof/>
                <w:spacing w:val="-1"/>
              </w:rPr>
              <w:t>B:</w:t>
            </w:r>
            <w:r w:rsidR="00B31CAF" w:rsidRPr="00125435">
              <w:rPr>
                <w:rStyle w:val="Hyperlink"/>
                <w:noProof/>
                <w:spacing w:val="-10"/>
              </w:rPr>
              <w:t xml:space="preserve"> </w:t>
            </w:r>
            <w:r w:rsidR="00B31CAF" w:rsidRPr="00125435">
              <w:rPr>
                <w:rStyle w:val="Hyperlink"/>
                <w:noProof/>
                <w:spacing w:val="-1"/>
              </w:rPr>
              <w:t>Shared</w:t>
            </w:r>
            <w:r w:rsidR="00B31CAF" w:rsidRPr="00125435">
              <w:rPr>
                <w:rStyle w:val="Hyperlink"/>
                <w:noProof/>
                <w:spacing w:val="-13"/>
              </w:rPr>
              <w:t xml:space="preserve"> </w:t>
            </w:r>
            <w:r w:rsidR="00B31CAF" w:rsidRPr="00125435">
              <w:rPr>
                <w:rStyle w:val="Hyperlink"/>
                <w:noProof/>
                <w:spacing w:val="-1"/>
              </w:rPr>
              <w:t>Parameters</w:t>
            </w:r>
            <w:r w:rsidR="00B31CAF">
              <w:rPr>
                <w:noProof/>
                <w:webHidden/>
              </w:rPr>
              <w:tab/>
            </w:r>
            <w:r w:rsidR="00B31CAF">
              <w:rPr>
                <w:noProof/>
                <w:webHidden/>
              </w:rPr>
              <w:fldChar w:fldCharType="begin"/>
            </w:r>
            <w:r w:rsidR="00B31CAF">
              <w:rPr>
                <w:noProof/>
                <w:webHidden/>
              </w:rPr>
              <w:instrText xml:space="preserve"> PAGEREF _Toc400452863 \h </w:instrText>
            </w:r>
            <w:r w:rsidR="00B31CAF">
              <w:rPr>
                <w:noProof/>
                <w:webHidden/>
              </w:rPr>
            </w:r>
            <w:r w:rsidR="00B31CAF">
              <w:rPr>
                <w:noProof/>
                <w:webHidden/>
              </w:rPr>
              <w:fldChar w:fldCharType="separate"/>
            </w:r>
            <w:r w:rsidR="00F82016">
              <w:rPr>
                <w:noProof/>
                <w:webHidden/>
              </w:rPr>
              <w:t>16</w:t>
            </w:r>
            <w:r w:rsidR="00B31CAF">
              <w:rPr>
                <w:noProof/>
                <w:webHidden/>
              </w:rPr>
              <w:fldChar w:fldCharType="end"/>
            </w:r>
          </w:hyperlink>
        </w:p>
        <w:p w:rsidR="00B31CAF" w:rsidRDefault="005141E6">
          <w:pPr>
            <w:pStyle w:val="TOC2"/>
            <w:tabs>
              <w:tab w:val="right" w:leader="dot" w:pos="9630"/>
            </w:tabs>
            <w:rPr>
              <w:noProof/>
            </w:rPr>
          </w:pPr>
          <w:hyperlink w:anchor="_Toc400452864" w:history="1">
            <w:r w:rsidR="00B31CAF" w:rsidRPr="00125435">
              <w:rPr>
                <w:rStyle w:val="Hyperlink"/>
                <w:rFonts w:eastAsia="Cambria"/>
                <w:noProof/>
              </w:rPr>
              <w:t>Project Parameters</w:t>
            </w:r>
            <w:r w:rsidR="00B31CAF">
              <w:rPr>
                <w:noProof/>
                <w:webHidden/>
              </w:rPr>
              <w:tab/>
            </w:r>
            <w:r w:rsidR="00B31CAF">
              <w:rPr>
                <w:noProof/>
                <w:webHidden/>
              </w:rPr>
              <w:fldChar w:fldCharType="begin"/>
            </w:r>
            <w:r w:rsidR="00B31CAF">
              <w:rPr>
                <w:noProof/>
                <w:webHidden/>
              </w:rPr>
              <w:instrText xml:space="preserve"> PAGEREF _Toc400452864 \h </w:instrText>
            </w:r>
            <w:r w:rsidR="00B31CAF">
              <w:rPr>
                <w:noProof/>
                <w:webHidden/>
              </w:rPr>
            </w:r>
            <w:r w:rsidR="00B31CAF">
              <w:rPr>
                <w:noProof/>
                <w:webHidden/>
              </w:rPr>
              <w:fldChar w:fldCharType="separate"/>
            </w:r>
            <w:r w:rsidR="00F82016">
              <w:rPr>
                <w:noProof/>
                <w:webHidden/>
              </w:rPr>
              <w:t>16</w:t>
            </w:r>
            <w:r w:rsidR="00B31CAF">
              <w:rPr>
                <w:noProof/>
                <w:webHidden/>
              </w:rPr>
              <w:fldChar w:fldCharType="end"/>
            </w:r>
          </w:hyperlink>
        </w:p>
        <w:p w:rsidR="00B31CAF" w:rsidRDefault="005141E6">
          <w:pPr>
            <w:pStyle w:val="TOC2"/>
            <w:tabs>
              <w:tab w:val="right" w:leader="dot" w:pos="9630"/>
            </w:tabs>
            <w:rPr>
              <w:noProof/>
            </w:rPr>
          </w:pPr>
          <w:hyperlink w:anchor="_Toc400452865" w:history="1">
            <w:r w:rsidR="00B31CAF" w:rsidRPr="00125435">
              <w:rPr>
                <w:rStyle w:val="Hyperlink"/>
                <w:rFonts w:eastAsia="Arial"/>
                <w:noProof/>
              </w:rPr>
              <w:t>Sheet Parameters</w:t>
            </w:r>
            <w:r w:rsidR="00B31CAF">
              <w:rPr>
                <w:noProof/>
                <w:webHidden/>
              </w:rPr>
              <w:tab/>
            </w:r>
            <w:r w:rsidR="00B31CAF">
              <w:rPr>
                <w:noProof/>
                <w:webHidden/>
              </w:rPr>
              <w:fldChar w:fldCharType="begin"/>
            </w:r>
            <w:r w:rsidR="00B31CAF">
              <w:rPr>
                <w:noProof/>
                <w:webHidden/>
              </w:rPr>
              <w:instrText xml:space="preserve"> PAGEREF _Toc400452865 \h </w:instrText>
            </w:r>
            <w:r w:rsidR="00B31CAF">
              <w:rPr>
                <w:noProof/>
                <w:webHidden/>
              </w:rPr>
            </w:r>
            <w:r w:rsidR="00B31CAF">
              <w:rPr>
                <w:noProof/>
                <w:webHidden/>
              </w:rPr>
              <w:fldChar w:fldCharType="separate"/>
            </w:r>
            <w:r w:rsidR="00F82016">
              <w:rPr>
                <w:noProof/>
                <w:webHidden/>
              </w:rPr>
              <w:t>18</w:t>
            </w:r>
            <w:r w:rsidR="00B31CAF">
              <w:rPr>
                <w:noProof/>
                <w:webHidden/>
              </w:rPr>
              <w:fldChar w:fldCharType="end"/>
            </w:r>
          </w:hyperlink>
        </w:p>
        <w:p w:rsidR="00B31CAF" w:rsidRDefault="005141E6">
          <w:pPr>
            <w:pStyle w:val="TOC2"/>
            <w:tabs>
              <w:tab w:val="right" w:leader="dot" w:pos="9630"/>
            </w:tabs>
            <w:rPr>
              <w:noProof/>
            </w:rPr>
          </w:pPr>
          <w:hyperlink w:anchor="_Toc400452866" w:history="1">
            <w:r w:rsidR="00B31CAF" w:rsidRPr="00125435">
              <w:rPr>
                <w:rStyle w:val="Hyperlink"/>
                <w:rFonts w:eastAsia="Arial"/>
                <w:noProof/>
              </w:rPr>
              <w:t>Common Parameters:</w:t>
            </w:r>
            <w:r w:rsidR="00B31CAF">
              <w:rPr>
                <w:noProof/>
                <w:webHidden/>
              </w:rPr>
              <w:tab/>
            </w:r>
            <w:r w:rsidR="00B31CAF">
              <w:rPr>
                <w:noProof/>
                <w:webHidden/>
              </w:rPr>
              <w:fldChar w:fldCharType="begin"/>
            </w:r>
            <w:r w:rsidR="00B31CAF">
              <w:rPr>
                <w:noProof/>
                <w:webHidden/>
              </w:rPr>
              <w:instrText xml:space="preserve"> PAGEREF _Toc400452866 \h </w:instrText>
            </w:r>
            <w:r w:rsidR="00B31CAF">
              <w:rPr>
                <w:noProof/>
                <w:webHidden/>
              </w:rPr>
            </w:r>
            <w:r w:rsidR="00B31CAF">
              <w:rPr>
                <w:noProof/>
                <w:webHidden/>
              </w:rPr>
              <w:fldChar w:fldCharType="separate"/>
            </w:r>
            <w:r w:rsidR="00F82016">
              <w:rPr>
                <w:noProof/>
                <w:webHidden/>
              </w:rPr>
              <w:t>21</w:t>
            </w:r>
            <w:r w:rsidR="00B31CAF">
              <w:rPr>
                <w:noProof/>
                <w:webHidden/>
              </w:rPr>
              <w:fldChar w:fldCharType="end"/>
            </w:r>
          </w:hyperlink>
        </w:p>
        <w:p w:rsidR="00D135B0" w:rsidRDefault="00631116">
          <w:r>
            <w:rPr>
              <w:b/>
              <w:bCs/>
              <w:noProof/>
            </w:rPr>
            <w:fldChar w:fldCharType="end"/>
          </w:r>
        </w:p>
      </w:sdtContent>
    </w:sdt>
    <w:p w:rsidR="000B7201" w:rsidRDefault="000B7201">
      <w:pPr>
        <w:sectPr w:rsidR="000B7201">
          <w:headerReference w:type="default" r:id="rId10"/>
          <w:pgSz w:w="12240" w:h="15840"/>
          <w:pgMar w:top="1000" w:right="1300" w:bottom="280" w:left="1300" w:header="763" w:footer="0" w:gutter="0"/>
          <w:pgNumType w:start="2"/>
          <w:cols w:space="720"/>
        </w:sectPr>
      </w:pPr>
    </w:p>
    <w:p w:rsidR="000B7201" w:rsidRDefault="000B7201">
      <w:pPr>
        <w:spacing w:before="7"/>
        <w:rPr>
          <w:rFonts w:ascii="Calibri" w:eastAsia="Calibri" w:hAnsi="Calibri" w:cs="Calibri"/>
          <w:sz w:val="34"/>
          <w:szCs w:val="34"/>
        </w:rPr>
      </w:pPr>
    </w:p>
    <w:p w:rsidR="00B31CAF" w:rsidRDefault="00B31CAF" w:rsidP="00BA5083">
      <w:pPr>
        <w:pStyle w:val="Heading1"/>
      </w:pPr>
      <w:bookmarkStart w:id="1" w:name="View_Types:"/>
      <w:bookmarkStart w:id="2" w:name="Overview"/>
      <w:bookmarkStart w:id="3" w:name="_bookmark0"/>
      <w:bookmarkStart w:id="4" w:name="_Toc398040896"/>
      <w:bookmarkStart w:id="5" w:name="_Toc400452842"/>
      <w:bookmarkEnd w:id="1"/>
      <w:bookmarkEnd w:id="2"/>
      <w:bookmarkEnd w:id="3"/>
      <w:r>
        <w:t>Overview</w:t>
      </w:r>
      <w:bookmarkEnd w:id="4"/>
      <w:bookmarkEnd w:id="5"/>
    </w:p>
    <w:p w:rsidR="00B31CAF" w:rsidRDefault="00B31CAF" w:rsidP="00B31CAF">
      <w:pPr>
        <w:spacing w:before="5"/>
        <w:rPr>
          <w:rFonts w:ascii="Cambria" w:eastAsia="Cambria" w:hAnsi="Cambria" w:cs="Cambria"/>
          <w:b/>
          <w:bCs/>
          <w:sz w:val="27"/>
          <w:szCs w:val="27"/>
        </w:rPr>
      </w:pPr>
    </w:p>
    <w:p w:rsidR="00B31CAF" w:rsidRDefault="00B31CAF" w:rsidP="00B31CAF">
      <w:pPr>
        <w:pStyle w:val="BodyText"/>
        <w:ind w:left="220" w:right="550"/>
      </w:pPr>
      <w:r>
        <w:t>The</w:t>
      </w:r>
      <w:r>
        <w:rPr>
          <w:spacing w:val="1"/>
        </w:rPr>
        <w:t xml:space="preserve"> </w:t>
      </w:r>
      <w:r>
        <w:rPr>
          <w:spacing w:val="-1"/>
        </w:rPr>
        <w:t>intent</w:t>
      </w:r>
      <w:r>
        <w:rPr>
          <w:spacing w:val="-2"/>
        </w:rPr>
        <w:t xml:space="preserve"> </w:t>
      </w:r>
      <w:r>
        <w:rPr>
          <w:spacing w:val="-1"/>
        </w:rPr>
        <w:t>of</w:t>
      </w:r>
      <w:r>
        <w:rPr>
          <w:spacing w:val="3"/>
        </w:rPr>
        <w:t xml:space="preserve"> </w:t>
      </w:r>
      <w:r w:rsidR="00646500">
        <w:rPr>
          <w:spacing w:val="-1"/>
        </w:rPr>
        <w:t>this</w:t>
      </w:r>
      <w:r>
        <w:rPr>
          <w:spacing w:val="-1"/>
        </w:rPr>
        <w:t xml:space="preserve"> guide for the</w:t>
      </w:r>
      <w:r>
        <w:t xml:space="preserve"> </w:t>
      </w:r>
      <w:r>
        <w:rPr>
          <w:spacing w:val="-1"/>
        </w:rPr>
        <w:t>templates is</w:t>
      </w:r>
      <w:r>
        <w:t xml:space="preserve"> to</w:t>
      </w:r>
      <w:r>
        <w:rPr>
          <w:spacing w:val="-1"/>
        </w:rPr>
        <w:t xml:space="preserve"> provide</w:t>
      </w:r>
      <w:r>
        <w:rPr>
          <w:spacing w:val="1"/>
        </w:rPr>
        <w:t xml:space="preserve"> </w:t>
      </w:r>
      <w:r>
        <w:t>a</w:t>
      </w:r>
      <w:r>
        <w:rPr>
          <w:spacing w:val="-1"/>
        </w:rPr>
        <w:t xml:space="preserve"> framework</w:t>
      </w:r>
      <w:r>
        <w:t xml:space="preserve"> to</w:t>
      </w:r>
      <w:r>
        <w:rPr>
          <w:spacing w:val="-1"/>
        </w:rPr>
        <w:t xml:space="preserve"> facilitate</w:t>
      </w:r>
      <w:r>
        <w:rPr>
          <w:spacing w:val="59"/>
        </w:rPr>
        <w:t xml:space="preserve"> </w:t>
      </w:r>
      <w:r>
        <w:rPr>
          <w:spacing w:val="-1"/>
        </w:rPr>
        <w:t>architectural</w:t>
      </w:r>
      <w:r>
        <w:rPr>
          <w:spacing w:val="-3"/>
        </w:rPr>
        <w:t xml:space="preserve"> </w:t>
      </w:r>
      <w:r>
        <w:rPr>
          <w:spacing w:val="-1"/>
        </w:rPr>
        <w:t>design</w:t>
      </w:r>
      <w:r>
        <w:rPr>
          <w:spacing w:val="1"/>
        </w:rPr>
        <w:t xml:space="preserve"> </w:t>
      </w:r>
      <w:r>
        <w:rPr>
          <w:spacing w:val="-1"/>
        </w:rPr>
        <w:t>using Revit</w:t>
      </w:r>
      <w:r>
        <w:t xml:space="preserve"> </w:t>
      </w:r>
      <w:r w:rsidR="00646500">
        <w:rPr>
          <w:spacing w:val="-1"/>
        </w:rPr>
        <w:t>Building Information Modeling software</w:t>
      </w:r>
      <w:r>
        <w:rPr>
          <w:spacing w:val="-1"/>
        </w:rPr>
        <w:t>.</w:t>
      </w:r>
      <w:r>
        <w:rPr>
          <w:spacing w:val="-2"/>
        </w:rPr>
        <w:t xml:space="preserve"> </w:t>
      </w:r>
      <w:r w:rsidR="00646500">
        <w:t>These templates</w:t>
      </w:r>
      <w:r>
        <w:rPr>
          <w:spacing w:val="1"/>
        </w:rPr>
        <w:t xml:space="preserve"> </w:t>
      </w:r>
      <w:r>
        <w:rPr>
          <w:spacing w:val="-1"/>
        </w:rPr>
        <w:t>w</w:t>
      </w:r>
      <w:r w:rsidR="00646500">
        <w:rPr>
          <w:spacing w:val="-1"/>
        </w:rPr>
        <w:t>ere</w:t>
      </w:r>
      <w:r>
        <w:t xml:space="preserve"> </w:t>
      </w:r>
      <w:r>
        <w:rPr>
          <w:spacing w:val="-1"/>
        </w:rPr>
        <w:t>developed</w:t>
      </w:r>
      <w:r>
        <w:rPr>
          <w:spacing w:val="1"/>
        </w:rPr>
        <w:t xml:space="preserve"> </w:t>
      </w:r>
      <w:r>
        <w:rPr>
          <w:spacing w:val="-1"/>
        </w:rPr>
        <w:t xml:space="preserve">based </w:t>
      </w:r>
      <w:r>
        <w:t>on</w:t>
      </w:r>
      <w:r>
        <w:rPr>
          <w:spacing w:val="69"/>
        </w:rPr>
        <w:t xml:space="preserve"> </w:t>
      </w:r>
      <w:r>
        <w:rPr>
          <w:spacing w:val="-1"/>
        </w:rPr>
        <w:t>Revit</w:t>
      </w:r>
      <w:r>
        <w:t xml:space="preserve"> </w:t>
      </w:r>
      <w:r>
        <w:rPr>
          <w:spacing w:val="-1"/>
        </w:rPr>
        <w:t>Architecture</w:t>
      </w:r>
      <w:r>
        <w:rPr>
          <w:spacing w:val="1"/>
        </w:rPr>
        <w:t xml:space="preserve"> </w:t>
      </w:r>
      <w:r>
        <w:rPr>
          <w:spacing w:val="-1"/>
        </w:rPr>
        <w:t>201</w:t>
      </w:r>
      <w:r w:rsidR="00390B65">
        <w:rPr>
          <w:spacing w:val="-1"/>
        </w:rPr>
        <w:t>6</w:t>
      </w:r>
      <w:r>
        <w:rPr>
          <w:spacing w:val="-1"/>
        </w:rPr>
        <w:t>.</w:t>
      </w:r>
    </w:p>
    <w:p w:rsidR="00B31CAF" w:rsidRDefault="00B31CAF" w:rsidP="00B31CAF">
      <w:pPr>
        <w:spacing w:before="2"/>
        <w:rPr>
          <w:rFonts w:ascii="Arial" w:eastAsia="Arial" w:hAnsi="Arial" w:cs="Arial"/>
          <w:sz w:val="24"/>
          <w:szCs w:val="24"/>
        </w:rPr>
      </w:pPr>
    </w:p>
    <w:p w:rsidR="00B31CAF" w:rsidRDefault="00B31CAF" w:rsidP="00B31CAF">
      <w:pPr>
        <w:pStyle w:val="BodyText"/>
        <w:ind w:left="220" w:right="273"/>
      </w:pPr>
      <w:r>
        <w:t xml:space="preserve">This </w:t>
      </w:r>
      <w:r>
        <w:rPr>
          <w:spacing w:val="-1"/>
        </w:rPr>
        <w:t>guide</w:t>
      </w:r>
      <w:r>
        <w:rPr>
          <w:spacing w:val="1"/>
        </w:rPr>
        <w:t xml:space="preserve"> </w:t>
      </w:r>
      <w:r>
        <w:rPr>
          <w:spacing w:val="-1"/>
        </w:rPr>
        <w:t>is</w:t>
      </w:r>
      <w:r>
        <w:t xml:space="preserve"> </w:t>
      </w:r>
      <w:r>
        <w:rPr>
          <w:spacing w:val="-1"/>
        </w:rPr>
        <w:t>NOT</w:t>
      </w:r>
      <w:r>
        <w:rPr>
          <w:spacing w:val="2"/>
        </w:rPr>
        <w:t xml:space="preserve"> </w:t>
      </w:r>
      <w:r>
        <w:rPr>
          <w:spacing w:val="-1"/>
        </w:rPr>
        <w:t>intended</w:t>
      </w:r>
      <w:r>
        <w:rPr>
          <w:spacing w:val="1"/>
        </w:rPr>
        <w:t xml:space="preserve"> </w:t>
      </w:r>
      <w:r>
        <w:t>to</w:t>
      </w:r>
      <w:r>
        <w:rPr>
          <w:spacing w:val="-1"/>
        </w:rPr>
        <w:t xml:space="preserve"> </w:t>
      </w:r>
      <w:r>
        <w:t>be</w:t>
      </w:r>
      <w:r>
        <w:rPr>
          <w:spacing w:val="-1"/>
        </w:rPr>
        <w:t xml:space="preserve"> </w:t>
      </w:r>
      <w:r>
        <w:t>a</w:t>
      </w:r>
      <w:r>
        <w:rPr>
          <w:spacing w:val="1"/>
        </w:rPr>
        <w:t xml:space="preserve"> </w:t>
      </w:r>
      <w:r>
        <w:rPr>
          <w:spacing w:val="-1"/>
        </w:rPr>
        <w:t>Revit</w:t>
      </w:r>
      <w:r>
        <w:t xml:space="preserve"> </w:t>
      </w:r>
      <w:r>
        <w:rPr>
          <w:spacing w:val="-1"/>
        </w:rPr>
        <w:t>tutorial,</w:t>
      </w:r>
      <w:r>
        <w:t xml:space="preserve"> but </w:t>
      </w:r>
      <w:r>
        <w:rPr>
          <w:spacing w:val="-1"/>
        </w:rPr>
        <w:t>rather</w:t>
      </w:r>
      <w:r>
        <w:rPr>
          <w:spacing w:val="-3"/>
        </w:rPr>
        <w:t xml:space="preserve"> </w:t>
      </w:r>
      <w:r>
        <w:rPr>
          <w:spacing w:val="-1"/>
        </w:rPr>
        <w:t>assumes</w:t>
      </w:r>
      <w:r>
        <w:t xml:space="preserve"> that</w:t>
      </w:r>
      <w:r>
        <w:rPr>
          <w:spacing w:val="-2"/>
        </w:rPr>
        <w:t xml:space="preserve"> </w:t>
      </w:r>
      <w:r>
        <w:rPr>
          <w:spacing w:val="-1"/>
        </w:rPr>
        <w:t>the</w:t>
      </w:r>
      <w:r>
        <w:rPr>
          <w:spacing w:val="1"/>
        </w:rPr>
        <w:t xml:space="preserve"> </w:t>
      </w:r>
      <w:r>
        <w:rPr>
          <w:spacing w:val="-1"/>
        </w:rPr>
        <w:t xml:space="preserve">user </w:t>
      </w:r>
      <w:r>
        <w:t>has</w:t>
      </w:r>
      <w:r>
        <w:rPr>
          <w:spacing w:val="-2"/>
        </w:rPr>
        <w:t xml:space="preserve"> </w:t>
      </w:r>
      <w:r>
        <w:t>a</w:t>
      </w:r>
      <w:r>
        <w:rPr>
          <w:spacing w:val="29"/>
        </w:rPr>
        <w:t xml:space="preserve"> </w:t>
      </w:r>
      <w:r>
        <w:rPr>
          <w:spacing w:val="-1"/>
        </w:rPr>
        <w:t>sufficient</w:t>
      </w:r>
      <w:r>
        <w:rPr>
          <w:spacing w:val="-2"/>
        </w:rPr>
        <w:t xml:space="preserve"> </w:t>
      </w:r>
      <w:r>
        <w:rPr>
          <w:spacing w:val="-1"/>
        </w:rPr>
        <w:t>level</w:t>
      </w:r>
      <w:r>
        <w:t xml:space="preserve"> </w:t>
      </w:r>
      <w:r>
        <w:rPr>
          <w:spacing w:val="-1"/>
        </w:rPr>
        <w:t>of</w:t>
      </w:r>
      <w:r>
        <w:rPr>
          <w:spacing w:val="3"/>
        </w:rPr>
        <w:t xml:space="preserve"> </w:t>
      </w:r>
      <w:r>
        <w:rPr>
          <w:spacing w:val="-1"/>
        </w:rPr>
        <w:t>proficiency</w:t>
      </w:r>
      <w:r>
        <w:rPr>
          <w:spacing w:val="-2"/>
        </w:rPr>
        <w:t xml:space="preserve"> </w:t>
      </w:r>
      <w:r>
        <w:t>to</w:t>
      </w:r>
      <w:r>
        <w:rPr>
          <w:spacing w:val="1"/>
        </w:rPr>
        <w:t xml:space="preserve"> </w:t>
      </w:r>
      <w:r>
        <w:rPr>
          <w:spacing w:val="-1"/>
        </w:rPr>
        <w:t>comprehend</w:t>
      </w:r>
      <w:r>
        <w:rPr>
          <w:spacing w:val="1"/>
        </w:rPr>
        <w:t xml:space="preserve"> </w:t>
      </w:r>
      <w:r>
        <w:rPr>
          <w:spacing w:val="-1"/>
        </w:rPr>
        <w:t>the</w:t>
      </w:r>
      <w:r>
        <w:rPr>
          <w:spacing w:val="1"/>
        </w:rPr>
        <w:t xml:space="preserve"> </w:t>
      </w:r>
      <w:r>
        <w:rPr>
          <w:spacing w:val="-1"/>
        </w:rPr>
        <w:t>template descriptions</w:t>
      </w:r>
      <w:r>
        <w:t xml:space="preserve"> </w:t>
      </w:r>
      <w:r>
        <w:rPr>
          <w:spacing w:val="-1"/>
        </w:rPr>
        <w:t>outlined</w:t>
      </w:r>
      <w:r>
        <w:rPr>
          <w:spacing w:val="1"/>
        </w:rPr>
        <w:t xml:space="preserve"> </w:t>
      </w:r>
      <w:r>
        <w:rPr>
          <w:spacing w:val="-2"/>
        </w:rPr>
        <w:t>in</w:t>
      </w:r>
      <w:r>
        <w:rPr>
          <w:spacing w:val="1"/>
        </w:rPr>
        <w:t xml:space="preserve"> </w:t>
      </w:r>
      <w:r>
        <w:rPr>
          <w:spacing w:val="-1"/>
        </w:rPr>
        <w:t>this</w:t>
      </w:r>
      <w:r>
        <w:rPr>
          <w:spacing w:val="73"/>
        </w:rPr>
        <w:t xml:space="preserve"> </w:t>
      </w:r>
      <w:r>
        <w:rPr>
          <w:spacing w:val="-1"/>
        </w:rPr>
        <w:t>guide.</w:t>
      </w:r>
    </w:p>
    <w:p w:rsidR="00B31CAF" w:rsidRDefault="00B31CAF" w:rsidP="00B31CAF">
      <w:pPr>
        <w:spacing w:before="9"/>
        <w:rPr>
          <w:rFonts w:ascii="Arial" w:eastAsia="Arial" w:hAnsi="Arial" w:cs="Arial"/>
          <w:sz w:val="24"/>
          <w:szCs w:val="24"/>
        </w:rPr>
      </w:pPr>
    </w:p>
    <w:p w:rsidR="00B31CAF" w:rsidRDefault="00B31CAF" w:rsidP="00611545">
      <w:pPr>
        <w:pStyle w:val="Heading1"/>
      </w:pPr>
      <w:bookmarkStart w:id="6" w:name="_bookmark1"/>
      <w:bookmarkStart w:id="7" w:name="_Toc398040897"/>
      <w:bookmarkStart w:id="8" w:name="_Toc400452843"/>
      <w:bookmarkEnd w:id="6"/>
      <w:r>
        <w:t>Browser</w:t>
      </w:r>
      <w:r>
        <w:rPr>
          <w:spacing w:val="-13"/>
        </w:rPr>
        <w:t xml:space="preserve"> </w:t>
      </w:r>
      <w:r>
        <w:t>and</w:t>
      </w:r>
      <w:r>
        <w:rPr>
          <w:spacing w:val="-13"/>
        </w:rPr>
        <w:t xml:space="preserve"> </w:t>
      </w:r>
      <w:r>
        <w:t>View</w:t>
      </w:r>
      <w:r>
        <w:rPr>
          <w:spacing w:val="-13"/>
        </w:rPr>
        <w:t xml:space="preserve"> </w:t>
      </w:r>
      <w:r>
        <w:t>Org</w:t>
      </w:r>
      <w:bookmarkStart w:id="9" w:name="Browser_and_View_Organization"/>
      <w:bookmarkEnd w:id="9"/>
      <w:r>
        <w:t>anization</w:t>
      </w:r>
      <w:bookmarkEnd w:id="7"/>
      <w:bookmarkEnd w:id="8"/>
    </w:p>
    <w:p w:rsidR="00B31CAF" w:rsidRDefault="00B31CAF" w:rsidP="00B31CAF">
      <w:pPr>
        <w:spacing w:before="5"/>
        <w:rPr>
          <w:rFonts w:ascii="Cambria" w:eastAsia="Cambria" w:hAnsi="Cambria" w:cs="Cambria"/>
          <w:b/>
          <w:bCs/>
          <w:sz w:val="27"/>
          <w:szCs w:val="27"/>
        </w:rPr>
      </w:pPr>
    </w:p>
    <w:p w:rsidR="00E05C0F" w:rsidRDefault="00B31CAF" w:rsidP="00B31CAF">
      <w:pPr>
        <w:pStyle w:val="BodyText"/>
        <w:ind w:left="219" w:right="423"/>
        <w:rPr>
          <w:spacing w:val="-2"/>
        </w:rPr>
      </w:pPr>
      <w:r>
        <w:t>The</w:t>
      </w:r>
      <w:r>
        <w:rPr>
          <w:spacing w:val="1"/>
        </w:rPr>
        <w:t xml:space="preserve"> </w:t>
      </w:r>
      <w:r>
        <w:rPr>
          <w:spacing w:val="-1"/>
        </w:rPr>
        <w:t>default</w:t>
      </w:r>
      <w:r>
        <w:t xml:space="preserve"> </w:t>
      </w:r>
      <w:r>
        <w:rPr>
          <w:spacing w:val="-1"/>
        </w:rPr>
        <w:t>browser setting in</w:t>
      </w:r>
      <w:r>
        <w:rPr>
          <w:spacing w:val="1"/>
        </w:rPr>
        <w:t xml:space="preserve"> </w:t>
      </w:r>
      <w:r>
        <w:rPr>
          <w:spacing w:val="-1"/>
        </w:rPr>
        <w:t>the</w:t>
      </w:r>
      <w:r>
        <w:rPr>
          <w:spacing w:val="1"/>
        </w:rPr>
        <w:t xml:space="preserve"> </w:t>
      </w:r>
      <w:r>
        <w:rPr>
          <w:spacing w:val="-1"/>
        </w:rPr>
        <w:t>template</w:t>
      </w:r>
      <w:r w:rsidR="003F35F6">
        <w:rPr>
          <w:spacing w:val="-1"/>
        </w:rPr>
        <w:t xml:space="preserve"> (USACE Discipline)</w:t>
      </w:r>
      <w:r>
        <w:rPr>
          <w:spacing w:val="1"/>
        </w:rPr>
        <w:t xml:space="preserve"> </w:t>
      </w:r>
      <w:r>
        <w:rPr>
          <w:spacing w:val="-1"/>
        </w:rPr>
        <w:t>is</w:t>
      </w:r>
      <w:r>
        <w:rPr>
          <w:spacing w:val="-2"/>
        </w:rPr>
        <w:t xml:space="preserve"> </w:t>
      </w:r>
      <w:r>
        <w:rPr>
          <w:spacing w:val="-1"/>
        </w:rPr>
        <w:t>organized</w:t>
      </w:r>
      <w:r>
        <w:rPr>
          <w:spacing w:val="1"/>
        </w:rPr>
        <w:t xml:space="preserve"> </w:t>
      </w:r>
      <w:r>
        <w:t>by</w:t>
      </w:r>
      <w:r w:rsidR="00E05C0F">
        <w:rPr>
          <w:spacing w:val="-2"/>
        </w:rPr>
        <w:t>:</w:t>
      </w:r>
    </w:p>
    <w:p w:rsidR="003F35F6" w:rsidRPr="00307D82" w:rsidRDefault="00B31CAF" w:rsidP="00E05C0F">
      <w:pPr>
        <w:pStyle w:val="BodyText"/>
        <w:numPr>
          <w:ilvl w:val="0"/>
          <w:numId w:val="13"/>
        </w:numPr>
        <w:ind w:right="423"/>
        <w:rPr>
          <w:i/>
          <w:sz w:val="22"/>
          <w:szCs w:val="22"/>
        </w:rPr>
      </w:pPr>
      <w:r w:rsidRPr="00307D82">
        <w:rPr>
          <w:i/>
          <w:spacing w:val="-1"/>
          <w:sz w:val="22"/>
          <w:szCs w:val="22"/>
        </w:rPr>
        <w:t>Disciplin</w:t>
      </w:r>
      <w:r w:rsidR="003F35F6" w:rsidRPr="00307D82">
        <w:rPr>
          <w:i/>
          <w:spacing w:val="-1"/>
          <w:sz w:val="22"/>
          <w:szCs w:val="22"/>
        </w:rPr>
        <w:t>e</w:t>
      </w:r>
    </w:p>
    <w:p w:rsidR="00E05C0F" w:rsidRPr="00307D82" w:rsidRDefault="00B31CAF" w:rsidP="00E05C0F">
      <w:pPr>
        <w:pStyle w:val="BodyText"/>
        <w:numPr>
          <w:ilvl w:val="0"/>
          <w:numId w:val="13"/>
        </w:numPr>
        <w:ind w:right="423"/>
        <w:rPr>
          <w:i/>
          <w:sz w:val="22"/>
          <w:szCs w:val="22"/>
        </w:rPr>
      </w:pPr>
      <w:r w:rsidRPr="00307D82">
        <w:rPr>
          <w:i/>
          <w:spacing w:val="-1"/>
          <w:sz w:val="22"/>
          <w:szCs w:val="22"/>
        </w:rPr>
        <w:t>View</w:t>
      </w:r>
      <w:r w:rsidRPr="00307D82">
        <w:rPr>
          <w:i/>
          <w:spacing w:val="-3"/>
          <w:sz w:val="22"/>
          <w:szCs w:val="22"/>
        </w:rPr>
        <w:t xml:space="preserve"> </w:t>
      </w:r>
      <w:r w:rsidRPr="00307D82">
        <w:rPr>
          <w:i/>
          <w:spacing w:val="-1"/>
          <w:sz w:val="22"/>
          <w:szCs w:val="22"/>
        </w:rPr>
        <w:t>Purpose</w:t>
      </w:r>
    </w:p>
    <w:p w:rsidR="00E05C0F" w:rsidRPr="00307D82" w:rsidRDefault="00B31CAF" w:rsidP="003F35F6">
      <w:pPr>
        <w:pStyle w:val="BodyText"/>
        <w:numPr>
          <w:ilvl w:val="0"/>
          <w:numId w:val="13"/>
        </w:numPr>
        <w:ind w:right="423"/>
        <w:rPr>
          <w:i/>
          <w:sz w:val="22"/>
          <w:szCs w:val="22"/>
        </w:rPr>
      </w:pPr>
      <w:r w:rsidRPr="00307D82">
        <w:rPr>
          <w:i/>
          <w:spacing w:val="-1"/>
          <w:sz w:val="22"/>
          <w:szCs w:val="22"/>
        </w:rPr>
        <w:t>Family</w:t>
      </w:r>
      <w:r w:rsidRPr="00307D82">
        <w:rPr>
          <w:i/>
          <w:spacing w:val="-2"/>
          <w:sz w:val="22"/>
          <w:szCs w:val="22"/>
        </w:rPr>
        <w:t xml:space="preserve"> </w:t>
      </w:r>
      <w:r w:rsidRPr="00307D82">
        <w:rPr>
          <w:i/>
          <w:sz w:val="22"/>
          <w:szCs w:val="22"/>
        </w:rPr>
        <w:t>and</w:t>
      </w:r>
      <w:r w:rsidRPr="00307D82">
        <w:rPr>
          <w:i/>
          <w:spacing w:val="-1"/>
          <w:sz w:val="22"/>
          <w:szCs w:val="22"/>
        </w:rPr>
        <w:t xml:space="preserve"> Type</w:t>
      </w:r>
    </w:p>
    <w:p w:rsidR="00B31CAF" w:rsidRPr="00307D82" w:rsidRDefault="00B31CAF" w:rsidP="003F35F6">
      <w:pPr>
        <w:pStyle w:val="BodyText"/>
        <w:numPr>
          <w:ilvl w:val="0"/>
          <w:numId w:val="13"/>
        </w:numPr>
        <w:ind w:right="423"/>
        <w:rPr>
          <w:i/>
          <w:sz w:val="22"/>
          <w:szCs w:val="22"/>
        </w:rPr>
      </w:pPr>
      <w:proofErr w:type="gramStart"/>
      <w:r w:rsidRPr="00307D82">
        <w:rPr>
          <w:i/>
          <w:spacing w:val="-1"/>
          <w:sz w:val="22"/>
          <w:szCs w:val="22"/>
        </w:rPr>
        <w:t>sorted</w:t>
      </w:r>
      <w:proofErr w:type="gramEnd"/>
      <w:r w:rsidRPr="00307D82">
        <w:rPr>
          <w:i/>
          <w:spacing w:val="-1"/>
          <w:sz w:val="22"/>
          <w:szCs w:val="22"/>
        </w:rPr>
        <w:t xml:space="preserve"> </w:t>
      </w:r>
      <w:r w:rsidRPr="00307D82">
        <w:rPr>
          <w:i/>
          <w:sz w:val="22"/>
          <w:szCs w:val="22"/>
        </w:rPr>
        <w:t>by</w:t>
      </w:r>
      <w:r w:rsidRPr="00307D82">
        <w:rPr>
          <w:i/>
          <w:spacing w:val="-2"/>
          <w:sz w:val="22"/>
          <w:szCs w:val="22"/>
        </w:rPr>
        <w:t xml:space="preserve"> </w:t>
      </w:r>
      <w:r w:rsidRPr="00307D82">
        <w:rPr>
          <w:i/>
          <w:spacing w:val="-1"/>
          <w:sz w:val="22"/>
          <w:szCs w:val="22"/>
        </w:rPr>
        <w:t>Associated</w:t>
      </w:r>
      <w:r w:rsidRPr="00307D82">
        <w:rPr>
          <w:i/>
          <w:spacing w:val="1"/>
          <w:sz w:val="22"/>
          <w:szCs w:val="22"/>
        </w:rPr>
        <w:t xml:space="preserve"> </w:t>
      </w:r>
      <w:r w:rsidRPr="00307D82">
        <w:rPr>
          <w:i/>
          <w:spacing w:val="-1"/>
          <w:sz w:val="22"/>
          <w:szCs w:val="22"/>
        </w:rPr>
        <w:t>Level.</w:t>
      </w:r>
    </w:p>
    <w:p w:rsidR="00B31CAF" w:rsidRDefault="00B31CAF" w:rsidP="00B31CAF">
      <w:pPr>
        <w:spacing w:before="2"/>
        <w:rPr>
          <w:rFonts w:ascii="Arial" w:eastAsia="Arial" w:hAnsi="Arial" w:cs="Arial"/>
          <w:sz w:val="24"/>
          <w:szCs w:val="24"/>
        </w:rPr>
      </w:pPr>
    </w:p>
    <w:p w:rsidR="00B31CAF" w:rsidRDefault="00B31CAF" w:rsidP="00B31CAF">
      <w:pPr>
        <w:pStyle w:val="BodyText"/>
        <w:ind w:left="219" w:right="550"/>
      </w:pPr>
      <w:r>
        <w:rPr>
          <w:spacing w:val="-1"/>
        </w:rPr>
        <w:t>There</w:t>
      </w:r>
      <w:r>
        <w:rPr>
          <w:spacing w:val="1"/>
        </w:rPr>
        <w:t xml:space="preserve"> </w:t>
      </w:r>
      <w:r>
        <w:rPr>
          <w:spacing w:val="-1"/>
        </w:rPr>
        <w:t xml:space="preserve">are </w:t>
      </w:r>
      <w:r>
        <w:t>no</w:t>
      </w:r>
      <w:r>
        <w:rPr>
          <w:spacing w:val="-1"/>
        </w:rPr>
        <w:t xml:space="preserve"> predefined</w:t>
      </w:r>
      <w:r>
        <w:rPr>
          <w:spacing w:val="1"/>
        </w:rPr>
        <w:t xml:space="preserve"> </w:t>
      </w:r>
      <w:r>
        <w:rPr>
          <w:spacing w:val="-1"/>
        </w:rPr>
        <w:t>sub-disciplines</w:t>
      </w:r>
      <w:r>
        <w:t xml:space="preserve"> </w:t>
      </w:r>
      <w:r>
        <w:rPr>
          <w:spacing w:val="-1"/>
        </w:rPr>
        <w:t>in</w:t>
      </w:r>
      <w:r>
        <w:rPr>
          <w:spacing w:val="1"/>
        </w:rPr>
        <w:t xml:space="preserve"> </w:t>
      </w:r>
      <w:r>
        <w:rPr>
          <w:spacing w:val="-1"/>
        </w:rPr>
        <w:t>the architectural</w:t>
      </w:r>
      <w:r>
        <w:t xml:space="preserve"> </w:t>
      </w:r>
      <w:r>
        <w:rPr>
          <w:spacing w:val="-1"/>
        </w:rPr>
        <w:t>template.</w:t>
      </w:r>
    </w:p>
    <w:p w:rsidR="00307D82" w:rsidRDefault="00307D82" w:rsidP="00B31CAF">
      <w:pPr>
        <w:pStyle w:val="BodyText"/>
        <w:ind w:left="219" w:right="423"/>
        <w:rPr>
          <w:spacing w:val="-1"/>
        </w:rPr>
      </w:pPr>
    </w:p>
    <w:p w:rsidR="00B31CAF" w:rsidRDefault="00B31CAF" w:rsidP="00B31CAF">
      <w:pPr>
        <w:pStyle w:val="BodyText"/>
        <w:ind w:left="219" w:right="423"/>
      </w:pPr>
      <w:r>
        <w:rPr>
          <w:spacing w:val="-1"/>
        </w:rPr>
        <w:t>Pre-defined</w:t>
      </w:r>
      <w:r>
        <w:rPr>
          <w:spacing w:val="1"/>
        </w:rPr>
        <w:t xml:space="preserve"> </w:t>
      </w:r>
      <w:r>
        <w:rPr>
          <w:spacing w:val="-1"/>
        </w:rPr>
        <w:t>view</w:t>
      </w:r>
      <w:r>
        <w:rPr>
          <w:spacing w:val="-3"/>
        </w:rPr>
        <w:t xml:space="preserve"> </w:t>
      </w:r>
      <w:r>
        <w:rPr>
          <w:spacing w:val="-1"/>
        </w:rPr>
        <w:t>purposes</w:t>
      </w:r>
      <w:r>
        <w:t xml:space="preserve"> </w:t>
      </w:r>
      <w:r>
        <w:rPr>
          <w:spacing w:val="-1"/>
        </w:rPr>
        <w:t xml:space="preserve">are </w:t>
      </w:r>
      <w:del w:id="10" w:author="Johnson, David M ERDC-RDE-ITL-MS" w:date="2016-10-12T10:29:00Z">
        <w:r w:rsidDel="00390B65">
          <w:rPr>
            <w:spacing w:val="-1"/>
          </w:rPr>
          <w:delText>COORD</w:delText>
        </w:r>
        <w:r w:rsidDel="00390B65">
          <w:delText xml:space="preserve"> </w:delText>
        </w:r>
        <w:r w:rsidDel="00390B65">
          <w:rPr>
            <w:spacing w:val="-1"/>
          </w:rPr>
          <w:delText>(coordination views),</w:delText>
        </w:r>
        <w:r w:rsidDel="00390B65">
          <w:rPr>
            <w:spacing w:val="-4"/>
          </w:rPr>
          <w:delText xml:space="preserve"> </w:delText>
        </w:r>
      </w:del>
      <w:r>
        <w:rPr>
          <w:spacing w:val="1"/>
        </w:rPr>
        <w:t xml:space="preserve">WORK </w:t>
      </w:r>
      <w:r>
        <w:rPr>
          <w:spacing w:val="-1"/>
        </w:rPr>
        <w:t>(working</w:t>
      </w:r>
      <w:r>
        <w:rPr>
          <w:spacing w:val="1"/>
        </w:rPr>
        <w:t xml:space="preserve"> </w:t>
      </w:r>
      <w:r>
        <w:rPr>
          <w:spacing w:val="-1"/>
        </w:rPr>
        <w:t>views),</w:t>
      </w:r>
      <w:r>
        <w:rPr>
          <w:spacing w:val="67"/>
        </w:rPr>
        <w:t xml:space="preserve"> </w:t>
      </w:r>
      <w:r>
        <w:t>and</w:t>
      </w:r>
      <w:r>
        <w:rPr>
          <w:spacing w:val="1"/>
        </w:rPr>
        <w:t xml:space="preserve"> </w:t>
      </w:r>
      <w:r>
        <w:rPr>
          <w:spacing w:val="-1"/>
        </w:rPr>
        <w:t>DOC</w:t>
      </w:r>
      <w:r>
        <w:t xml:space="preserve"> </w:t>
      </w:r>
      <w:r>
        <w:rPr>
          <w:spacing w:val="-1"/>
        </w:rPr>
        <w:t>(documentation).</w:t>
      </w:r>
      <w:r>
        <w:t xml:space="preserve"> </w:t>
      </w:r>
      <w:r>
        <w:rPr>
          <w:spacing w:val="-1"/>
        </w:rPr>
        <w:t>View</w:t>
      </w:r>
      <w:r>
        <w:rPr>
          <w:spacing w:val="-3"/>
        </w:rPr>
        <w:t xml:space="preserve"> </w:t>
      </w:r>
      <w:r>
        <w:rPr>
          <w:spacing w:val="-1"/>
        </w:rPr>
        <w:t>purpose</w:t>
      </w:r>
      <w:r>
        <w:rPr>
          <w:spacing w:val="1"/>
        </w:rPr>
        <w:t xml:space="preserve"> </w:t>
      </w:r>
      <w:r>
        <w:rPr>
          <w:spacing w:val="-1"/>
        </w:rPr>
        <w:t>is</w:t>
      </w:r>
      <w:r>
        <w:rPr>
          <w:spacing w:val="-2"/>
        </w:rPr>
        <w:t xml:space="preserve"> </w:t>
      </w:r>
      <w:r>
        <w:rPr>
          <w:spacing w:val="-1"/>
        </w:rPr>
        <w:t>defined</w:t>
      </w:r>
      <w:r>
        <w:rPr>
          <w:spacing w:val="1"/>
        </w:rPr>
        <w:t xml:space="preserve"> </w:t>
      </w:r>
      <w:r>
        <w:t>as</w:t>
      </w:r>
      <w:r>
        <w:rPr>
          <w:spacing w:val="-2"/>
        </w:rPr>
        <w:t xml:space="preserve"> </w:t>
      </w:r>
      <w:r>
        <w:t>a</w:t>
      </w:r>
      <w:r>
        <w:rPr>
          <w:spacing w:val="1"/>
        </w:rPr>
        <w:t xml:space="preserve"> </w:t>
      </w:r>
      <w:r>
        <w:rPr>
          <w:spacing w:val="-1"/>
        </w:rPr>
        <w:t>project</w:t>
      </w:r>
      <w:r>
        <w:t xml:space="preserve"> </w:t>
      </w:r>
      <w:r>
        <w:rPr>
          <w:spacing w:val="-1"/>
        </w:rPr>
        <w:t xml:space="preserve">parameter and </w:t>
      </w:r>
      <w:r>
        <w:t>the</w:t>
      </w:r>
      <w:r>
        <w:rPr>
          <w:spacing w:val="55"/>
        </w:rPr>
        <w:t xml:space="preserve"> </w:t>
      </w:r>
      <w:r>
        <w:rPr>
          <w:spacing w:val="-1"/>
        </w:rPr>
        <w:t>uppercase abbreviation</w:t>
      </w:r>
      <w:r>
        <w:rPr>
          <w:spacing w:val="1"/>
        </w:rPr>
        <w:t xml:space="preserve"> </w:t>
      </w:r>
      <w:r>
        <w:rPr>
          <w:spacing w:val="-1"/>
        </w:rPr>
        <w:t>is</w:t>
      </w:r>
      <w:r>
        <w:t xml:space="preserve"> </w:t>
      </w:r>
      <w:r>
        <w:rPr>
          <w:spacing w:val="-1"/>
        </w:rPr>
        <w:t xml:space="preserve">also appended </w:t>
      </w:r>
      <w:r>
        <w:t>to</w:t>
      </w:r>
      <w:r>
        <w:rPr>
          <w:spacing w:val="-1"/>
        </w:rPr>
        <w:t xml:space="preserve"> the</w:t>
      </w:r>
      <w:r>
        <w:rPr>
          <w:spacing w:val="1"/>
        </w:rPr>
        <w:t xml:space="preserve"> </w:t>
      </w:r>
      <w:r>
        <w:rPr>
          <w:spacing w:val="-1"/>
        </w:rPr>
        <w:t>end of</w:t>
      </w:r>
      <w:r>
        <w:rPr>
          <w:spacing w:val="3"/>
        </w:rPr>
        <w:t xml:space="preserve"> </w:t>
      </w:r>
      <w:r>
        <w:rPr>
          <w:spacing w:val="-1"/>
        </w:rPr>
        <w:t>the</w:t>
      </w:r>
      <w:r>
        <w:rPr>
          <w:spacing w:val="1"/>
        </w:rPr>
        <w:t xml:space="preserve"> </w:t>
      </w:r>
      <w:r>
        <w:rPr>
          <w:spacing w:val="-1"/>
        </w:rPr>
        <w:t>view</w:t>
      </w:r>
      <w:r>
        <w:rPr>
          <w:spacing w:val="-3"/>
        </w:rPr>
        <w:t xml:space="preserve"> </w:t>
      </w:r>
      <w:r>
        <w:t xml:space="preserve">names </w:t>
      </w:r>
      <w:r>
        <w:rPr>
          <w:spacing w:val="-1"/>
        </w:rPr>
        <w:t xml:space="preserve">to facilitate </w:t>
      </w:r>
      <w:r>
        <w:t>user</w:t>
      </w:r>
      <w:r>
        <w:rPr>
          <w:spacing w:val="59"/>
        </w:rPr>
        <w:t xml:space="preserve"> </w:t>
      </w:r>
      <w:r>
        <w:rPr>
          <w:spacing w:val="-1"/>
        </w:rPr>
        <w:t>recognition</w:t>
      </w:r>
      <w:r>
        <w:rPr>
          <w:spacing w:val="1"/>
        </w:rPr>
        <w:t xml:space="preserve"> </w:t>
      </w:r>
      <w:r>
        <w:rPr>
          <w:spacing w:val="-1"/>
        </w:rPr>
        <w:t>of</w:t>
      </w:r>
      <w:r>
        <w:t xml:space="preserve"> </w:t>
      </w:r>
      <w:r>
        <w:rPr>
          <w:spacing w:val="-1"/>
        </w:rPr>
        <w:t>the</w:t>
      </w:r>
      <w:r>
        <w:rPr>
          <w:spacing w:val="1"/>
        </w:rPr>
        <w:t xml:space="preserve"> </w:t>
      </w:r>
      <w:r>
        <w:rPr>
          <w:spacing w:val="-1"/>
        </w:rPr>
        <w:t>views.</w:t>
      </w:r>
      <w:ins w:id="11" w:author="Johnson, David M ERDC-RDE-ITL-MS" w:date="2016-10-12T10:37:00Z">
        <w:r w:rsidR="00875D7E">
          <w:rPr>
            <w:spacing w:val="-1"/>
          </w:rPr>
          <w:t xml:space="preserve"> It should be noted that the classification of “Coordination” is </w:t>
        </w:r>
      </w:ins>
      <w:ins w:id="12" w:author="Johnson, David M ERDC-RDE-ITL-MS" w:date="2016-10-12T10:38:00Z">
        <w:r w:rsidR="00875D7E">
          <w:rPr>
            <w:spacing w:val="-1"/>
          </w:rPr>
          <w:t>an internal Revit</w:t>
        </w:r>
      </w:ins>
      <w:ins w:id="13" w:author="Johnson, David M ERDC-RDE-ITL-MS" w:date="2016-10-12T10:37:00Z">
        <w:r w:rsidR="00875D7E">
          <w:rPr>
            <w:spacing w:val="-1"/>
          </w:rPr>
          <w:t xml:space="preserve"> type that is </w:t>
        </w:r>
      </w:ins>
      <w:ins w:id="14" w:author="Johnson, David M ERDC-RDE-ITL-MS" w:date="2016-10-12T10:38:00Z">
        <w:r w:rsidR="00875D7E">
          <w:rPr>
            <w:spacing w:val="-1"/>
          </w:rPr>
          <w:t>equivalent</w:t>
        </w:r>
      </w:ins>
      <w:ins w:id="15" w:author="Johnson, David M ERDC-RDE-ITL-MS" w:date="2016-10-12T10:37:00Z">
        <w:r w:rsidR="00875D7E">
          <w:rPr>
            <w:spacing w:val="-1"/>
          </w:rPr>
          <w:t xml:space="preserve"> </w:t>
        </w:r>
      </w:ins>
      <w:ins w:id="16" w:author="Johnson, David M ERDC-RDE-ITL-MS" w:date="2016-10-12T10:38:00Z">
        <w:r w:rsidR="00875D7E">
          <w:rPr>
            <w:spacing w:val="-1"/>
          </w:rPr>
          <w:t>to the discipline</w:t>
        </w:r>
      </w:ins>
      <w:ins w:id="17" w:author="Johnson, David M ERDC-RDE-ITL-MS" w:date="2016-10-12T10:39:00Z">
        <w:r w:rsidR="00875D7E">
          <w:rPr>
            <w:spacing w:val="-1"/>
          </w:rPr>
          <w:t xml:space="preserve"> </w:t>
        </w:r>
      </w:ins>
      <w:ins w:id="18" w:author="Johnson, David M ERDC-RDE-ITL-MS" w:date="2016-10-12T10:40:00Z">
        <w:r w:rsidR="00875D7E">
          <w:rPr>
            <w:spacing w:val="-1"/>
          </w:rPr>
          <w:t>–</w:t>
        </w:r>
      </w:ins>
      <w:ins w:id="19" w:author="Johnson, David M ERDC-RDE-ITL-MS" w:date="2016-10-12T10:39:00Z">
        <w:r w:rsidR="00875D7E">
          <w:rPr>
            <w:spacing w:val="-1"/>
          </w:rPr>
          <w:t xml:space="preserve"> this </w:t>
        </w:r>
      </w:ins>
      <w:ins w:id="20" w:author="Johnson, David M ERDC-RDE-ITL-MS" w:date="2016-10-12T10:40:00Z">
        <w:r w:rsidR="00875D7E">
          <w:rPr>
            <w:spacing w:val="-1"/>
          </w:rPr>
          <w:t>value is set in the “View” “Discipline” parameter</w:t>
        </w:r>
      </w:ins>
      <w:ins w:id="21" w:author="Johnson, David M ERDC-RDE-ITL-MS" w:date="2016-10-12T10:38:00Z">
        <w:r w:rsidR="00875D7E">
          <w:rPr>
            <w:spacing w:val="-1"/>
          </w:rPr>
          <w:t>.</w:t>
        </w:r>
      </w:ins>
    </w:p>
    <w:p w:rsidR="00B31CAF" w:rsidRDefault="00B31CAF" w:rsidP="00B31CAF">
      <w:pPr>
        <w:spacing w:before="2"/>
        <w:rPr>
          <w:rFonts w:ascii="Arial" w:eastAsia="Arial" w:hAnsi="Arial" w:cs="Arial"/>
          <w:sz w:val="25"/>
          <w:szCs w:val="25"/>
        </w:rPr>
      </w:pPr>
    </w:p>
    <w:tbl>
      <w:tblPr>
        <w:tblW w:w="0" w:type="auto"/>
        <w:tblInd w:w="106" w:type="dxa"/>
        <w:tblLayout w:type="fixed"/>
        <w:tblCellMar>
          <w:left w:w="0" w:type="dxa"/>
          <w:right w:w="0" w:type="dxa"/>
        </w:tblCellMar>
        <w:tblLook w:val="01E0" w:firstRow="1" w:lastRow="1" w:firstColumn="1" w:lastColumn="1" w:noHBand="0" w:noVBand="0"/>
      </w:tblPr>
      <w:tblGrid>
        <w:gridCol w:w="3082"/>
        <w:gridCol w:w="3686"/>
        <w:gridCol w:w="3060"/>
      </w:tblGrid>
      <w:tr w:rsidR="00B31CAF" w:rsidTr="001117C5">
        <w:trPr>
          <w:trHeight w:hRule="exact" w:val="259"/>
        </w:trPr>
        <w:tc>
          <w:tcPr>
            <w:tcW w:w="3082" w:type="dxa"/>
            <w:tcBorders>
              <w:top w:val="single" w:sz="5" w:space="0" w:color="000000"/>
              <w:left w:val="single" w:sz="5" w:space="0" w:color="000000"/>
              <w:bottom w:val="single" w:sz="7" w:space="0" w:color="000000"/>
              <w:right w:val="single" w:sz="7" w:space="0" w:color="000000"/>
            </w:tcBorders>
            <w:shd w:val="clear" w:color="auto" w:fill="660033"/>
          </w:tcPr>
          <w:p w:rsidR="00B31CAF" w:rsidRDefault="00B31CAF" w:rsidP="001117C5">
            <w:pPr>
              <w:pStyle w:val="TableParagraph"/>
              <w:spacing w:line="242" w:lineRule="exact"/>
              <w:ind w:left="102"/>
              <w:rPr>
                <w:rFonts w:ascii="Calibri" w:eastAsia="Calibri" w:hAnsi="Calibri" w:cs="Calibri"/>
                <w:sz w:val="20"/>
                <w:szCs w:val="20"/>
              </w:rPr>
            </w:pPr>
            <w:r>
              <w:rPr>
                <w:rFonts w:ascii="Calibri"/>
                <w:b/>
                <w:color w:val="FFFFFF"/>
                <w:sz w:val="20"/>
              </w:rPr>
              <w:t>Browser</w:t>
            </w:r>
            <w:r>
              <w:rPr>
                <w:rFonts w:ascii="Calibri"/>
                <w:b/>
                <w:color w:val="FFFFFF"/>
                <w:spacing w:val="-7"/>
                <w:sz w:val="20"/>
              </w:rPr>
              <w:t xml:space="preserve"> </w:t>
            </w:r>
            <w:r>
              <w:rPr>
                <w:rFonts w:ascii="Calibri"/>
                <w:b/>
                <w:color w:val="FFFFFF"/>
                <w:spacing w:val="-1"/>
                <w:sz w:val="20"/>
              </w:rPr>
              <w:t>View</w:t>
            </w:r>
            <w:r>
              <w:rPr>
                <w:rFonts w:ascii="Calibri"/>
                <w:b/>
                <w:color w:val="FFFFFF"/>
                <w:spacing w:val="-8"/>
                <w:sz w:val="20"/>
              </w:rPr>
              <w:t xml:space="preserve"> </w:t>
            </w:r>
            <w:r>
              <w:rPr>
                <w:rFonts w:ascii="Calibri"/>
                <w:b/>
                <w:color w:val="FFFFFF"/>
                <w:spacing w:val="-1"/>
                <w:sz w:val="20"/>
              </w:rPr>
              <w:t>Type</w:t>
            </w:r>
          </w:p>
        </w:tc>
        <w:tc>
          <w:tcPr>
            <w:tcW w:w="3686" w:type="dxa"/>
            <w:tcBorders>
              <w:top w:val="single" w:sz="5" w:space="0" w:color="000000"/>
              <w:left w:val="single" w:sz="7" w:space="0" w:color="000000"/>
              <w:bottom w:val="single" w:sz="7" w:space="0" w:color="000000"/>
              <w:right w:val="single" w:sz="7" w:space="0" w:color="000000"/>
            </w:tcBorders>
            <w:shd w:val="clear" w:color="auto" w:fill="660033"/>
          </w:tcPr>
          <w:p w:rsidR="00B31CAF" w:rsidRDefault="00B31CAF" w:rsidP="001117C5">
            <w:pPr>
              <w:pStyle w:val="TableParagraph"/>
              <w:spacing w:line="242" w:lineRule="exact"/>
              <w:ind w:left="99"/>
              <w:rPr>
                <w:rFonts w:ascii="Calibri" w:eastAsia="Calibri" w:hAnsi="Calibri" w:cs="Calibri"/>
                <w:sz w:val="20"/>
                <w:szCs w:val="20"/>
              </w:rPr>
            </w:pPr>
            <w:r>
              <w:rPr>
                <w:rFonts w:ascii="Calibri"/>
                <w:b/>
                <w:color w:val="FFFFFF"/>
                <w:sz w:val="20"/>
              </w:rPr>
              <w:t>Grouping</w:t>
            </w:r>
          </w:p>
        </w:tc>
        <w:tc>
          <w:tcPr>
            <w:tcW w:w="3060" w:type="dxa"/>
            <w:tcBorders>
              <w:top w:val="single" w:sz="5" w:space="0" w:color="000000"/>
              <w:left w:val="single" w:sz="7" w:space="0" w:color="000000"/>
              <w:bottom w:val="single" w:sz="7" w:space="0" w:color="000000"/>
              <w:right w:val="single" w:sz="5" w:space="0" w:color="000000"/>
            </w:tcBorders>
            <w:shd w:val="clear" w:color="auto" w:fill="660033"/>
          </w:tcPr>
          <w:p w:rsidR="00B31CAF" w:rsidRDefault="00B31CAF" w:rsidP="001117C5">
            <w:pPr>
              <w:pStyle w:val="TableParagraph"/>
              <w:spacing w:line="242" w:lineRule="exact"/>
              <w:ind w:left="99"/>
              <w:rPr>
                <w:rFonts w:ascii="Calibri" w:eastAsia="Calibri" w:hAnsi="Calibri" w:cs="Calibri"/>
                <w:sz w:val="20"/>
                <w:szCs w:val="20"/>
              </w:rPr>
            </w:pPr>
            <w:r>
              <w:rPr>
                <w:rFonts w:ascii="Calibri"/>
                <w:b/>
                <w:color w:val="FFFFFF"/>
                <w:spacing w:val="-1"/>
                <w:sz w:val="20"/>
              </w:rPr>
              <w:t>Filter</w:t>
            </w:r>
          </w:p>
        </w:tc>
      </w:tr>
      <w:tr w:rsidR="00B31CAF" w:rsidTr="001117C5">
        <w:trPr>
          <w:trHeight w:hRule="exact" w:val="506"/>
        </w:trPr>
        <w:tc>
          <w:tcPr>
            <w:tcW w:w="3082" w:type="dxa"/>
            <w:tcBorders>
              <w:top w:val="single" w:sz="7" w:space="0" w:color="000000"/>
              <w:left w:val="single" w:sz="5" w:space="0" w:color="000000"/>
              <w:bottom w:val="single" w:sz="7" w:space="0" w:color="000000"/>
              <w:right w:val="single" w:sz="7" w:space="0" w:color="000000"/>
            </w:tcBorders>
          </w:tcPr>
          <w:p w:rsidR="00B31CAF" w:rsidRDefault="00B31CAF" w:rsidP="001117C5">
            <w:pPr>
              <w:pStyle w:val="TableParagraph"/>
              <w:spacing w:line="242" w:lineRule="exact"/>
              <w:ind w:left="102"/>
              <w:rPr>
                <w:rFonts w:ascii="Calibri" w:eastAsia="Calibri" w:hAnsi="Calibri" w:cs="Calibri"/>
                <w:sz w:val="20"/>
                <w:szCs w:val="20"/>
              </w:rPr>
            </w:pPr>
            <w:r>
              <w:rPr>
                <w:rFonts w:ascii="Calibri"/>
                <w:spacing w:val="-1"/>
                <w:sz w:val="20"/>
              </w:rPr>
              <w:t>all</w:t>
            </w:r>
          </w:p>
        </w:tc>
        <w:tc>
          <w:tcPr>
            <w:tcW w:w="3686" w:type="dxa"/>
            <w:tcBorders>
              <w:top w:val="single" w:sz="7" w:space="0" w:color="000000"/>
              <w:left w:val="single" w:sz="7" w:space="0" w:color="000000"/>
              <w:bottom w:val="single" w:sz="7" w:space="0" w:color="000000"/>
              <w:right w:val="single" w:sz="7" w:space="0" w:color="000000"/>
            </w:tcBorders>
          </w:tcPr>
          <w:p w:rsidR="00B31CAF" w:rsidRDefault="00B31CAF" w:rsidP="001117C5">
            <w:pPr>
              <w:pStyle w:val="TableParagraph"/>
              <w:spacing w:line="242" w:lineRule="exact"/>
              <w:ind w:left="99"/>
              <w:rPr>
                <w:rFonts w:ascii="Calibri" w:eastAsia="Calibri" w:hAnsi="Calibri" w:cs="Calibri"/>
                <w:sz w:val="20"/>
                <w:szCs w:val="20"/>
              </w:rPr>
            </w:pPr>
            <w:r>
              <w:rPr>
                <w:rFonts w:ascii="Calibri"/>
                <w:spacing w:val="-1"/>
                <w:sz w:val="20"/>
              </w:rPr>
              <w:t>Default</w:t>
            </w:r>
          </w:p>
        </w:tc>
        <w:tc>
          <w:tcPr>
            <w:tcW w:w="3060" w:type="dxa"/>
            <w:tcBorders>
              <w:top w:val="single" w:sz="7" w:space="0" w:color="000000"/>
              <w:left w:val="single" w:sz="7" w:space="0" w:color="000000"/>
              <w:bottom w:val="single" w:sz="7" w:space="0" w:color="000000"/>
              <w:right w:val="single" w:sz="5" w:space="0" w:color="000000"/>
            </w:tcBorders>
          </w:tcPr>
          <w:p w:rsidR="00B31CAF" w:rsidRDefault="00B31CAF" w:rsidP="001117C5">
            <w:pPr>
              <w:pStyle w:val="TableParagraph"/>
              <w:spacing w:line="242" w:lineRule="exact"/>
              <w:ind w:left="99"/>
              <w:rPr>
                <w:rFonts w:ascii="Calibri" w:eastAsia="Calibri" w:hAnsi="Calibri" w:cs="Calibri"/>
                <w:sz w:val="20"/>
                <w:szCs w:val="20"/>
              </w:rPr>
            </w:pPr>
            <w:r>
              <w:rPr>
                <w:rFonts w:ascii="Calibri"/>
                <w:spacing w:val="-1"/>
                <w:sz w:val="20"/>
              </w:rPr>
              <w:t>&lt;None&gt;</w:t>
            </w:r>
          </w:p>
        </w:tc>
      </w:tr>
      <w:tr w:rsidR="00B31CAF" w:rsidTr="001117C5">
        <w:trPr>
          <w:trHeight w:hRule="exact" w:val="1522"/>
        </w:trPr>
        <w:tc>
          <w:tcPr>
            <w:tcW w:w="3082" w:type="dxa"/>
            <w:tcBorders>
              <w:top w:val="single" w:sz="7" w:space="0" w:color="000000"/>
              <w:left w:val="single" w:sz="5" w:space="0" w:color="000000"/>
              <w:bottom w:val="single" w:sz="7" w:space="0" w:color="000000"/>
              <w:right w:val="single" w:sz="7" w:space="0" w:color="000000"/>
            </w:tcBorders>
          </w:tcPr>
          <w:p w:rsidR="00B31CAF" w:rsidRDefault="00B31CAF" w:rsidP="001117C5">
            <w:pPr>
              <w:pStyle w:val="TableParagraph"/>
              <w:spacing w:line="242" w:lineRule="exact"/>
              <w:ind w:left="102"/>
              <w:rPr>
                <w:rFonts w:ascii="Calibri" w:eastAsia="Calibri" w:hAnsi="Calibri" w:cs="Calibri"/>
                <w:sz w:val="20"/>
                <w:szCs w:val="20"/>
              </w:rPr>
            </w:pPr>
            <w:proofErr w:type="spellStart"/>
            <w:r>
              <w:rPr>
                <w:rFonts w:ascii="Calibri"/>
                <w:spacing w:val="-1"/>
                <w:sz w:val="20"/>
              </w:rPr>
              <w:t>Discipline_USACE</w:t>
            </w:r>
            <w:proofErr w:type="spellEnd"/>
          </w:p>
        </w:tc>
        <w:tc>
          <w:tcPr>
            <w:tcW w:w="3686" w:type="dxa"/>
            <w:tcBorders>
              <w:top w:val="single" w:sz="7" w:space="0" w:color="000000"/>
              <w:left w:val="single" w:sz="7" w:space="0" w:color="000000"/>
              <w:bottom w:val="single" w:sz="7" w:space="0" w:color="000000"/>
              <w:right w:val="single" w:sz="7" w:space="0" w:color="000000"/>
            </w:tcBorders>
          </w:tcPr>
          <w:p w:rsidR="00B31CAF" w:rsidRDefault="00B31CAF" w:rsidP="001117C5">
            <w:pPr>
              <w:pStyle w:val="TableParagraph"/>
              <w:spacing w:line="242" w:lineRule="exact"/>
              <w:ind w:left="99"/>
              <w:rPr>
                <w:rFonts w:ascii="Calibri" w:eastAsia="Calibri" w:hAnsi="Calibri" w:cs="Calibri"/>
                <w:sz w:val="20"/>
                <w:szCs w:val="20"/>
              </w:rPr>
            </w:pPr>
            <w:r>
              <w:rPr>
                <w:rFonts w:ascii="Calibri"/>
                <w:spacing w:val="-1"/>
                <w:sz w:val="20"/>
              </w:rPr>
              <w:t>Group</w:t>
            </w:r>
            <w:r>
              <w:rPr>
                <w:rFonts w:ascii="Calibri"/>
                <w:spacing w:val="-7"/>
                <w:sz w:val="20"/>
              </w:rPr>
              <w:t xml:space="preserve"> </w:t>
            </w:r>
            <w:r>
              <w:rPr>
                <w:rFonts w:ascii="Calibri"/>
                <w:sz w:val="20"/>
              </w:rPr>
              <w:t>by:</w:t>
            </w:r>
          </w:p>
          <w:p w:rsidR="00B31CAF" w:rsidRDefault="00B31CAF" w:rsidP="001117C5">
            <w:pPr>
              <w:pStyle w:val="ListParagraph"/>
              <w:numPr>
                <w:ilvl w:val="0"/>
                <w:numId w:val="8"/>
              </w:numPr>
              <w:tabs>
                <w:tab w:val="left" w:pos="820"/>
              </w:tabs>
              <w:spacing w:before="2" w:line="255" w:lineRule="exact"/>
              <w:ind w:firstLine="360"/>
              <w:rPr>
                <w:rFonts w:ascii="Calibri" w:eastAsia="Calibri" w:hAnsi="Calibri" w:cs="Calibri"/>
                <w:sz w:val="20"/>
                <w:szCs w:val="20"/>
              </w:rPr>
            </w:pPr>
            <w:r>
              <w:rPr>
                <w:rFonts w:ascii="Calibri"/>
                <w:spacing w:val="-1"/>
                <w:sz w:val="20"/>
              </w:rPr>
              <w:t>Discipline</w:t>
            </w:r>
          </w:p>
          <w:p w:rsidR="00B31CAF" w:rsidRDefault="00B31CAF" w:rsidP="001117C5">
            <w:pPr>
              <w:pStyle w:val="ListParagraph"/>
              <w:numPr>
                <w:ilvl w:val="0"/>
                <w:numId w:val="8"/>
              </w:numPr>
              <w:tabs>
                <w:tab w:val="left" w:pos="820"/>
              </w:tabs>
              <w:spacing w:line="254" w:lineRule="exact"/>
              <w:ind w:left="819"/>
              <w:rPr>
                <w:rFonts w:ascii="Calibri" w:eastAsia="Calibri" w:hAnsi="Calibri" w:cs="Calibri"/>
                <w:sz w:val="20"/>
                <w:szCs w:val="20"/>
              </w:rPr>
            </w:pPr>
            <w:r>
              <w:rPr>
                <w:rFonts w:ascii="Calibri"/>
                <w:spacing w:val="-1"/>
                <w:sz w:val="20"/>
              </w:rPr>
              <w:t>View</w:t>
            </w:r>
            <w:r>
              <w:rPr>
                <w:rFonts w:ascii="Calibri"/>
                <w:spacing w:val="-12"/>
                <w:sz w:val="20"/>
              </w:rPr>
              <w:t xml:space="preserve"> </w:t>
            </w:r>
            <w:r>
              <w:rPr>
                <w:rFonts w:ascii="Calibri"/>
                <w:sz w:val="20"/>
              </w:rPr>
              <w:t>Purpose</w:t>
            </w:r>
          </w:p>
          <w:p w:rsidR="00B31CAF" w:rsidRDefault="00B31CAF" w:rsidP="001117C5">
            <w:pPr>
              <w:pStyle w:val="ListParagraph"/>
              <w:numPr>
                <w:ilvl w:val="0"/>
                <w:numId w:val="8"/>
              </w:numPr>
              <w:tabs>
                <w:tab w:val="left" w:pos="820"/>
              </w:tabs>
              <w:ind w:right="1699" w:firstLine="360"/>
              <w:rPr>
                <w:rFonts w:ascii="Calibri" w:eastAsia="Calibri" w:hAnsi="Calibri" w:cs="Calibri"/>
                <w:sz w:val="20"/>
                <w:szCs w:val="20"/>
              </w:rPr>
            </w:pPr>
            <w:r>
              <w:rPr>
                <w:rFonts w:ascii="Calibri"/>
                <w:spacing w:val="-1"/>
                <w:sz w:val="20"/>
              </w:rPr>
              <w:t>Family</w:t>
            </w:r>
            <w:r>
              <w:rPr>
                <w:rFonts w:ascii="Calibri"/>
                <w:spacing w:val="-5"/>
                <w:sz w:val="20"/>
              </w:rPr>
              <w:t xml:space="preserve"> </w:t>
            </w:r>
            <w:r>
              <w:rPr>
                <w:rFonts w:ascii="Calibri"/>
                <w:sz w:val="20"/>
              </w:rPr>
              <w:t>&amp;</w:t>
            </w:r>
            <w:r>
              <w:rPr>
                <w:rFonts w:ascii="Calibri"/>
                <w:spacing w:val="-4"/>
                <w:sz w:val="20"/>
              </w:rPr>
              <w:t xml:space="preserve"> </w:t>
            </w:r>
            <w:r>
              <w:rPr>
                <w:rFonts w:ascii="Calibri"/>
                <w:sz w:val="20"/>
              </w:rPr>
              <w:t>Type</w:t>
            </w:r>
            <w:r>
              <w:rPr>
                <w:rFonts w:ascii="Calibri"/>
                <w:spacing w:val="24"/>
                <w:w w:val="99"/>
                <w:sz w:val="20"/>
              </w:rPr>
              <w:t xml:space="preserve"> </w:t>
            </w:r>
            <w:r>
              <w:rPr>
                <w:rFonts w:ascii="Calibri"/>
                <w:spacing w:val="-1"/>
                <w:sz w:val="20"/>
              </w:rPr>
              <w:t>Sort</w:t>
            </w:r>
            <w:r>
              <w:rPr>
                <w:rFonts w:ascii="Calibri"/>
                <w:spacing w:val="-5"/>
                <w:sz w:val="20"/>
              </w:rPr>
              <w:t xml:space="preserve"> </w:t>
            </w:r>
            <w:r>
              <w:rPr>
                <w:rFonts w:ascii="Calibri"/>
                <w:sz w:val="20"/>
              </w:rPr>
              <w:t>by:</w:t>
            </w:r>
          </w:p>
          <w:p w:rsidR="00B31CAF" w:rsidRDefault="00B31CAF" w:rsidP="001117C5">
            <w:pPr>
              <w:pStyle w:val="ListParagraph"/>
              <w:numPr>
                <w:ilvl w:val="0"/>
                <w:numId w:val="8"/>
              </w:numPr>
              <w:tabs>
                <w:tab w:val="left" w:pos="820"/>
              </w:tabs>
              <w:spacing w:before="2" w:line="253" w:lineRule="exact"/>
              <w:ind w:left="819"/>
              <w:rPr>
                <w:rFonts w:ascii="Calibri" w:eastAsia="Calibri" w:hAnsi="Calibri" w:cs="Calibri"/>
                <w:sz w:val="20"/>
                <w:szCs w:val="20"/>
              </w:rPr>
            </w:pPr>
            <w:r>
              <w:rPr>
                <w:rFonts w:ascii="Calibri"/>
                <w:spacing w:val="-1"/>
                <w:sz w:val="20"/>
              </w:rPr>
              <w:t>Associated</w:t>
            </w:r>
            <w:r>
              <w:rPr>
                <w:rFonts w:ascii="Calibri"/>
                <w:spacing w:val="-12"/>
                <w:sz w:val="20"/>
              </w:rPr>
              <w:t xml:space="preserve"> </w:t>
            </w:r>
            <w:r>
              <w:rPr>
                <w:rFonts w:ascii="Calibri"/>
                <w:spacing w:val="-1"/>
                <w:sz w:val="20"/>
              </w:rPr>
              <w:t>Level</w:t>
            </w:r>
          </w:p>
        </w:tc>
        <w:tc>
          <w:tcPr>
            <w:tcW w:w="3060" w:type="dxa"/>
            <w:tcBorders>
              <w:top w:val="single" w:sz="7" w:space="0" w:color="000000"/>
              <w:left w:val="single" w:sz="7" w:space="0" w:color="000000"/>
              <w:bottom w:val="single" w:sz="7" w:space="0" w:color="000000"/>
              <w:right w:val="single" w:sz="5" w:space="0" w:color="000000"/>
            </w:tcBorders>
          </w:tcPr>
          <w:p w:rsidR="00B31CAF" w:rsidRDefault="00B31CAF" w:rsidP="001117C5">
            <w:pPr>
              <w:pStyle w:val="TableParagraph"/>
              <w:spacing w:line="242" w:lineRule="exact"/>
              <w:ind w:left="99"/>
              <w:rPr>
                <w:rFonts w:ascii="Calibri" w:eastAsia="Calibri" w:hAnsi="Calibri" w:cs="Calibri"/>
                <w:sz w:val="20"/>
                <w:szCs w:val="20"/>
              </w:rPr>
            </w:pPr>
            <w:r>
              <w:rPr>
                <w:rFonts w:ascii="Calibri"/>
                <w:spacing w:val="-1"/>
                <w:sz w:val="20"/>
              </w:rPr>
              <w:t>&lt;None&gt;</w:t>
            </w:r>
          </w:p>
        </w:tc>
      </w:tr>
      <w:tr w:rsidR="00B31CAF" w:rsidTr="001117C5">
        <w:trPr>
          <w:trHeight w:hRule="exact" w:val="1522"/>
        </w:trPr>
        <w:tc>
          <w:tcPr>
            <w:tcW w:w="3082" w:type="dxa"/>
            <w:tcBorders>
              <w:top w:val="single" w:sz="7" w:space="0" w:color="000000"/>
              <w:left w:val="single" w:sz="5" w:space="0" w:color="000000"/>
              <w:bottom w:val="single" w:sz="7" w:space="0" w:color="000000"/>
              <w:right w:val="single" w:sz="7" w:space="0" w:color="000000"/>
            </w:tcBorders>
          </w:tcPr>
          <w:p w:rsidR="00B31CAF" w:rsidRDefault="00B31CAF" w:rsidP="001117C5">
            <w:pPr>
              <w:pStyle w:val="TableParagraph"/>
              <w:spacing w:line="242" w:lineRule="exact"/>
              <w:ind w:left="102"/>
              <w:rPr>
                <w:rFonts w:ascii="Calibri" w:eastAsia="Calibri" w:hAnsi="Calibri" w:cs="Calibri"/>
                <w:sz w:val="20"/>
                <w:szCs w:val="20"/>
              </w:rPr>
            </w:pPr>
            <w:r>
              <w:rPr>
                <w:rFonts w:ascii="Calibri"/>
                <w:sz w:val="20"/>
              </w:rPr>
              <w:t>Not</w:t>
            </w:r>
            <w:r>
              <w:rPr>
                <w:rFonts w:ascii="Calibri"/>
                <w:spacing w:val="-9"/>
                <w:sz w:val="20"/>
              </w:rPr>
              <w:t xml:space="preserve"> </w:t>
            </w:r>
            <w:r>
              <w:rPr>
                <w:rFonts w:ascii="Calibri"/>
                <w:sz w:val="20"/>
              </w:rPr>
              <w:t>on</w:t>
            </w:r>
            <w:r>
              <w:rPr>
                <w:rFonts w:ascii="Calibri"/>
                <w:spacing w:val="-7"/>
                <w:sz w:val="20"/>
              </w:rPr>
              <w:t xml:space="preserve"> </w:t>
            </w:r>
            <w:proofErr w:type="spellStart"/>
            <w:r>
              <w:rPr>
                <w:rFonts w:ascii="Calibri"/>
                <w:spacing w:val="-1"/>
                <w:sz w:val="20"/>
              </w:rPr>
              <w:t>Sheets_USACE</w:t>
            </w:r>
            <w:proofErr w:type="spellEnd"/>
          </w:p>
        </w:tc>
        <w:tc>
          <w:tcPr>
            <w:tcW w:w="3686" w:type="dxa"/>
            <w:tcBorders>
              <w:top w:val="single" w:sz="7" w:space="0" w:color="000000"/>
              <w:left w:val="single" w:sz="7" w:space="0" w:color="000000"/>
              <w:bottom w:val="single" w:sz="7" w:space="0" w:color="000000"/>
              <w:right w:val="single" w:sz="7" w:space="0" w:color="000000"/>
            </w:tcBorders>
          </w:tcPr>
          <w:p w:rsidR="00B31CAF" w:rsidRDefault="00B31CAF" w:rsidP="001117C5">
            <w:pPr>
              <w:pStyle w:val="TableParagraph"/>
              <w:spacing w:line="242" w:lineRule="exact"/>
              <w:ind w:left="99"/>
              <w:rPr>
                <w:rFonts w:ascii="Calibri" w:eastAsia="Calibri" w:hAnsi="Calibri" w:cs="Calibri"/>
                <w:sz w:val="20"/>
                <w:szCs w:val="20"/>
              </w:rPr>
            </w:pPr>
            <w:r>
              <w:rPr>
                <w:rFonts w:ascii="Calibri"/>
                <w:spacing w:val="-1"/>
                <w:sz w:val="20"/>
              </w:rPr>
              <w:t>Group</w:t>
            </w:r>
            <w:r>
              <w:rPr>
                <w:rFonts w:ascii="Calibri"/>
                <w:spacing w:val="-7"/>
                <w:sz w:val="20"/>
              </w:rPr>
              <w:t xml:space="preserve"> </w:t>
            </w:r>
            <w:r>
              <w:rPr>
                <w:rFonts w:ascii="Calibri"/>
                <w:sz w:val="20"/>
              </w:rPr>
              <w:t>by:</w:t>
            </w:r>
          </w:p>
          <w:p w:rsidR="00B31CAF" w:rsidRDefault="00B31CAF" w:rsidP="001117C5">
            <w:pPr>
              <w:pStyle w:val="ListParagraph"/>
              <w:numPr>
                <w:ilvl w:val="0"/>
                <w:numId w:val="7"/>
              </w:numPr>
              <w:tabs>
                <w:tab w:val="left" w:pos="820"/>
              </w:tabs>
              <w:spacing w:before="2" w:line="255" w:lineRule="exact"/>
              <w:ind w:firstLine="360"/>
              <w:rPr>
                <w:rFonts w:ascii="Calibri" w:eastAsia="Calibri" w:hAnsi="Calibri" w:cs="Calibri"/>
                <w:sz w:val="20"/>
                <w:szCs w:val="20"/>
              </w:rPr>
            </w:pPr>
            <w:r>
              <w:rPr>
                <w:rFonts w:ascii="Calibri"/>
                <w:spacing w:val="-1"/>
                <w:sz w:val="20"/>
              </w:rPr>
              <w:t>Family</w:t>
            </w:r>
            <w:r>
              <w:rPr>
                <w:rFonts w:ascii="Calibri"/>
                <w:spacing w:val="-6"/>
                <w:sz w:val="20"/>
              </w:rPr>
              <w:t xml:space="preserve"> </w:t>
            </w:r>
            <w:r>
              <w:rPr>
                <w:rFonts w:ascii="Calibri"/>
                <w:sz w:val="20"/>
              </w:rPr>
              <w:t>and</w:t>
            </w:r>
            <w:r>
              <w:rPr>
                <w:rFonts w:ascii="Calibri"/>
                <w:spacing w:val="-5"/>
                <w:sz w:val="20"/>
              </w:rPr>
              <w:t xml:space="preserve"> </w:t>
            </w:r>
            <w:r>
              <w:rPr>
                <w:rFonts w:ascii="Calibri"/>
                <w:sz w:val="20"/>
              </w:rPr>
              <w:t>Type</w:t>
            </w:r>
          </w:p>
          <w:p w:rsidR="00B31CAF" w:rsidRDefault="00B31CAF" w:rsidP="001117C5">
            <w:pPr>
              <w:pStyle w:val="ListParagraph"/>
              <w:numPr>
                <w:ilvl w:val="0"/>
                <w:numId w:val="7"/>
              </w:numPr>
              <w:tabs>
                <w:tab w:val="left" w:pos="820"/>
              </w:tabs>
              <w:spacing w:line="254" w:lineRule="exact"/>
              <w:ind w:left="819"/>
              <w:rPr>
                <w:rFonts w:ascii="Calibri" w:eastAsia="Calibri" w:hAnsi="Calibri" w:cs="Calibri"/>
                <w:sz w:val="20"/>
                <w:szCs w:val="20"/>
              </w:rPr>
            </w:pPr>
            <w:r>
              <w:rPr>
                <w:rFonts w:ascii="Calibri"/>
                <w:spacing w:val="-1"/>
                <w:sz w:val="20"/>
              </w:rPr>
              <w:t>Then</w:t>
            </w:r>
            <w:r>
              <w:rPr>
                <w:rFonts w:ascii="Calibri"/>
                <w:spacing w:val="-6"/>
                <w:sz w:val="20"/>
              </w:rPr>
              <w:t xml:space="preserve"> </w:t>
            </w:r>
            <w:r>
              <w:rPr>
                <w:rFonts w:ascii="Calibri"/>
                <w:sz w:val="20"/>
              </w:rPr>
              <w:t>by:</w:t>
            </w:r>
            <w:r>
              <w:rPr>
                <w:rFonts w:ascii="Calibri"/>
                <w:spacing w:val="-6"/>
                <w:sz w:val="20"/>
              </w:rPr>
              <w:t xml:space="preserve"> </w:t>
            </w:r>
            <w:r>
              <w:rPr>
                <w:rFonts w:ascii="Calibri"/>
                <w:spacing w:val="-1"/>
                <w:sz w:val="20"/>
              </w:rPr>
              <w:t>&lt;None&gt;</w:t>
            </w:r>
          </w:p>
          <w:p w:rsidR="00B31CAF" w:rsidRDefault="00B31CAF" w:rsidP="001117C5">
            <w:pPr>
              <w:pStyle w:val="ListParagraph"/>
              <w:numPr>
                <w:ilvl w:val="0"/>
                <w:numId w:val="7"/>
              </w:numPr>
              <w:tabs>
                <w:tab w:val="left" w:pos="820"/>
              </w:tabs>
              <w:ind w:right="1465" w:firstLine="360"/>
              <w:rPr>
                <w:rFonts w:ascii="Calibri" w:eastAsia="Calibri" w:hAnsi="Calibri" w:cs="Calibri"/>
                <w:sz w:val="20"/>
                <w:szCs w:val="20"/>
              </w:rPr>
            </w:pPr>
            <w:r>
              <w:rPr>
                <w:rFonts w:ascii="Calibri"/>
                <w:spacing w:val="-1"/>
                <w:sz w:val="20"/>
              </w:rPr>
              <w:t>Then</w:t>
            </w:r>
            <w:r>
              <w:rPr>
                <w:rFonts w:ascii="Calibri"/>
                <w:spacing w:val="-6"/>
                <w:sz w:val="20"/>
              </w:rPr>
              <w:t xml:space="preserve"> </w:t>
            </w:r>
            <w:r>
              <w:rPr>
                <w:rFonts w:ascii="Calibri"/>
                <w:sz w:val="20"/>
              </w:rPr>
              <w:t>by:</w:t>
            </w:r>
            <w:r>
              <w:rPr>
                <w:rFonts w:ascii="Calibri"/>
                <w:spacing w:val="-6"/>
                <w:sz w:val="20"/>
              </w:rPr>
              <w:t xml:space="preserve"> </w:t>
            </w:r>
            <w:r>
              <w:rPr>
                <w:rFonts w:ascii="Calibri"/>
                <w:spacing w:val="-1"/>
                <w:sz w:val="20"/>
              </w:rPr>
              <w:t>&lt;None&gt;</w:t>
            </w:r>
            <w:r>
              <w:rPr>
                <w:rFonts w:ascii="Calibri"/>
                <w:spacing w:val="26"/>
                <w:w w:val="99"/>
                <w:sz w:val="20"/>
              </w:rPr>
              <w:t xml:space="preserve"> </w:t>
            </w:r>
            <w:r>
              <w:rPr>
                <w:rFonts w:ascii="Calibri"/>
                <w:spacing w:val="-1"/>
                <w:sz w:val="20"/>
              </w:rPr>
              <w:t>Sort</w:t>
            </w:r>
            <w:r>
              <w:rPr>
                <w:rFonts w:ascii="Calibri"/>
                <w:spacing w:val="-6"/>
                <w:sz w:val="20"/>
              </w:rPr>
              <w:t xml:space="preserve"> </w:t>
            </w:r>
            <w:r>
              <w:rPr>
                <w:rFonts w:ascii="Calibri"/>
                <w:sz w:val="20"/>
              </w:rPr>
              <w:t>by:</w:t>
            </w:r>
          </w:p>
          <w:p w:rsidR="00B31CAF" w:rsidRDefault="00B31CAF" w:rsidP="001117C5">
            <w:pPr>
              <w:pStyle w:val="ListParagraph"/>
              <w:numPr>
                <w:ilvl w:val="0"/>
                <w:numId w:val="7"/>
              </w:numPr>
              <w:tabs>
                <w:tab w:val="left" w:pos="856"/>
              </w:tabs>
              <w:spacing w:line="253" w:lineRule="exact"/>
              <w:ind w:left="855"/>
              <w:rPr>
                <w:rFonts w:ascii="Calibri" w:eastAsia="Calibri" w:hAnsi="Calibri" w:cs="Calibri"/>
                <w:sz w:val="20"/>
                <w:szCs w:val="20"/>
              </w:rPr>
            </w:pPr>
            <w:r>
              <w:rPr>
                <w:rFonts w:ascii="Calibri"/>
                <w:spacing w:val="-1"/>
                <w:sz w:val="20"/>
              </w:rPr>
              <w:t>View</w:t>
            </w:r>
            <w:r>
              <w:rPr>
                <w:rFonts w:ascii="Calibri"/>
                <w:spacing w:val="-10"/>
                <w:sz w:val="20"/>
              </w:rPr>
              <w:t xml:space="preserve"> </w:t>
            </w:r>
            <w:r>
              <w:rPr>
                <w:rFonts w:ascii="Calibri"/>
                <w:sz w:val="20"/>
              </w:rPr>
              <w:t>Name,</w:t>
            </w:r>
            <w:r>
              <w:rPr>
                <w:rFonts w:ascii="Calibri"/>
                <w:spacing w:val="-8"/>
                <w:sz w:val="20"/>
              </w:rPr>
              <w:t xml:space="preserve"> </w:t>
            </w:r>
            <w:r>
              <w:rPr>
                <w:rFonts w:ascii="Calibri"/>
                <w:spacing w:val="-1"/>
                <w:sz w:val="20"/>
              </w:rPr>
              <w:t>Ascending</w:t>
            </w:r>
          </w:p>
        </w:tc>
        <w:tc>
          <w:tcPr>
            <w:tcW w:w="3060" w:type="dxa"/>
            <w:tcBorders>
              <w:top w:val="single" w:sz="7" w:space="0" w:color="000000"/>
              <w:left w:val="single" w:sz="7" w:space="0" w:color="000000"/>
              <w:bottom w:val="single" w:sz="7" w:space="0" w:color="000000"/>
              <w:right w:val="single" w:sz="5" w:space="0" w:color="000000"/>
            </w:tcBorders>
          </w:tcPr>
          <w:p w:rsidR="00B31CAF" w:rsidRDefault="00B31CAF" w:rsidP="001117C5">
            <w:pPr>
              <w:pStyle w:val="TableParagraph"/>
              <w:spacing w:line="242" w:lineRule="exact"/>
              <w:ind w:left="99"/>
              <w:rPr>
                <w:rFonts w:ascii="Calibri" w:eastAsia="Calibri" w:hAnsi="Calibri" w:cs="Calibri"/>
                <w:sz w:val="20"/>
                <w:szCs w:val="20"/>
              </w:rPr>
            </w:pPr>
            <w:r>
              <w:rPr>
                <w:rFonts w:ascii="Calibri"/>
                <w:spacing w:val="-1"/>
                <w:sz w:val="20"/>
              </w:rPr>
              <w:t>Filter</w:t>
            </w:r>
            <w:r>
              <w:rPr>
                <w:rFonts w:ascii="Calibri"/>
                <w:spacing w:val="-5"/>
                <w:sz w:val="20"/>
              </w:rPr>
              <w:t xml:space="preserve"> </w:t>
            </w:r>
            <w:r>
              <w:rPr>
                <w:rFonts w:ascii="Calibri"/>
                <w:sz w:val="20"/>
              </w:rPr>
              <w:t>by:</w:t>
            </w:r>
            <w:r>
              <w:rPr>
                <w:rFonts w:ascii="Calibri"/>
                <w:spacing w:val="-6"/>
                <w:sz w:val="20"/>
              </w:rPr>
              <w:t xml:space="preserve"> </w:t>
            </w:r>
            <w:r>
              <w:rPr>
                <w:rFonts w:ascii="Calibri"/>
                <w:spacing w:val="-1"/>
                <w:sz w:val="20"/>
              </w:rPr>
              <w:t>Sheet</w:t>
            </w:r>
            <w:r>
              <w:rPr>
                <w:rFonts w:ascii="Calibri"/>
                <w:spacing w:val="-5"/>
                <w:sz w:val="20"/>
              </w:rPr>
              <w:t xml:space="preserve"> </w:t>
            </w:r>
            <w:r>
              <w:rPr>
                <w:rFonts w:ascii="Calibri"/>
                <w:sz w:val="20"/>
              </w:rPr>
              <w:t>Name</w:t>
            </w:r>
            <w:r>
              <w:rPr>
                <w:rFonts w:ascii="Calibri"/>
                <w:spacing w:val="-5"/>
                <w:sz w:val="20"/>
              </w:rPr>
              <w:t xml:space="preserve"> </w:t>
            </w:r>
            <w:r>
              <w:rPr>
                <w:rFonts w:ascii="Calibri"/>
                <w:sz w:val="20"/>
              </w:rPr>
              <w:t>=</w:t>
            </w:r>
            <w:r>
              <w:rPr>
                <w:rFonts w:ascii="Calibri"/>
                <w:spacing w:val="-3"/>
                <w:sz w:val="20"/>
              </w:rPr>
              <w:t xml:space="preserve"> </w:t>
            </w:r>
            <w:r>
              <w:rPr>
                <w:rFonts w:ascii="Calibri"/>
                <w:spacing w:val="-1"/>
                <w:sz w:val="20"/>
              </w:rPr>
              <w:t>&lt;None&gt;</w:t>
            </w:r>
          </w:p>
        </w:tc>
      </w:tr>
      <w:tr w:rsidR="00B31CAF" w:rsidTr="001117C5">
        <w:trPr>
          <w:trHeight w:hRule="exact" w:val="1519"/>
        </w:trPr>
        <w:tc>
          <w:tcPr>
            <w:tcW w:w="3082" w:type="dxa"/>
            <w:tcBorders>
              <w:top w:val="single" w:sz="7" w:space="0" w:color="000000"/>
              <w:left w:val="single" w:sz="5" w:space="0" w:color="000000"/>
              <w:bottom w:val="single" w:sz="5" w:space="0" w:color="000000"/>
              <w:right w:val="single" w:sz="7" w:space="0" w:color="000000"/>
            </w:tcBorders>
          </w:tcPr>
          <w:p w:rsidR="00B31CAF" w:rsidRDefault="00B31CAF" w:rsidP="001117C5">
            <w:pPr>
              <w:pStyle w:val="TableParagraph"/>
              <w:ind w:left="102"/>
              <w:rPr>
                <w:rFonts w:ascii="Calibri" w:eastAsia="Calibri" w:hAnsi="Calibri" w:cs="Calibri"/>
                <w:sz w:val="20"/>
                <w:szCs w:val="20"/>
              </w:rPr>
            </w:pPr>
            <w:r>
              <w:rPr>
                <w:rFonts w:ascii="Calibri"/>
                <w:spacing w:val="-1"/>
                <w:sz w:val="20"/>
              </w:rPr>
              <w:t>USACE</w:t>
            </w:r>
            <w:r>
              <w:rPr>
                <w:rFonts w:ascii="Calibri"/>
                <w:spacing w:val="-8"/>
                <w:sz w:val="20"/>
              </w:rPr>
              <w:t xml:space="preserve"> </w:t>
            </w:r>
            <w:r>
              <w:rPr>
                <w:rFonts w:ascii="Calibri"/>
                <w:sz w:val="20"/>
              </w:rPr>
              <w:t>View</w:t>
            </w:r>
            <w:r>
              <w:rPr>
                <w:rFonts w:ascii="Calibri"/>
                <w:spacing w:val="-9"/>
                <w:sz w:val="20"/>
              </w:rPr>
              <w:t xml:space="preserve"> </w:t>
            </w:r>
            <w:r>
              <w:rPr>
                <w:rFonts w:ascii="Calibri"/>
                <w:sz w:val="20"/>
              </w:rPr>
              <w:t>Purpose</w:t>
            </w:r>
          </w:p>
        </w:tc>
        <w:tc>
          <w:tcPr>
            <w:tcW w:w="3686" w:type="dxa"/>
            <w:tcBorders>
              <w:top w:val="single" w:sz="7" w:space="0" w:color="000000"/>
              <w:left w:val="single" w:sz="7" w:space="0" w:color="000000"/>
              <w:bottom w:val="single" w:sz="5" w:space="0" w:color="000000"/>
              <w:right w:val="single" w:sz="7" w:space="0" w:color="000000"/>
            </w:tcBorders>
          </w:tcPr>
          <w:p w:rsidR="00B31CAF" w:rsidRDefault="00B31CAF" w:rsidP="001117C5">
            <w:pPr>
              <w:pStyle w:val="TableParagraph"/>
              <w:spacing w:line="244" w:lineRule="exact"/>
              <w:ind w:left="99"/>
              <w:rPr>
                <w:rFonts w:ascii="Calibri" w:eastAsia="Calibri" w:hAnsi="Calibri" w:cs="Calibri"/>
                <w:sz w:val="20"/>
                <w:szCs w:val="20"/>
              </w:rPr>
            </w:pPr>
            <w:r>
              <w:rPr>
                <w:rFonts w:ascii="Calibri"/>
                <w:spacing w:val="-1"/>
                <w:sz w:val="20"/>
              </w:rPr>
              <w:t>Group</w:t>
            </w:r>
            <w:r>
              <w:rPr>
                <w:rFonts w:ascii="Calibri"/>
                <w:spacing w:val="-7"/>
                <w:sz w:val="20"/>
              </w:rPr>
              <w:t xml:space="preserve"> </w:t>
            </w:r>
            <w:r>
              <w:rPr>
                <w:rFonts w:ascii="Calibri"/>
                <w:sz w:val="20"/>
              </w:rPr>
              <w:t>By:</w:t>
            </w:r>
          </w:p>
          <w:p w:rsidR="00B31CAF" w:rsidRDefault="00B31CAF" w:rsidP="001117C5">
            <w:pPr>
              <w:pStyle w:val="ListParagraph"/>
              <w:numPr>
                <w:ilvl w:val="0"/>
                <w:numId w:val="6"/>
              </w:numPr>
              <w:tabs>
                <w:tab w:val="left" w:pos="856"/>
              </w:tabs>
              <w:spacing w:line="255" w:lineRule="exact"/>
              <w:ind w:firstLine="396"/>
              <w:rPr>
                <w:rFonts w:ascii="Calibri" w:eastAsia="Calibri" w:hAnsi="Calibri" w:cs="Calibri"/>
                <w:sz w:val="20"/>
                <w:szCs w:val="20"/>
              </w:rPr>
            </w:pPr>
            <w:r>
              <w:rPr>
                <w:rFonts w:ascii="Calibri"/>
                <w:spacing w:val="-1"/>
                <w:sz w:val="20"/>
              </w:rPr>
              <w:t>Discipline</w:t>
            </w:r>
            <w:r>
              <w:rPr>
                <w:rFonts w:ascii="Calibri"/>
                <w:spacing w:val="-11"/>
                <w:sz w:val="20"/>
              </w:rPr>
              <w:t xml:space="preserve"> </w:t>
            </w:r>
            <w:r>
              <w:rPr>
                <w:rFonts w:ascii="Calibri"/>
                <w:spacing w:val="-1"/>
                <w:sz w:val="20"/>
              </w:rPr>
              <w:t>(all</w:t>
            </w:r>
            <w:r>
              <w:rPr>
                <w:rFonts w:ascii="Calibri"/>
                <w:spacing w:val="-10"/>
                <w:sz w:val="20"/>
              </w:rPr>
              <w:t xml:space="preserve"> </w:t>
            </w:r>
            <w:r>
              <w:rPr>
                <w:rFonts w:ascii="Calibri"/>
                <w:spacing w:val="-1"/>
                <w:sz w:val="20"/>
              </w:rPr>
              <w:t>characters)</w:t>
            </w:r>
          </w:p>
          <w:p w:rsidR="00B31CAF" w:rsidRDefault="00B31CAF" w:rsidP="001117C5">
            <w:pPr>
              <w:pStyle w:val="ListParagraph"/>
              <w:numPr>
                <w:ilvl w:val="0"/>
                <w:numId w:val="6"/>
              </w:numPr>
              <w:tabs>
                <w:tab w:val="left" w:pos="856"/>
              </w:tabs>
              <w:spacing w:before="2" w:line="255" w:lineRule="exact"/>
              <w:ind w:left="855"/>
              <w:rPr>
                <w:rFonts w:ascii="Calibri" w:eastAsia="Calibri" w:hAnsi="Calibri" w:cs="Calibri"/>
                <w:sz w:val="20"/>
                <w:szCs w:val="20"/>
              </w:rPr>
            </w:pPr>
            <w:r>
              <w:rPr>
                <w:rFonts w:ascii="Calibri"/>
                <w:spacing w:val="-1"/>
                <w:sz w:val="20"/>
              </w:rPr>
              <w:t>View</w:t>
            </w:r>
            <w:r>
              <w:rPr>
                <w:rFonts w:ascii="Calibri"/>
                <w:spacing w:val="-9"/>
                <w:sz w:val="20"/>
              </w:rPr>
              <w:t xml:space="preserve"> </w:t>
            </w:r>
            <w:r>
              <w:rPr>
                <w:rFonts w:ascii="Calibri"/>
                <w:sz w:val="20"/>
              </w:rPr>
              <w:t>Purpose</w:t>
            </w:r>
            <w:r>
              <w:rPr>
                <w:rFonts w:ascii="Calibri"/>
                <w:spacing w:val="-8"/>
                <w:sz w:val="20"/>
              </w:rPr>
              <w:t xml:space="preserve"> </w:t>
            </w:r>
            <w:r>
              <w:rPr>
                <w:rFonts w:ascii="Calibri"/>
                <w:spacing w:val="-1"/>
                <w:sz w:val="20"/>
              </w:rPr>
              <w:t>(all</w:t>
            </w:r>
            <w:r>
              <w:rPr>
                <w:rFonts w:ascii="Calibri"/>
                <w:spacing w:val="-8"/>
                <w:sz w:val="20"/>
              </w:rPr>
              <w:t xml:space="preserve"> </w:t>
            </w:r>
            <w:r>
              <w:rPr>
                <w:rFonts w:ascii="Calibri"/>
                <w:sz w:val="20"/>
              </w:rPr>
              <w:t>characters)</w:t>
            </w:r>
          </w:p>
          <w:p w:rsidR="00B31CAF" w:rsidRDefault="00B31CAF" w:rsidP="001117C5">
            <w:pPr>
              <w:pStyle w:val="ListParagraph"/>
              <w:numPr>
                <w:ilvl w:val="0"/>
                <w:numId w:val="6"/>
              </w:numPr>
              <w:tabs>
                <w:tab w:val="left" w:pos="856"/>
              </w:tabs>
              <w:ind w:right="1492" w:firstLine="396"/>
              <w:rPr>
                <w:rFonts w:ascii="Calibri" w:eastAsia="Calibri" w:hAnsi="Calibri" w:cs="Calibri"/>
                <w:sz w:val="20"/>
                <w:szCs w:val="20"/>
              </w:rPr>
            </w:pPr>
            <w:r>
              <w:rPr>
                <w:rFonts w:ascii="Calibri"/>
                <w:spacing w:val="-1"/>
                <w:sz w:val="20"/>
              </w:rPr>
              <w:t>Family</w:t>
            </w:r>
            <w:r>
              <w:rPr>
                <w:rFonts w:ascii="Calibri"/>
                <w:spacing w:val="-6"/>
                <w:sz w:val="20"/>
              </w:rPr>
              <w:t xml:space="preserve"> </w:t>
            </w:r>
            <w:r>
              <w:rPr>
                <w:rFonts w:ascii="Calibri"/>
                <w:sz w:val="20"/>
              </w:rPr>
              <w:t>and</w:t>
            </w:r>
            <w:r>
              <w:rPr>
                <w:rFonts w:ascii="Calibri"/>
                <w:spacing w:val="-5"/>
                <w:sz w:val="20"/>
              </w:rPr>
              <w:t xml:space="preserve"> </w:t>
            </w:r>
            <w:r>
              <w:rPr>
                <w:rFonts w:ascii="Calibri"/>
                <w:sz w:val="20"/>
              </w:rPr>
              <w:t>Type</w:t>
            </w:r>
            <w:r>
              <w:rPr>
                <w:rFonts w:ascii="Calibri"/>
                <w:spacing w:val="24"/>
                <w:w w:val="99"/>
                <w:sz w:val="20"/>
              </w:rPr>
              <w:t xml:space="preserve"> </w:t>
            </w:r>
            <w:r>
              <w:rPr>
                <w:rFonts w:ascii="Calibri"/>
                <w:spacing w:val="-1"/>
                <w:sz w:val="20"/>
              </w:rPr>
              <w:t>Sort</w:t>
            </w:r>
            <w:r>
              <w:rPr>
                <w:rFonts w:ascii="Calibri"/>
                <w:spacing w:val="-6"/>
                <w:sz w:val="20"/>
              </w:rPr>
              <w:t xml:space="preserve"> </w:t>
            </w:r>
            <w:r>
              <w:rPr>
                <w:rFonts w:ascii="Calibri"/>
                <w:sz w:val="20"/>
              </w:rPr>
              <w:t>By:</w:t>
            </w:r>
          </w:p>
          <w:p w:rsidR="00B31CAF" w:rsidRDefault="00B31CAF" w:rsidP="001117C5">
            <w:pPr>
              <w:pStyle w:val="ListParagraph"/>
              <w:numPr>
                <w:ilvl w:val="0"/>
                <w:numId w:val="6"/>
              </w:numPr>
              <w:tabs>
                <w:tab w:val="left" w:pos="856"/>
              </w:tabs>
              <w:spacing w:before="2" w:line="253" w:lineRule="exact"/>
              <w:ind w:left="855"/>
              <w:rPr>
                <w:rFonts w:ascii="Calibri" w:eastAsia="Calibri" w:hAnsi="Calibri" w:cs="Calibri"/>
                <w:sz w:val="20"/>
                <w:szCs w:val="20"/>
              </w:rPr>
            </w:pPr>
            <w:r>
              <w:rPr>
                <w:rFonts w:ascii="Calibri"/>
                <w:spacing w:val="-1"/>
                <w:sz w:val="20"/>
              </w:rPr>
              <w:t>Associated</w:t>
            </w:r>
            <w:r>
              <w:rPr>
                <w:rFonts w:ascii="Calibri"/>
                <w:spacing w:val="-12"/>
                <w:sz w:val="20"/>
              </w:rPr>
              <w:t xml:space="preserve"> </w:t>
            </w:r>
            <w:r>
              <w:rPr>
                <w:rFonts w:ascii="Calibri"/>
                <w:spacing w:val="-1"/>
                <w:sz w:val="20"/>
              </w:rPr>
              <w:t>Level</w:t>
            </w:r>
          </w:p>
        </w:tc>
        <w:tc>
          <w:tcPr>
            <w:tcW w:w="3060" w:type="dxa"/>
            <w:tcBorders>
              <w:top w:val="single" w:sz="7" w:space="0" w:color="000000"/>
              <w:left w:val="single" w:sz="7" w:space="0" w:color="000000"/>
              <w:bottom w:val="single" w:sz="5" w:space="0" w:color="000000"/>
              <w:right w:val="single" w:sz="5" w:space="0" w:color="000000"/>
            </w:tcBorders>
          </w:tcPr>
          <w:p w:rsidR="00B31CAF" w:rsidRDefault="00B31CAF" w:rsidP="001117C5">
            <w:pPr>
              <w:pStyle w:val="TableParagraph"/>
              <w:ind w:left="99"/>
              <w:rPr>
                <w:rFonts w:ascii="Calibri" w:eastAsia="Calibri" w:hAnsi="Calibri" w:cs="Calibri"/>
                <w:sz w:val="20"/>
                <w:szCs w:val="20"/>
              </w:rPr>
            </w:pPr>
            <w:r>
              <w:rPr>
                <w:rFonts w:ascii="Calibri"/>
                <w:spacing w:val="-1"/>
                <w:sz w:val="20"/>
              </w:rPr>
              <w:t>&lt;None&gt;</w:t>
            </w:r>
          </w:p>
        </w:tc>
      </w:tr>
    </w:tbl>
    <w:p w:rsidR="00B31CAF" w:rsidRDefault="00B31CAF" w:rsidP="00B31CAF">
      <w:pPr>
        <w:spacing w:before="9"/>
        <w:rPr>
          <w:rFonts w:ascii="Arial" w:eastAsia="Arial" w:hAnsi="Arial" w:cs="Arial"/>
          <w:sz w:val="14"/>
          <w:szCs w:val="14"/>
        </w:rPr>
      </w:pPr>
    </w:p>
    <w:p w:rsidR="00B31CAF" w:rsidRDefault="00B31CAF" w:rsidP="008B22E1">
      <w:pPr>
        <w:pStyle w:val="Heading1"/>
        <w:pPrChange w:id="22" w:author="Johnson, David M ERDC-RDE-ITL-MS" w:date="2016-10-19T08:01:00Z">
          <w:pPr>
            <w:widowControl/>
          </w:pPr>
        </w:pPrChange>
      </w:pPr>
      <w:bookmarkStart w:id="23" w:name="_bookmark2"/>
      <w:bookmarkStart w:id="24" w:name="_Toc398040898"/>
      <w:bookmarkStart w:id="25" w:name="_Toc400452844"/>
      <w:bookmarkEnd w:id="23"/>
      <w:r>
        <w:t>View</w:t>
      </w:r>
      <w:r>
        <w:rPr>
          <w:spacing w:val="-15"/>
        </w:rPr>
        <w:t xml:space="preserve"> </w:t>
      </w:r>
      <w:r w:rsidR="003E00C5">
        <w:t>Purpose</w:t>
      </w:r>
      <w:r>
        <w:t>:</w:t>
      </w:r>
      <w:bookmarkEnd w:id="24"/>
      <w:bookmarkEnd w:id="25"/>
    </w:p>
    <w:p w:rsidR="00B31CAF" w:rsidRDefault="00B31CAF" w:rsidP="00B31CAF">
      <w:pPr>
        <w:spacing w:before="8"/>
        <w:rPr>
          <w:rFonts w:ascii="Cambria" w:eastAsia="Cambria" w:hAnsi="Cambria" w:cs="Cambria"/>
          <w:b/>
          <w:bCs/>
          <w:sz w:val="20"/>
          <w:szCs w:val="20"/>
        </w:rPr>
      </w:pPr>
    </w:p>
    <w:p w:rsidR="00855CC6" w:rsidRDefault="00B31CAF" w:rsidP="00307D82">
      <w:pPr>
        <w:ind w:left="220" w:right="530"/>
        <w:rPr>
          <w:rFonts w:ascii="Arial"/>
          <w:spacing w:val="-1"/>
          <w:sz w:val="23"/>
        </w:rPr>
      </w:pPr>
      <w:r>
        <w:rPr>
          <w:rFonts w:ascii="Arial"/>
          <w:sz w:val="23"/>
        </w:rPr>
        <w:t>To</w:t>
      </w:r>
      <w:r>
        <w:rPr>
          <w:rFonts w:ascii="Arial"/>
          <w:spacing w:val="-1"/>
          <w:sz w:val="23"/>
        </w:rPr>
        <w:t xml:space="preserve"> separate the purposes</w:t>
      </w:r>
      <w:r>
        <w:rPr>
          <w:rFonts w:ascii="Arial"/>
          <w:sz w:val="23"/>
        </w:rPr>
        <w:t xml:space="preserve"> </w:t>
      </w:r>
      <w:r>
        <w:rPr>
          <w:rFonts w:ascii="Arial"/>
          <w:spacing w:val="-1"/>
          <w:sz w:val="23"/>
        </w:rPr>
        <w:t>of</w:t>
      </w:r>
      <w:r>
        <w:rPr>
          <w:rFonts w:ascii="Arial"/>
          <w:spacing w:val="1"/>
          <w:sz w:val="23"/>
        </w:rPr>
        <w:t xml:space="preserve"> </w:t>
      </w:r>
      <w:r>
        <w:rPr>
          <w:rFonts w:ascii="Arial"/>
          <w:spacing w:val="-1"/>
          <w:sz w:val="23"/>
        </w:rPr>
        <w:t xml:space="preserve">the </w:t>
      </w:r>
      <w:r>
        <w:rPr>
          <w:rFonts w:ascii="Arial"/>
          <w:spacing w:val="-2"/>
          <w:sz w:val="23"/>
        </w:rPr>
        <w:t>Views</w:t>
      </w:r>
      <w:r>
        <w:rPr>
          <w:rFonts w:ascii="Arial"/>
          <w:sz w:val="23"/>
        </w:rPr>
        <w:t xml:space="preserve"> </w:t>
      </w:r>
      <w:r>
        <w:rPr>
          <w:rFonts w:ascii="Arial"/>
          <w:spacing w:val="-1"/>
          <w:sz w:val="23"/>
        </w:rPr>
        <w:t xml:space="preserve">and </w:t>
      </w:r>
      <w:r>
        <w:rPr>
          <w:rFonts w:ascii="Arial"/>
          <w:sz w:val="23"/>
        </w:rPr>
        <w:t>make</w:t>
      </w:r>
      <w:r>
        <w:rPr>
          <w:rFonts w:ascii="Arial"/>
          <w:spacing w:val="-1"/>
          <w:sz w:val="23"/>
        </w:rPr>
        <w:t xml:space="preserve"> creating the Sheets</w:t>
      </w:r>
      <w:r>
        <w:rPr>
          <w:rFonts w:ascii="Arial"/>
          <w:sz w:val="23"/>
        </w:rPr>
        <w:t xml:space="preserve"> </w:t>
      </w:r>
      <w:r>
        <w:rPr>
          <w:rFonts w:ascii="Arial"/>
          <w:spacing w:val="-1"/>
          <w:sz w:val="23"/>
        </w:rPr>
        <w:t>simpler,</w:t>
      </w:r>
      <w:r>
        <w:rPr>
          <w:rFonts w:ascii="Arial"/>
          <w:spacing w:val="1"/>
          <w:sz w:val="23"/>
        </w:rPr>
        <w:t xml:space="preserve"> </w:t>
      </w:r>
      <w:r>
        <w:rPr>
          <w:rFonts w:ascii="Arial"/>
          <w:spacing w:val="-1"/>
          <w:sz w:val="23"/>
        </w:rPr>
        <w:t>separate</w:t>
      </w:r>
      <w:r>
        <w:rPr>
          <w:rFonts w:ascii="Arial"/>
          <w:spacing w:val="75"/>
          <w:sz w:val="23"/>
        </w:rPr>
        <w:t xml:space="preserve"> </w:t>
      </w:r>
      <w:r w:rsidR="00855CC6">
        <w:rPr>
          <w:rFonts w:ascii="Arial"/>
          <w:spacing w:val="75"/>
          <w:sz w:val="23"/>
        </w:rPr>
        <w:t>“</w:t>
      </w:r>
      <w:r>
        <w:rPr>
          <w:rFonts w:ascii="Arial"/>
          <w:sz w:val="23"/>
        </w:rPr>
        <w:t>View</w:t>
      </w:r>
      <w:r>
        <w:rPr>
          <w:rFonts w:ascii="Arial"/>
          <w:spacing w:val="-5"/>
          <w:sz w:val="23"/>
        </w:rPr>
        <w:t xml:space="preserve"> </w:t>
      </w:r>
      <w:r>
        <w:rPr>
          <w:rFonts w:ascii="Arial"/>
          <w:spacing w:val="-1"/>
          <w:sz w:val="23"/>
        </w:rPr>
        <w:t>Purposes</w:t>
      </w:r>
      <w:r w:rsidR="00855CC6">
        <w:rPr>
          <w:rFonts w:ascii="Arial"/>
          <w:spacing w:val="-1"/>
          <w:sz w:val="23"/>
        </w:rPr>
        <w:t>”</w:t>
      </w:r>
      <w:r>
        <w:rPr>
          <w:rFonts w:ascii="Arial"/>
          <w:sz w:val="23"/>
        </w:rPr>
        <w:t xml:space="preserve"> have</w:t>
      </w:r>
      <w:r>
        <w:rPr>
          <w:rFonts w:ascii="Arial"/>
          <w:spacing w:val="-1"/>
          <w:sz w:val="23"/>
        </w:rPr>
        <w:t xml:space="preserve"> been created </w:t>
      </w:r>
      <w:r>
        <w:rPr>
          <w:rFonts w:ascii="Arial"/>
          <w:sz w:val="23"/>
        </w:rPr>
        <w:t>for</w:t>
      </w:r>
      <w:r>
        <w:rPr>
          <w:rFonts w:ascii="Arial"/>
          <w:spacing w:val="-7"/>
          <w:sz w:val="23"/>
        </w:rPr>
        <w:t xml:space="preserve"> </w:t>
      </w:r>
      <w:r>
        <w:rPr>
          <w:rFonts w:ascii="Arial"/>
          <w:sz w:val="23"/>
        </w:rPr>
        <w:t>Working</w:t>
      </w:r>
      <w:r>
        <w:rPr>
          <w:rFonts w:ascii="Arial"/>
          <w:spacing w:val="-3"/>
          <w:sz w:val="23"/>
        </w:rPr>
        <w:t xml:space="preserve"> </w:t>
      </w:r>
      <w:r>
        <w:rPr>
          <w:rFonts w:ascii="Arial"/>
          <w:spacing w:val="-1"/>
          <w:sz w:val="23"/>
        </w:rPr>
        <w:t>Views</w:t>
      </w:r>
      <w:r>
        <w:rPr>
          <w:rFonts w:ascii="Arial"/>
          <w:sz w:val="23"/>
        </w:rPr>
        <w:t xml:space="preserve"> </w:t>
      </w:r>
      <w:r>
        <w:rPr>
          <w:rFonts w:ascii="Arial"/>
          <w:spacing w:val="-1"/>
          <w:sz w:val="23"/>
        </w:rPr>
        <w:t xml:space="preserve">(where the </w:t>
      </w:r>
      <w:r>
        <w:rPr>
          <w:rFonts w:ascii="Arial"/>
          <w:sz w:val="23"/>
        </w:rPr>
        <w:t>main</w:t>
      </w:r>
      <w:r>
        <w:rPr>
          <w:rFonts w:ascii="Arial"/>
          <w:spacing w:val="-3"/>
          <w:sz w:val="23"/>
        </w:rPr>
        <w:t xml:space="preserve"> </w:t>
      </w:r>
      <w:r>
        <w:rPr>
          <w:rFonts w:ascii="Arial"/>
          <w:spacing w:val="-1"/>
          <w:sz w:val="23"/>
        </w:rPr>
        <w:t>modeling is</w:t>
      </w:r>
      <w:r>
        <w:rPr>
          <w:rFonts w:ascii="Arial"/>
          <w:sz w:val="23"/>
        </w:rPr>
        <w:t xml:space="preserve"> </w:t>
      </w:r>
      <w:r w:rsidR="00307D82">
        <w:rPr>
          <w:rFonts w:ascii="Arial"/>
          <w:spacing w:val="-1"/>
          <w:sz w:val="23"/>
        </w:rPr>
        <w:t>done)</w:t>
      </w:r>
      <w:bookmarkStart w:id="26" w:name="Coordination_Views"/>
      <w:bookmarkEnd w:id="26"/>
      <w:r w:rsidR="00307D82">
        <w:rPr>
          <w:rFonts w:ascii="Arial"/>
          <w:spacing w:val="-1"/>
          <w:sz w:val="23"/>
        </w:rPr>
        <w:t xml:space="preserve"> </w:t>
      </w:r>
      <w:r>
        <w:rPr>
          <w:rFonts w:ascii="Arial"/>
          <w:spacing w:val="-1"/>
          <w:sz w:val="23"/>
        </w:rPr>
        <w:t>the Documentation Views</w:t>
      </w:r>
      <w:r>
        <w:rPr>
          <w:rFonts w:ascii="Arial"/>
          <w:sz w:val="23"/>
        </w:rPr>
        <w:t xml:space="preserve"> </w:t>
      </w:r>
      <w:r>
        <w:rPr>
          <w:rFonts w:ascii="Arial"/>
          <w:spacing w:val="-1"/>
          <w:sz w:val="23"/>
        </w:rPr>
        <w:t>(where the Views</w:t>
      </w:r>
      <w:r>
        <w:rPr>
          <w:rFonts w:ascii="Arial"/>
          <w:sz w:val="23"/>
        </w:rPr>
        <w:t xml:space="preserve"> set</w:t>
      </w:r>
      <w:r>
        <w:rPr>
          <w:rFonts w:ascii="Arial"/>
          <w:spacing w:val="1"/>
          <w:sz w:val="23"/>
        </w:rPr>
        <w:t xml:space="preserve"> </w:t>
      </w:r>
      <w:r>
        <w:rPr>
          <w:rFonts w:ascii="Arial"/>
          <w:spacing w:val="-1"/>
          <w:sz w:val="23"/>
        </w:rPr>
        <w:t>up</w:t>
      </w:r>
      <w:r>
        <w:rPr>
          <w:rFonts w:ascii="Arial"/>
          <w:spacing w:val="-3"/>
          <w:sz w:val="23"/>
        </w:rPr>
        <w:t xml:space="preserve"> </w:t>
      </w:r>
      <w:r>
        <w:rPr>
          <w:rFonts w:ascii="Arial"/>
          <w:sz w:val="23"/>
        </w:rPr>
        <w:t xml:space="preserve">for </w:t>
      </w:r>
      <w:r>
        <w:rPr>
          <w:rFonts w:ascii="Arial"/>
          <w:spacing w:val="-1"/>
          <w:sz w:val="23"/>
        </w:rPr>
        <w:t xml:space="preserve">placing on </w:t>
      </w:r>
      <w:r>
        <w:rPr>
          <w:rFonts w:ascii="Arial"/>
          <w:sz w:val="23"/>
        </w:rPr>
        <w:t>sheets to</w:t>
      </w:r>
      <w:r>
        <w:rPr>
          <w:rFonts w:ascii="Arial"/>
          <w:spacing w:val="-3"/>
          <w:sz w:val="23"/>
        </w:rPr>
        <w:t xml:space="preserve"> </w:t>
      </w:r>
      <w:r>
        <w:rPr>
          <w:rFonts w:ascii="Arial"/>
          <w:sz w:val="23"/>
        </w:rPr>
        <w:t>for</w:t>
      </w:r>
      <w:r>
        <w:rPr>
          <w:rFonts w:ascii="Arial"/>
          <w:spacing w:val="-2"/>
          <w:sz w:val="23"/>
        </w:rPr>
        <w:t xml:space="preserve"> </w:t>
      </w:r>
      <w:r>
        <w:rPr>
          <w:rFonts w:ascii="Arial"/>
          <w:spacing w:val="-1"/>
          <w:sz w:val="23"/>
        </w:rPr>
        <w:t>the official</w:t>
      </w:r>
      <w:r>
        <w:rPr>
          <w:rFonts w:ascii="Arial"/>
          <w:spacing w:val="60"/>
          <w:sz w:val="23"/>
        </w:rPr>
        <w:t xml:space="preserve"> </w:t>
      </w:r>
      <w:r>
        <w:rPr>
          <w:rFonts w:ascii="Arial"/>
          <w:spacing w:val="-1"/>
          <w:sz w:val="23"/>
        </w:rPr>
        <w:t>model</w:t>
      </w:r>
      <w:r>
        <w:rPr>
          <w:rFonts w:ascii="Arial"/>
          <w:sz w:val="23"/>
        </w:rPr>
        <w:t xml:space="preserve"> </w:t>
      </w:r>
      <w:r>
        <w:rPr>
          <w:rFonts w:ascii="Arial"/>
          <w:spacing w:val="-1"/>
          <w:sz w:val="23"/>
        </w:rPr>
        <w:t>Documents), Presentation Views</w:t>
      </w:r>
      <w:r>
        <w:rPr>
          <w:rFonts w:ascii="Arial"/>
          <w:sz w:val="23"/>
        </w:rPr>
        <w:t xml:space="preserve"> (for </w:t>
      </w:r>
      <w:r>
        <w:rPr>
          <w:rFonts w:ascii="Arial"/>
          <w:spacing w:val="-1"/>
          <w:sz w:val="23"/>
        </w:rPr>
        <w:t>required or</w:t>
      </w:r>
      <w:r>
        <w:rPr>
          <w:rFonts w:ascii="Arial"/>
          <w:sz w:val="23"/>
        </w:rPr>
        <w:t xml:space="preserve"> </w:t>
      </w:r>
      <w:r>
        <w:rPr>
          <w:rFonts w:ascii="Arial"/>
          <w:spacing w:val="-1"/>
          <w:sz w:val="23"/>
        </w:rPr>
        <w:t>accessory</w:t>
      </w:r>
      <w:r>
        <w:rPr>
          <w:rFonts w:ascii="Arial"/>
          <w:spacing w:val="-2"/>
          <w:sz w:val="23"/>
        </w:rPr>
        <w:t xml:space="preserve"> </w:t>
      </w:r>
      <w:r>
        <w:rPr>
          <w:rFonts w:ascii="Arial"/>
          <w:spacing w:val="-1"/>
          <w:sz w:val="23"/>
        </w:rPr>
        <w:t>presentation Views)</w:t>
      </w:r>
      <w:r>
        <w:rPr>
          <w:rFonts w:ascii="Arial"/>
          <w:sz w:val="23"/>
        </w:rPr>
        <w:t xml:space="preserve"> and</w:t>
      </w:r>
      <w:r>
        <w:rPr>
          <w:rFonts w:ascii="Arial"/>
          <w:spacing w:val="83"/>
          <w:sz w:val="23"/>
        </w:rPr>
        <w:t xml:space="preserve"> </w:t>
      </w:r>
      <w:r>
        <w:rPr>
          <w:rFonts w:ascii="Arial"/>
          <w:spacing w:val="-1"/>
          <w:sz w:val="23"/>
        </w:rPr>
        <w:t>Coordination Views</w:t>
      </w:r>
      <w:r>
        <w:rPr>
          <w:rFonts w:ascii="Arial"/>
          <w:sz w:val="23"/>
        </w:rPr>
        <w:t xml:space="preserve"> (used</w:t>
      </w:r>
      <w:r>
        <w:rPr>
          <w:rFonts w:ascii="Arial"/>
          <w:spacing w:val="-1"/>
          <w:sz w:val="23"/>
        </w:rPr>
        <w:t xml:space="preserve"> </w:t>
      </w:r>
      <w:r>
        <w:rPr>
          <w:rFonts w:ascii="Arial"/>
          <w:sz w:val="23"/>
        </w:rPr>
        <w:t>to</w:t>
      </w:r>
      <w:r>
        <w:rPr>
          <w:rFonts w:ascii="Arial"/>
          <w:spacing w:val="-1"/>
          <w:sz w:val="23"/>
        </w:rPr>
        <w:t xml:space="preserve"> coordinate between the different</w:t>
      </w:r>
      <w:r>
        <w:rPr>
          <w:rFonts w:ascii="Arial"/>
          <w:spacing w:val="1"/>
          <w:sz w:val="23"/>
        </w:rPr>
        <w:t xml:space="preserve"> </w:t>
      </w:r>
      <w:r>
        <w:rPr>
          <w:rFonts w:ascii="Arial"/>
          <w:spacing w:val="-1"/>
          <w:sz w:val="23"/>
        </w:rPr>
        <w:t>disciplines).</w:t>
      </w:r>
      <w:r w:rsidR="003E00C5">
        <w:rPr>
          <w:rFonts w:ascii="Arial"/>
          <w:spacing w:val="-1"/>
          <w:sz w:val="23"/>
        </w:rPr>
        <w:t xml:space="preserve"> </w:t>
      </w:r>
      <w:r w:rsidR="00855CC6">
        <w:rPr>
          <w:rFonts w:ascii="Arial"/>
          <w:spacing w:val="-1"/>
          <w:sz w:val="23"/>
        </w:rPr>
        <w:t xml:space="preserve">Each view that is created will have an attribute for </w:t>
      </w:r>
      <w:r w:rsidR="00855CC6">
        <w:rPr>
          <w:rFonts w:ascii="Arial"/>
          <w:spacing w:val="-1"/>
          <w:sz w:val="23"/>
        </w:rPr>
        <w:t>“</w:t>
      </w:r>
      <w:r w:rsidR="00855CC6">
        <w:rPr>
          <w:rFonts w:ascii="Arial"/>
          <w:spacing w:val="-1"/>
          <w:sz w:val="23"/>
        </w:rPr>
        <w:t>View Purpose</w:t>
      </w:r>
      <w:r w:rsidR="00855CC6">
        <w:rPr>
          <w:rFonts w:ascii="Arial"/>
          <w:spacing w:val="-1"/>
          <w:sz w:val="23"/>
        </w:rPr>
        <w:t>”</w:t>
      </w:r>
      <w:r w:rsidR="00855CC6">
        <w:rPr>
          <w:rFonts w:ascii="Arial"/>
          <w:spacing w:val="-1"/>
          <w:sz w:val="23"/>
        </w:rPr>
        <w:t xml:space="preserve"> (under </w:t>
      </w:r>
      <w:r w:rsidR="00207FC4">
        <w:rPr>
          <w:rFonts w:ascii="Arial"/>
          <w:spacing w:val="-1"/>
          <w:sz w:val="23"/>
        </w:rPr>
        <w:t xml:space="preserve">the </w:t>
      </w:r>
      <w:r w:rsidR="00855CC6">
        <w:rPr>
          <w:rFonts w:ascii="Arial"/>
          <w:spacing w:val="-1"/>
          <w:sz w:val="23"/>
        </w:rPr>
        <w:t>“</w:t>
      </w:r>
      <w:r w:rsidR="00855CC6">
        <w:rPr>
          <w:rFonts w:ascii="Arial"/>
          <w:spacing w:val="-1"/>
          <w:sz w:val="23"/>
        </w:rPr>
        <w:t>Other</w:t>
      </w:r>
      <w:r w:rsidR="00855CC6">
        <w:rPr>
          <w:rFonts w:ascii="Arial"/>
          <w:spacing w:val="-1"/>
          <w:sz w:val="23"/>
        </w:rPr>
        <w:t>”</w:t>
      </w:r>
      <w:r w:rsidR="00207FC4">
        <w:rPr>
          <w:rFonts w:ascii="Arial"/>
          <w:spacing w:val="-1"/>
          <w:sz w:val="23"/>
        </w:rPr>
        <w:t xml:space="preserve"> Group of parameters).</w:t>
      </w:r>
    </w:p>
    <w:p w:rsidR="00B31CAF" w:rsidRDefault="003E00C5" w:rsidP="00307D82">
      <w:pPr>
        <w:ind w:left="220" w:right="530"/>
        <w:rPr>
          <w:rFonts w:ascii="Arial"/>
          <w:spacing w:val="-1"/>
          <w:sz w:val="23"/>
        </w:rPr>
      </w:pPr>
      <w:r>
        <w:rPr>
          <w:rFonts w:ascii="Arial"/>
          <w:spacing w:val="-1"/>
          <w:sz w:val="23"/>
        </w:rPr>
        <w:t>List of View Purposes that is in the current template:</w:t>
      </w:r>
    </w:p>
    <w:tbl>
      <w:tblPr>
        <w:tblStyle w:val="TableGrid"/>
        <w:tblW w:w="0" w:type="auto"/>
        <w:tblInd w:w="940" w:type="dxa"/>
        <w:tblLook w:val="04A0" w:firstRow="1" w:lastRow="0" w:firstColumn="1" w:lastColumn="0" w:noHBand="0" w:noVBand="1"/>
      </w:tblPr>
      <w:tblGrid>
        <w:gridCol w:w="3398"/>
        <w:gridCol w:w="2970"/>
        <w:gridCol w:w="1800"/>
      </w:tblGrid>
      <w:tr w:rsidR="00737A43" w:rsidRPr="00737A43" w:rsidTr="00A375C0">
        <w:tc>
          <w:tcPr>
            <w:tcW w:w="3398" w:type="dxa"/>
            <w:shd w:val="clear" w:color="auto" w:fill="002060"/>
          </w:tcPr>
          <w:p w:rsidR="00737A43" w:rsidRPr="00737A43" w:rsidRDefault="00737A43" w:rsidP="00737A43">
            <w:pPr>
              <w:pStyle w:val="ListParagraph"/>
              <w:ind w:right="530"/>
              <w:rPr>
                <w:rFonts w:ascii="Arial" w:eastAsia="Arial" w:hAnsi="Arial" w:cs="Arial"/>
                <w:b/>
                <w:color w:val="FFFFFF" w:themeColor="background1"/>
                <w:sz w:val="20"/>
                <w:szCs w:val="20"/>
              </w:rPr>
            </w:pPr>
            <w:r w:rsidRPr="00737A43">
              <w:rPr>
                <w:rFonts w:ascii="Arial" w:eastAsia="Arial" w:hAnsi="Arial" w:cs="Arial"/>
                <w:b/>
                <w:color w:val="FFFFFF" w:themeColor="background1"/>
                <w:sz w:val="20"/>
                <w:szCs w:val="20"/>
              </w:rPr>
              <w:t xml:space="preserve">View Purpose </w:t>
            </w:r>
            <w:r w:rsidRPr="00737A43">
              <w:rPr>
                <w:rFonts w:ascii="Arial" w:eastAsia="Arial" w:hAnsi="Arial" w:cs="Arial"/>
                <w:color w:val="FFFFFF" w:themeColor="background1"/>
                <w:sz w:val="20"/>
                <w:szCs w:val="20"/>
              </w:rPr>
              <w:t>Classifications</w:t>
            </w:r>
          </w:p>
        </w:tc>
        <w:tc>
          <w:tcPr>
            <w:tcW w:w="2970" w:type="dxa"/>
            <w:shd w:val="clear" w:color="auto" w:fill="002060"/>
          </w:tcPr>
          <w:p w:rsidR="00737A43" w:rsidRPr="00737A43" w:rsidRDefault="00737A43" w:rsidP="00737A43">
            <w:pPr>
              <w:pStyle w:val="ListParagraph"/>
              <w:ind w:right="530"/>
              <w:rPr>
                <w:rFonts w:ascii="Arial" w:eastAsia="Arial" w:hAnsi="Arial" w:cs="Arial"/>
                <w:color w:val="FFFFFF" w:themeColor="background1"/>
                <w:sz w:val="20"/>
                <w:szCs w:val="20"/>
              </w:rPr>
            </w:pPr>
            <w:r w:rsidRPr="00737A43">
              <w:rPr>
                <w:rFonts w:ascii="Arial" w:eastAsia="Arial" w:hAnsi="Arial" w:cs="Arial"/>
                <w:color w:val="FFFFFF" w:themeColor="background1"/>
                <w:sz w:val="20"/>
                <w:szCs w:val="20"/>
              </w:rPr>
              <w:t>View Name Extension</w:t>
            </w:r>
          </w:p>
        </w:tc>
        <w:tc>
          <w:tcPr>
            <w:tcW w:w="1800" w:type="dxa"/>
            <w:shd w:val="clear" w:color="auto" w:fill="002060"/>
          </w:tcPr>
          <w:p w:rsidR="00737A43" w:rsidRPr="00737A43" w:rsidRDefault="00737A43" w:rsidP="00A375C0">
            <w:pPr>
              <w:pStyle w:val="ListParagraph"/>
              <w:ind w:right="530"/>
              <w:rPr>
                <w:rFonts w:ascii="Arial" w:eastAsia="Arial" w:hAnsi="Arial" w:cs="Arial"/>
                <w:i/>
                <w:color w:val="FFFFFF" w:themeColor="background1"/>
                <w:sz w:val="20"/>
                <w:szCs w:val="20"/>
              </w:rPr>
            </w:pPr>
          </w:p>
        </w:tc>
      </w:tr>
      <w:tr w:rsidR="00737A43" w:rsidRPr="00737A43" w:rsidTr="00A375C0">
        <w:tc>
          <w:tcPr>
            <w:tcW w:w="3398" w:type="dxa"/>
          </w:tcPr>
          <w:p w:rsidR="00737A43" w:rsidRPr="00737A43" w:rsidRDefault="00737A43" w:rsidP="00D83AE6">
            <w:pPr>
              <w:pStyle w:val="ListParagraph"/>
              <w:numPr>
                <w:ilvl w:val="0"/>
                <w:numId w:val="14"/>
              </w:numPr>
              <w:ind w:left="0" w:right="530" w:firstLine="0"/>
              <w:rPr>
                <w:rFonts w:ascii="Arial" w:eastAsia="Arial" w:hAnsi="Arial" w:cs="Arial"/>
                <w:i/>
                <w:sz w:val="20"/>
                <w:szCs w:val="20"/>
              </w:rPr>
            </w:pPr>
            <w:r w:rsidRPr="00737A43">
              <w:rPr>
                <w:rFonts w:ascii="Arial" w:eastAsia="Arial" w:hAnsi="Arial" w:cs="Arial"/>
                <w:i/>
                <w:sz w:val="20"/>
                <w:szCs w:val="20"/>
              </w:rPr>
              <w:t xml:space="preserve">1 Working </w:t>
            </w:r>
          </w:p>
        </w:tc>
        <w:tc>
          <w:tcPr>
            <w:tcW w:w="2970" w:type="dxa"/>
          </w:tcPr>
          <w:p w:rsidR="00737A43" w:rsidRPr="00737A43" w:rsidRDefault="00737A43" w:rsidP="00737A43">
            <w:pPr>
              <w:pStyle w:val="ListParagraph"/>
              <w:ind w:right="530"/>
              <w:rPr>
                <w:rFonts w:ascii="Arial" w:eastAsia="Arial" w:hAnsi="Arial" w:cs="Arial"/>
                <w:i/>
                <w:sz w:val="20"/>
                <w:szCs w:val="20"/>
              </w:rPr>
            </w:pPr>
            <w:r>
              <w:rPr>
                <w:rFonts w:ascii="Arial" w:eastAsia="Arial" w:hAnsi="Arial" w:cs="Arial"/>
                <w:i/>
                <w:sz w:val="20"/>
                <w:szCs w:val="20"/>
              </w:rPr>
              <w:t>_</w:t>
            </w:r>
            <w:r w:rsidRPr="00737A43">
              <w:rPr>
                <w:rFonts w:ascii="Arial" w:eastAsia="Arial" w:hAnsi="Arial" w:cs="Arial"/>
                <w:i/>
                <w:sz w:val="20"/>
                <w:szCs w:val="20"/>
              </w:rPr>
              <w:t>WORK</w:t>
            </w:r>
          </w:p>
        </w:tc>
        <w:tc>
          <w:tcPr>
            <w:tcW w:w="1800" w:type="dxa"/>
          </w:tcPr>
          <w:p w:rsidR="00737A43" w:rsidRPr="00737A43" w:rsidRDefault="00737A43" w:rsidP="00A375C0">
            <w:pPr>
              <w:pStyle w:val="ListParagraph"/>
              <w:ind w:right="530"/>
              <w:rPr>
                <w:rFonts w:ascii="Arial" w:eastAsia="Arial" w:hAnsi="Arial" w:cs="Arial"/>
                <w:i/>
                <w:sz w:val="20"/>
                <w:szCs w:val="20"/>
              </w:rPr>
            </w:pPr>
          </w:p>
        </w:tc>
      </w:tr>
      <w:tr w:rsidR="00737A43" w:rsidRPr="00737A43" w:rsidTr="00A375C0">
        <w:tc>
          <w:tcPr>
            <w:tcW w:w="3398" w:type="dxa"/>
          </w:tcPr>
          <w:p w:rsidR="00737A43" w:rsidRPr="00737A43" w:rsidRDefault="00737A43" w:rsidP="00D83AE6">
            <w:pPr>
              <w:pStyle w:val="ListParagraph"/>
              <w:numPr>
                <w:ilvl w:val="0"/>
                <w:numId w:val="14"/>
              </w:numPr>
              <w:ind w:left="0" w:right="530" w:firstLine="0"/>
              <w:rPr>
                <w:rFonts w:ascii="Arial" w:eastAsia="Arial" w:hAnsi="Arial" w:cs="Arial"/>
                <w:i/>
                <w:sz w:val="20"/>
                <w:szCs w:val="20"/>
              </w:rPr>
            </w:pPr>
            <w:r w:rsidRPr="00737A43">
              <w:rPr>
                <w:rFonts w:ascii="Arial" w:eastAsia="Arial" w:hAnsi="Arial" w:cs="Arial"/>
                <w:i/>
                <w:sz w:val="20"/>
                <w:szCs w:val="20"/>
              </w:rPr>
              <w:t xml:space="preserve">2 Analysis </w:t>
            </w:r>
          </w:p>
        </w:tc>
        <w:tc>
          <w:tcPr>
            <w:tcW w:w="2970" w:type="dxa"/>
          </w:tcPr>
          <w:p w:rsidR="00737A43" w:rsidRPr="00737A43" w:rsidRDefault="00737A43" w:rsidP="00737A43">
            <w:pPr>
              <w:pStyle w:val="ListParagraph"/>
              <w:ind w:right="530"/>
              <w:rPr>
                <w:rFonts w:ascii="Arial" w:eastAsia="Arial" w:hAnsi="Arial" w:cs="Arial"/>
                <w:i/>
                <w:sz w:val="20"/>
                <w:szCs w:val="20"/>
              </w:rPr>
            </w:pPr>
            <w:r>
              <w:rPr>
                <w:rFonts w:ascii="Arial" w:eastAsia="Arial" w:hAnsi="Arial" w:cs="Arial"/>
                <w:i/>
                <w:sz w:val="20"/>
                <w:szCs w:val="20"/>
              </w:rPr>
              <w:t>_</w:t>
            </w:r>
            <w:r w:rsidRPr="00737A43">
              <w:rPr>
                <w:rFonts w:ascii="Arial" w:eastAsia="Arial" w:hAnsi="Arial" w:cs="Arial"/>
                <w:i/>
                <w:sz w:val="20"/>
                <w:szCs w:val="20"/>
              </w:rPr>
              <w:t xml:space="preserve"> ANAL</w:t>
            </w:r>
          </w:p>
        </w:tc>
        <w:tc>
          <w:tcPr>
            <w:tcW w:w="1800" w:type="dxa"/>
          </w:tcPr>
          <w:p w:rsidR="00737A43" w:rsidRPr="00737A43" w:rsidRDefault="00737A43" w:rsidP="00A375C0">
            <w:pPr>
              <w:pStyle w:val="ListParagraph"/>
              <w:ind w:right="530"/>
              <w:rPr>
                <w:rFonts w:ascii="Arial" w:eastAsia="Arial" w:hAnsi="Arial" w:cs="Arial"/>
                <w:i/>
                <w:sz w:val="20"/>
                <w:szCs w:val="20"/>
              </w:rPr>
            </w:pPr>
          </w:p>
        </w:tc>
      </w:tr>
      <w:tr w:rsidR="00737A43" w:rsidRPr="00737A43" w:rsidTr="00A375C0">
        <w:tc>
          <w:tcPr>
            <w:tcW w:w="3398" w:type="dxa"/>
          </w:tcPr>
          <w:p w:rsidR="00737A43" w:rsidRPr="00737A43" w:rsidRDefault="00737A43" w:rsidP="00D83AE6">
            <w:pPr>
              <w:pStyle w:val="ListParagraph"/>
              <w:numPr>
                <w:ilvl w:val="0"/>
                <w:numId w:val="14"/>
              </w:numPr>
              <w:ind w:left="0" w:right="530" w:firstLine="0"/>
              <w:rPr>
                <w:rFonts w:ascii="Arial" w:eastAsia="Arial" w:hAnsi="Arial" w:cs="Arial"/>
                <w:i/>
                <w:sz w:val="20"/>
                <w:szCs w:val="20"/>
              </w:rPr>
            </w:pPr>
            <w:r w:rsidRPr="00737A43">
              <w:rPr>
                <w:rFonts w:ascii="Arial" w:eastAsia="Arial" w:hAnsi="Arial" w:cs="Arial"/>
                <w:i/>
                <w:sz w:val="20"/>
                <w:szCs w:val="20"/>
              </w:rPr>
              <w:t xml:space="preserve">4 Documentation </w:t>
            </w:r>
          </w:p>
        </w:tc>
        <w:tc>
          <w:tcPr>
            <w:tcW w:w="2970" w:type="dxa"/>
          </w:tcPr>
          <w:p w:rsidR="00737A43" w:rsidRPr="00737A43" w:rsidRDefault="00737A43" w:rsidP="00737A43">
            <w:pPr>
              <w:pStyle w:val="ListParagraph"/>
              <w:ind w:right="530"/>
              <w:rPr>
                <w:rFonts w:ascii="Arial" w:eastAsia="Arial" w:hAnsi="Arial" w:cs="Arial"/>
                <w:i/>
                <w:sz w:val="20"/>
                <w:szCs w:val="20"/>
              </w:rPr>
            </w:pPr>
            <w:r>
              <w:rPr>
                <w:rFonts w:ascii="Arial" w:eastAsia="Arial" w:hAnsi="Arial" w:cs="Arial"/>
                <w:i/>
                <w:sz w:val="20"/>
                <w:szCs w:val="20"/>
              </w:rPr>
              <w:t>_</w:t>
            </w:r>
            <w:r w:rsidRPr="00737A43">
              <w:rPr>
                <w:rFonts w:ascii="Arial" w:eastAsia="Arial" w:hAnsi="Arial" w:cs="Arial"/>
                <w:i/>
                <w:sz w:val="20"/>
                <w:szCs w:val="20"/>
              </w:rPr>
              <w:t>DOC</w:t>
            </w:r>
          </w:p>
        </w:tc>
        <w:tc>
          <w:tcPr>
            <w:tcW w:w="1800" w:type="dxa"/>
          </w:tcPr>
          <w:p w:rsidR="00737A43" w:rsidRPr="00737A43" w:rsidRDefault="00737A43" w:rsidP="00A375C0">
            <w:pPr>
              <w:pStyle w:val="ListParagraph"/>
              <w:ind w:right="530"/>
              <w:rPr>
                <w:rFonts w:ascii="Arial" w:eastAsia="Arial" w:hAnsi="Arial" w:cs="Arial"/>
                <w:i/>
                <w:sz w:val="20"/>
                <w:szCs w:val="20"/>
              </w:rPr>
            </w:pPr>
          </w:p>
        </w:tc>
      </w:tr>
      <w:tr w:rsidR="00737A43" w:rsidRPr="00737A43" w:rsidTr="00A375C0">
        <w:tc>
          <w:tcPr>
            <w:tcW w:w="3398" w:type="dxa"/>
          </w:tcPr>
          <w:p w:rsidR="00737A43" w:rsidRPr="00737A43" w:rsidRDefault="00737A43" w:rsidP="00D83AE6">
            <w:pPr>
              <w:pStyle w:val="ListParagraph"/>
              <w:numPr>
                <w:ilvl w:val="0"/>
                <w:numId w:val="14"/>
              </w:numPr>
              <w:ind w:left="0" w:right="530" w:firstLine="0"/>
              <w:rPr>
                <w:rFonts w:ascii="Arial" w:eastAsia="Arial" w:hAnsi="Arial" w:cs="Arial"/>
                <w:i/>
                <w:sz w:val="20"/>
                <w:szCs w:val="20"/>
              </w:rPr>
            </w:pPr>
            <w:r w:rsidRPr="00737A43">
              <w:rPr>
                <w:rFonts w:ascii="Arial" w:eastAsia="Arial" w:hAnsi="Arial" w:cs="Arial"/>
                <w:i/>
                <w:sz w:val="20"/>
                <w:szCs w:val="20"/>
              </w:rPr>
              <w:t xml:space="preserve">5 Presentation </w:t>
            </w:r>
          </w:p>
        </w:tc>
        <w:tc>
          <w:tcPr>
            <w:tcW w:w="2970" w:type="dxa"/>
          </w:tcPr>
          <w:p w:rsidR="00737A43" w:rsidRPr="00737A43" w:rsidRDefault="00737A43" w:rsidP="00737A43">
            <w:pPr>
              <w:pStyle w:val="ListParagraph"/>
              <w:ind w:right="530"/>
              <w:rPr>
                <w:rFonts w:ascii="Arial" w:eastAsia="Arial" w:hAnsi="Arial" w:cs="Arial"/>
                <w:i/>
                <w:sz w:val="20"/>
                <w:szCs w:val="20"/>
              </w:rPr>
            </w:pPr>
            <w:r>
              <w:rPr>
                <w:rFonts w:ascii="Arial" w:eastAsia="Arial" w:hAnsi="Arial" w:cs="Arial"/>
                <w:i/>
                <w:sz w:val="20"/>
                <w:szCs w:val="20"/>
              </w:rPr>
              <w:t>_</w:t>
            </w:r>
            <w:r w:rsidRPr="00737A43">
              <w:rPr>
                <w:rFonts w:ascii="Arial" w:eastAsia="Arial" w:hAnsi="Arial" w:cs="Arial"/>
                <w:i/>
                <w:sz w:val="20"/>
                <w:szCs w:val="20"/>
              </w:rPr>
              <w:t>PRES</w:t>
            </w:r>
          </w:p>
        </w:tc>
        <w:tc>
          <w:tcPr>
            <w:tcW w:w="1800" w:type="dxa"/>
          </w:tcPr>
          <w:p w:rsidR="00737A43" w:rsidRPr="00737A43" w:rsidRDefault="00737A43" w:rsidP="00A375C0">
            <w:pPr>
              <w:pStyle w:val="ListParagraph"/>
              <w:ind w:right="530"/>
              <w:rPr>
                <w:rFonts w:ascii="Arial" w:eastAsia="Arial" w:hAnsi="Arial" w:cs="Arial"/>
                <w:i/>
                <w:sz w:val="20"/>
                <w:szCs w:val="20"/>
              </w:rPr>
            </w:pPr>
          </w:p>
        </w:tc>
      </w:tr>
      <w:tr w:rsidR="00737A43" w:rsidRPr="00737A43" w:rsidTr="00A375C0">
        <w:tc>
          <w:tcPr>
            <w:tcW w:w="3398" w:type="dxa"/>
          </w:tcPr>
          <w:p w:rsidR="00737A43" w:rsidRPr="00737A43" w:rsidRDefault="00737A43" w:rsidP="00D83AE6">
            <w:pPr>
              <w:pStyle w:val="ListParagraph"/>
              <w:numPr>
                <w:ilvl w:val="0"/>
                <w:numId w:val="14"/>
              </w:numPr>
              <w:ind w:left="0" w:right="530" w:firstLine="0"/>
              <w:rPr>
                <w:rFonts w:ascii="Arial" w:eastAsia="Arial" w:hAnsi="Arial" w:cs="Arial"/>
                <w:i/>
                <w:sz w:val="20"/>
                <w:szCs w:val="20"/>
              </w:rPr>
            </w:pPr>
            <w:r w:rsidRPr="00737A43">
              <w:rPr>
                <w:rFonts w:ascii="Arial" w:eastAsia="Arial" w:hAnsi="Arial" w:cs="Arial"/>
                <w:i/>
                <w:sz w:val="20"/>
                <w:szCs w:val="20"/>
              </w:rPr>
              <w:t xml:space="preserve">6 Export </w:t>
            </w:r>
          </w:p>
        </w:tc>
        <w:tc>
          <w:tcPr>
            <w:tcW w:w="2970" w:type="dxa"/>
          </w:tcPr>
          <w:p w:rsidR="00737A43" w:rsidRPr="00737A43" w:rsidRDefault="00737A43" w:rsidP="00737A43">
            <w:pPr>
              <w:pStyle w:val="ListParagraph"/>
              <w:ind w:right="530"/>
              <w:rPr>
                <w:rFonts w:ascii="Arial" w:eastAsia="Arial" w:hAnsi="Arial" w:cs="Arial"/>
                <w:i/>
                <w:sz w:val="20"/>
                <w:szCs w:val="20"/>
              </w:rPr>
            </w:pPr>
            <w:r>
              <w:rPr>
                <w:rFonts w:ascii="Arial" w:eastAsia="Arial" w:hAnsi="Arial" w:cs="Arial"/>
                <w:i/>
                <w:sz w:val="20"/>
                <w:szCs w:val="20"/>
              </w:rPr>
              <w:t>_</w:t>
            </w:r>
            <w:r w:rsidRPr="00737A43">
              <w:rPr>
                <w:rFonts w:ascii="Arial" w:eastAsia="Arial" w:hAnsi="Arial" w:cs="Arial"/>
                <w:i/>
                <w:sz w:val="20"/>
                <w:szCs w:val="20"/>
              </w:rPr>
              <w:t>EXP</w:t>
            </w:r>
          </w:p>
        </w:tc>
        <w:tc>
          <w:tcPr>
            <w:tcW w:w="1800" w:type="dxa"/>
          </w:tcPr>
          <w:p w:rsidR="00737A43" w:rsidRPr="00737A43" w:rsidRDefault="00737A43" w:rsidP="00A375C0">
            <w:pPr>
              <w:pStyle w:val="ListParagraph"/>
              <w:ind w:right="530"/>
              <w:rPr>
                <w:rFonts w:ascii="Arial" w:eastAsia="Arial" w:hAnsi="Arial" w:cs="Arial"/>
                <w:i/>
                <w:sz w:val="20"/>
                <w:szCs w:val="20"/>
              </w:rPr>
            </w:pPr>
          </w:p>
        </w:tc>
      </w:tr>
    </w:tbl>
    <w:p w:rsidR="00B31CAF" w:rsidRDefault="00B31CAF" w:rsidP="00B31CAF">
      <w:pPr>
        <w:spacing w:before="10"/>
        <w:rPr>
          <w:rFonts w:ascii="Arial" w:eastAsia="Arial" w:hAnsi="Arial" w:cs="Arial"/>
        </w:rPr>
      </w:pPr>
    </w:p>
    <w:p w:rsidR="00B31CAF" w:rsidRPr="00B31CAF" w:rsidDel="00D3635F" w:rsidRDefault="00B31CAF" w:rsidP="00B31CAF">
      <w:pPr>
        <w:ind w:left="139" w:right="231"/>
        <w:jc w:val="both"/>
        <w:rPr>
          <w:del w:id="27" w:author="Johnson, David M ERDC-RDE-ITL-MS" w:date="2016-10-12T10:48:00Z"/>
          <w:rFonts w:ascii="Arial" w:eastAsia="Arial" w:hAnsi="Arial" w:cs="Arial"/>
          <w:sz w:val="23"/>
          <w:szCs w:val="23"/>
        </w:rPr>
      </w:pPr>
      <w:del w:id="28" w:author="Johnson, David M ERDC-RDE-ITL-MS" w:date="2016-10-12T10:48:00Z">
        <w:r w:rsidDel="00D3635F">
          <w:rPr>
            <w:rFonts w:ascii="Arial"/>
            <w:spacing w:val="-1"/>
            <w:sz w:val="23"/>
          </w:rPr>
          <w:delText>Note</w:delText>
        </w:r>
        <w:r w:rsidDel="00D3635F">
          <w:rPr>
            <w:rFonts w:ascii="Arial"/>
            <w:i/>
            <w:spacing w:val="-1"/>
            <w:sz w:val="23"/>
          </w:rPr>
          <w:delText>:</w:delText>
        </w:r>
        <w:r w:rsidDel="00D3635F">
          <w:rPr>
            <w:rFonts w:ascii="Arial"/>
            <w:i/>
            <w:spacing w:val="1"/>
            <w:sz w:val="23"/>
          </w:rPr>
          <w:delText xml:space="preserve"> </w:delText>
        </w:r>
        <w:r w:rsidDel="00D3635F">
          <w:rPr>
            <w:rFonts w:ascii="Arial"/>
            <w:i/>
            <w:spacing w:val="-1"/>
            <w:sz w:val="23"/>
          </w:rPr>
          <w:delText>the USACE</w:delText>
        </w:r>
        <w:r w:rsidDel="00D3635F">
          <w:rPr>
            <w:rFonts w:ascii="Arial"/>
            <w:i/>
            <w:sz w:val="23"/>
          </w:rPr>
          <w:delText xml:space="preserve"> </w:delText>
        </w:r>
        <w:r w:rsidDel="00D3635F">
          <w:rPr>
            <w:rFonts w:ascii="Arial"/>
            <w:i/>
            <w:spacing w:val="-1"/>
            <w:sz w:val="23"/>
          </w:rPr>
          <w:delText>Structural,</w:delText>
        </w:r>
        <w:r w:rsidDel="00D3635F">
          <w:rPr>
            <w:rFonts w:ascii="Arial"/>
            <w:i/>
            <w:spacing w:val="1"/>
            <w:sz w:val="23"/>
          </w:rPr>
          <w:delText xml:space="preserve"> </w:delText>
        </w:r>
        <w:r w:rsidDel="00D3635F">
          <w:rPr>
            <w:rFonts w:ascii="Arial"/>
            <w:i/>
            <w:spacing w:val="-1"/>
            <w:sz w:val="23"/>
          </w:rPr>
          <w:delText>USACE</w:delText>
        </w:r>
        <w:r w:rsidDel="00D3635F">
          <w:rPr>
            <w:rFonts w:ascii="Arial"/>
            <w:i/>
            <w:sz w:val="23"/>
          </w:rPr>
          <w:delText xml:space="preserve"> </w:delText>
        </w:r>
        <w:r w:rsidDel="00D3635F">
          <w:rPr>
            <w:rFonts w:ascii="Arial"/>
            <w:i/>
            <w:spacing w:val="-1"/>
            <w:sz w:val="23"/>
          </w:rPr>
          <w:delText>Documentation-</w:delText>
        </w:r>
        <w:r w:rsidDel="00D3635F">
          <w:rPr>
            <w:rFonts w:ascii="Arial"/>
            <w:i/>
            <w:spacing w:val="1"/>
            <w:sz w:val="23"/>
          </w:rPr>
          <w:delText xml:space="preserve"> </w:delText>
        </w:r>
        <w:r w:rsidDel="00D3635F">
          <w:rPr>
            <w:rFonts w:ascii="Arial"/>
            <w:i/>
            <w:spacing w:val="-1"/>
            <w:sz w:val="23"/>
          </w:rPr>
          <w:delText>Foundation,</w:delText>
        </w:r>
        <w:r w:rsidDel="00D3635F">
          <w:rPr>
            <w:rFonts w:ascii="Arial"/>
            <w:i/>
            <w:spacing w:val="1"/>
            <w:sz w:val="23"/>
          </w:rPr>
          <w:delText xml:space="preserve"> </w:delText>
        </w:r>
        <w:r w:rsidDel="00D3635F">
          <w:rPr>
            <w:rFonts w:ascii="Arial"/>
            <w:i/>
            <w:spacing w:val="-1"/>
            <w:sz w:val="23"/>
          </w:rPr>
          <w:delText>USACE</w:delText>
        </w:r>
        <w:r w:rsidDel="00D3635F">
          <w:rPr>
            <w:rFonts w:ascii="Arial"/>
            <w:i/>
            <w:sz w:val="23"/>
          </w:rPr>
          <w:delText xml:space="preserve"> </w:delText>
        </w:r>
        <w:r w:rsidDel="00D3635F">
          <w:rPr>
            <w:rFonts w:ascii="Arial"/>
            <w:i/>
            <w:spacing w:val="-1"/>
            <w:sz w:val="23"/>
          </w:rPr>
          <w:delText>Documentation-</w:delText>
        </w:r>
        <w:r w:rsidDel="00D3635F">
          <w:rPr>
            <w:rFonts w:ascii="Arial"/>
            <w:i/>
            <w:spacing w:val="73"/>
            <w:sz w:val="23"/>
          </w:rPr>
          <w:delText xml:space="preserve"> </w:delText>
        </w:r>
        <w:r w:rsidDel="00D3635F">
          <w:rPr>
            <w:rFonts w:ascii="Arial"/>
            <w:i/>
            <w:spacing w:val="-1"/>
            <w:sz w:val="23"/>
          </w:rPr>
          <w:delText>Framing,</w:delText>
        </w:r>
        <w:r w:rsidDel="00D3635F">
          <w:rPr>
            <w:rFonts w:ascii="Arial"/>
            <w:i/>
            <w:spacing w:val="1"/>
            <w:sz w:val="23"/>
          </w:rPr>
          <w:delText xml:space="preserve"> </w:delText>
        </w:r>
        <w:r w:rsidDel="00D3635F">
          <w:rPr>
            <w:rFonts w:ascii="Arial"/>
            <w:i/>
            <w:spacing w:val="-1"/>
            <w:sz w:val="23"/>
          </w:rPr>
          <w:delText>USACE</w:delText>
        </w:r>
        <w:r w:rsidDel="00D3635F">
          <w:rPr>
            <w:rFonts w:ascii="Arial"/>
            <w:i/>
            <w:sz w:val="23"/>
          </w:rPr>
          <w:delText xml:space="preserve"> </w:delText>
        </w:r>
        <w:r w:rsidDel="00D3635F">
          <w:rPr>
            <w:rFonts w:ascii="Arial"/>
            <w:i/>
            <w:spacing w:val="-1"/>
            <w:sz w:val="23"/>
          </w:rPr>
          <w:delText>Structural</w:delText>
        </w:r>
        <w:r w:rsidDel="00D3635F">
          <w:rPr>
            <w:rFonts w:ascii="Arial"/>
            <w:i/>
            <w:sz w:val="23"/>
          </w:rPr>
          <w:delText xml:space="preserve"> </w:delText>
        </w:r>
        <w:r w:rsidDel="00D3635F">
          <w:rPr>
            <w:rFonts w:ascii="Arial"/>
            <w:i/>
            <w:spacing w:val="-1"/>
            <w:sz w:val="23"/>
          </w:rPr>
          <w:delText>Analytical</w:delText>
        </w:r>
        <w:r w:rsidDel="00D3635F">
          <w:rPr>
            <w:rFonts w:ascii="Arial"/>
            <w:i/>
            <w:sz w:val="23"/>
          </w:rPr>
          <w:delText xml:space="preserve"> </w:delText>
        </w:r>
        <w:r w:rsidDel="00D3635F">
          <w:rPr>
            <w:rFonts w:ascii="Arial"/>
            <w:i/>
            <w:spacing w:val="-1"/>
            <w:sz w:val="23"/>
          </w:rPr>
          <w:delText>Stick,</w:delText>
        </w:r>
        <w:r w:rsidDel="00D3635F">
          <w:rPr>
            <w:rFonts w:ascii="Arial"/>
            <w:i/>
            <w:spacing w:val="1"/>
            <w:sz w:val="23"/>
          </w:rPr>
          <w:delText xml:space="preserve"> </w:delText>
        </w:r>
        <w:r w:rsidDel="00D3635F">
          <w:rPr>
            <w:rFonts w:ascii="Arial"/>
            <w:i/>
            <w:spacing w:val="-1"/>
            <w:sz w:val="23"/>
          </w:rPr>
          <w:delText>USACE</w:delText>
        </w:r>
        <w:r w:rsidDel="00D3635F">
          <w:rPr>
            <w:rFonts w:ascii="Arial"/>
            <w:i/>
            <w:sz w:val="23"/>
          </w:rPr>
          <w:delText xml:space="preserve"> </w:delText>
        </w:r>
        <w:r w:rsidDel="00D3635F">
          <w:rPr>
            <w:rFonts w:ascii="Arial"/>
            <w:i/>
            <w:spacing w:val="-1"/>
            <w:sz w:val="23"/>
          </w:rPr>
          <w:delText>Structural</w:delText>
        </w:r>
        <w:r w:rsidDel="00D3635F">
          <w:rPr>
            <w:rFonts w:ascii="Arial"/>
            <w:i/>
            <w:sz w:val="23"/>
          </w:rPr>
          <w:delText xml:space="preserve"> </w:delText>
        </w:r>
        <w:r w:rsidDel="00D3635F">
          <w:rPr>
            <w:rFonts w:ascii="Arial"/>
            <w:i/>
            <w:spacing w:val="-1"/>
            <w:sz w:val="23"/>
          </w:rPr>
          <w:delText xml:space="preserve">Foundation Plan </w:delText>
        </w:r>
        <w:r w:rsidDel="00D3635F">
          <w:rPr>
            <w:rFonts w:ascii="Arial"/>
            <w:i/>
            <w:sz w:val="23"/>
          </w:rPr>
          <w:delText xml:space="preserve">&amp; </w:delText>
        </w:r>
        <w:r w:rsidDel="00D3635F">
          <w:rPr>
            <w:rFonts w:ascii="Arial"/>
            <w:i/>
            <w:spacing w:val="-1"/>
            <w:sz w:val="23"/>
          </w:rPr>
          <w:delText>USACE</w:delText>
        </w:r>
        <w:r w:rsidDel="00D3635F">
          <w:rPr>
            <w:rFonts w:ascii="Arial"/>
            <w:i/>
            <w:spacing w:val="77"/>
            <w:sz w:val="23"/>
          </w:rPr>
          <w:delText xml:space="preserve"> </w:delText>
        </w:r>
        <w:r w:rsidDel="00D3635F">
          <w:rPr>
            <w:rFonts w:ascii="Arial"/>
            <w:i/>
            <w:spacing w:val="-1"/>
            <w:sz w:val="23"/>
          </w:rPr>
          <w:delText>Structural</w:delText>
        </w:r>
        <w:r w:rsidDel="00D3635F">
          <w:rPr>
            <w:rFonts w:ascii="Arial"/>
            <w:i/>
            <w:sz w:val="23"/>
          </w:rPr>
          <w:delText xml:space="preserve"> </w:delText>
        </w:r>
        <w:r w:rsidDel="00D3635F">
          <w:rPr>
            <w:rFonts w:ascii="Arial"/>
            <w:i/>
            <w:spacing w:val="-1"/>
            <w:sz w:val="23"/>
          </w:rPr>
          <w:delText xml:space="preserve">Framing </w:delText>
        </w:r>
        <w:r w:rsidDel="00D3635F">
          <w:rPr>
            <w:rFonts w:ascii="Arial"/>
            <w:i/>
            <w:sz w:val="23"/>
          </w:rPr>
          <w:delText>Plan</w:delText>
        </w:r>
        <w:r w:rsidDel="00D3635F">
          <w:rPr>
            <w:rFonts w:ascii="Arial"/>
            <w:i/>
            <w:spacing w:val="2"/>
            <w:sz w:val="23"/>
          </w:rPr>
          <w:delText xml:space="preserve"> </w:delText>
        </w:r>
        <w:r w:rsidDel="00D3635F">
          <w:rPr>
            <w:rFonts w:ascii="Arial"/>
            <w:i/>
            <w:spacing w:val="-1"/>
            <w:sz w:val="23"/>
          </w:rPr>
          <w:delText xml:space="preserve">belong </w:delText>
        </w:r>
        <w:r w:rsidDel="00D3635F">
          <w:rPr>
            <w:rFonts w:ascii="Arial"/>
            <w:i/>
            <w:sz w:val="23"/>
          </w:rPr>
          <w:delText>to</w:delText>
        </w:r>
        <w:r w:rsidDel="00D3635F">
          <w:rPr>
            <w:rFonts w:ascii="Arial"/>
            <w:i/>
            <w:spacing w:val="-1"/>
            <w:sz w:val="23"/>
          </w:rPr>
          <w:delText xml:space="preserve"> the structural</w:delText>
        </w:r>
        <w:r w:rsidDel="00D3635F">
          <w:rPr>
            <w:rFonts w:ascii="Arial"/>
            <w:i/>
            <w:spacing w:val="2"/>
            <w:sz w:val="23"/>
          </w:rPr>
          <w:delText xml:space="preserve"> </w:delText>
        </w:r>
        <w:r w:rsidDel="00D3635F">
          <w:rPr>
            <w:rFonts w:ascii="Arial"/>
            <w:i/>
            <w:spacing w:val="-1"/>
            <w:sz w:val="23"/>
          </w:rPr>
          <w:delText>model.</w:delText>
        </w:r>
      </w:del>
    </w:p>
    <w:p w:rsidR="00B31CAF" w:rsidRDefault="00B31CAF" w:rsidP="00B31CAF">
      <w:pPr>
        <w:spacing w:before="5"/>
        <w:rPr>
          <w:rFonts w:ascii="Arial" w:eastAsia="Arial" w:hAnsi="Arial" w:cs="Arial"/>
          <w:i/>
        </w:rPr>
      </w:pPr>
    </w:p>
    <w:p w:rsidR="00B31CAF" w:rsidRDefault="00B31CAF" w:rsidP="008B22E1">
      <w:pPr>
        <w:pStyle w:val="Heading1"/>
        <w:pPrChange w:id="29" w:author="Johnson, David M ERDC-RDE-ITL-MS" w:date="2016-10-19T08:01:00Z">
          <w:pPr>
            <w:pStyle w:val="Heading1"/>
          </w:pPr>
        </w:pPrChange>
      </w:pPr>
      <w:bookmarkStart w:id="30" w:name="_bookmark3"/>
      <w:bookmarkStart w:id="31" w:name="_Toc398040899"/>
      <w:bookmarkStart w:id="32" w:name="_Toc400452845"/>
      <w:bookmarkEnd w:id="30"/>
      <w:r>
        <w:t>View</w:t>
      </w:r>
      <w:r>
        <w:rPr>
          <w:spacing w:val="-17"/>
        </w:rPr>
        <w:t xml:space="preserve"> </w:t>
      </w:r>
      <w:r>
        <w:t>Naming</w:t>
      </w:r>
      <w:bookmarkEnd w:id="31"/>
      <w:bookmarkEnd w:id="32"/>
    </w:p>
    <w:p w:rsidR="00B31CAF" w:rsidRDefault="00B31CAF" w:rsidP="00B31CAF">
      <w:pPr>
        <w:pStyle w:val="BodyText"/>
        <w:spacing w:line="276" w:lineRule="auto"/>
        <w:ind w:right="146"/>
        <w:rPr>
          <w:ins w:id="33" w:author="Johnson, David M ERDC-RDE-ITL-MS" w:date="2016-10-12T10:49:00Z"/>
          <w:spacing w:val="-1"/>
        </w:rPr>
      </w:pPr>
      <w:bookmarkStart w:id="34" w:name="_bookmark4"/>
      <w:bookmarkEnd w:id="34"/>
      <w:r>
        <w:rPr>
          <w:spacing w:val="-1"/>
        </w:rPr>
        <w:t>Naming of</w:t>
      </w:r>
      <w:r>
        <w:rPr>
          <w:spacing w:val="3"/>
        </w:rPr>
        <w:t xml:space="preserve"> </w:t>
      </w:r>
      <w:r>
        <w:rPr>
          <w:spacing w:val="-2"/>
        </w:rPr>
        <w:t>views</w:t>
      </w:r>
      <w:r>
        <w:t xml:space="preserve"> </w:t>
      </w:r>
      <w:r>
        <w:rPr>
          <w:spacing w:val="-1"/>
        </w:rPr>
        <w:t>is</w:t>
      </w:r>
      <w:r>
        <w:t xml:space="preserve"> </w:t>
      </w:r>
      <w:bookmarkStart w:id="35" w:name="View_Naming"/>
      <w:bookmarkEnd w:id="35"/>
      <w:r>
        <w:t>to</w:t>
      </w:r>
      <w:r>
        <w:rPr>
          <w:spacing w:val="-1"/>
        </w:rPr>
        <w:t xml:space="preserve"> foll</w:t>
      </w:r>
      <w:bookmarkStart w:id="36" w:name="Naming_of_views_is_to_follow_the_standar"/>
      <w:bookmarkEnd w:id="36"/>
      <w:r>
        <w:rPr>
          <w:spacing w:val="-1"/>
        </w:rPr>
        <w:t>ow</w:t>
      </w:r>
      <w:r>
        <w:rPr>
          <w:spacing w:val="-3"/>
        </w:rPr>
        <w:t xml:space="preserve"> </w:t>
      </w:r>
      <w:r>
        <w:t>the</w:t>
      </w:r>
      <w:r>
        <w:rPr>
          <w:spacing w:val="1"/>
        </w:rPr>
        <w:t xml:space="preserve"> </w:t>
      </w:r>
      <w:r>
        <w:rPr>
          <w:spacing w:val="-1"/>
        </w:rPr>
        <w:t xml:space="preserve">standard </w:t>
      </w:r>
      <w:r>
        <w:t xml:space="preserve">set </w:t>
      </w:r>
      <w:r>
        <w:rPr>
          <w:spacing w:val="-2"/>
        </w:rPr>
        <w:t>in</w:t>
      </w:r>
      <w:r>
        <w:rPr>
          <w:spacing w:val="1"/>
        </w:rPr>
        <w:t xml:space="preserve"> </w:t>
      </w:r>
      <w:r>
        <w:rPr>
          <w:spacing w:val="-1"/>
        </w:rPr>
        <w:t>the</w:t>
      </w:r>
      <w:r>
        <w:rPr>
          <w:spacing w:val="1"/>
        </w:rPr>
        <w:t xml:space="preserve"> </w:t>
      </w:r>
      <w:r>
        <w:rPr>
          <w:spacing w:val="-1"/>
        </w:rPr>
        <w:t>template and</w:t>
      </w:r>
      <w:r>
        <w:rPr>
          <w:spacing w:val="1"/>
        </w:rPr>
        <w:t xml:space="preserve"> </w:t>
      </w:r>
      <w:r>
        <w:rPr>
          <w:spacing w:val="-1"/>
        </w:rPr>
        <w:t>is</w:t>
      </w:r>
      <w:r>
        <w:t xml:space="preserve"> </w:t>
      </w:r>
      <w:r>
        <w:rPr>
          <w:spacing w:val="-1"/>
        </w:rPr>
        <w:t>divided</w:t>
      </w:r>
      <w:r>
        <w:rPr>
          <w:spacing w:val="1"/>
        </w:rPr>
        <w:t xml:space="preserve"> </w:t>
      </w:r>
      <w:r>
        <w:rPr>
          <w:spacing w:val="-1"/>
        </w:rPr>
        <w:t>into</w:t>
      </w:r>
      <w:r>
        <w:rPr>
          <w:spacing w:val="59"/>
        </w:rPr>
        <w:t xml:space="preserve"> </w:t>
      </w:r>
      <w:r>
        <w:rPr>
          <w:spacing w:val="-1"/>
        </w:rPr>
        <w:t>categories</w:t>
      </w:r>
      <w:r>
        <w:t xml:space="preserve"> </w:t>
      </w:r>
      <w:r>
        <w:rPr>
          <w:spacing w:val="-1"/>
        </w:rPr>
        <w:t>by:</w:t>
      </w:r>
      <w:r>
        <w:t xml:space="preserve"> </w:t>
      </w:r>
      <w:r>
        <w:rPr>
          <w:spacing w:val="-1"/>
        </w:rPr>
        <w:t xml:space="preserve">Floor </w:t>
      </w:r>
      <w:proofErr w:type="spellStart"/>
      <w:r>
        <w:rPr>
          <w:spacing w:val="-1"/>
        </w:rPr>
        <w:t>Level_View</w:t>
      </w:r>
      <w:proofErr w:type="spellEnd"/>
      <w:r>
        <w:rPr>
          <w:spacing w:val="-3"/>
        </w:rPr>
        <w:t xml:space="preserve"> </w:t>
      </w:r>
      <w:proofErr w:type="spellStart"/>
      <w:r>
        <w:rPr>
          <w:spacing w:val="-1"/>
        </w:rPr>
        <w:t>Type_</w:t>
      </w:r>
      <w:proofErr w:type="gramStart"/>
      <w:r>
        <w:rPr>
          <w:spacing w:val="-1"/>
        </w:rPr>
        <w:t>Region</w:t>
      </w:r>
      <w:proofErr w:type="spellEnd"/>
      <w:r>
        <w:rPr>
          <w:spacing w:val="-1"/>
        </w:rPr>
        <w:t>(</w:t>
      </w:r>
      <w:proofErr w:type="gramEnd"/>
      <w:r>
        <w:rPr>
          <w:spacing w:val="-1"/>
        </w:rPr>
        <w:t>use</w:t>
      </w:r>
      <w:r>
        <w:rPr>
          <w:spacing w:val="1"/>
        </w:rPr>
        <w:t xml:space="preserve"> </w:t>
      </w:r>
      <w:r>
        <w:rPr>
          <w:spacing w:val="-1"/>
        </w:rPr>
        <w:t>all</w:t>
      </w:r>
      <w:r>
        <w:t xml:space="preserve"> </w:t>
      </w:r>
      <w:r>
        <w:rPr>
          <w:spacing w:val="-2"/>
        </w:rPr>
        <w:t>if</w:t>
      </w:r>
      <w:r>
        <w:rPr>
          <w:spacing w:val="3"/>
        </w:rPr>
        <w:t xml:space="preserve"> </w:t>
      </w:r>
      <w:r>
        <w:rPr>
          <w:spacing w:val="-1"/>
        </w:rPr>
        <w:t xml:space="preserve">building </w:t>
      </w:r>
      <w:r>
        <w:t>not</w:t>
      </w:r>
      <w:r>
        <w:rPr>
          <w:spacing w:val="51"/>
        </w:rPr>
        <w:t xml:space="preserve"> </w:t>
      </w:r>
      <w:r>
        <w:rPr>
          <w:spacing w:val="-1"/>
        </w:rPr>
        <w:t>divided)_Function(depends</w:t>
      </w:r>
      <w:r>
        <w:rPr>
          <w:spacing w:val="-2"/>
        </w:rPr>
        <w:t xml:space="preserve"> </w:t>
      </w:r>
      <w:r>
        <w:t>on</w:t>
      </w:r>
      <w:r>
        <w:rPr>
          <w:spacing w:val="1"/>
        </w:rPr>
        <w:t xml:space="preserve"> </w:t>
      </w:r>
      <w:r>
        <w:rPr>
          <w:spacing w:val="-1"/>
        </w:rPr>
        <w:t>view</w:t>
      </w:r>
      <w:r>
        <w:rPr>
          <w:spacing w:val="-3"/>
        </w:rPr>
        <w:t xml:space="preserve"> </w:t>
      </w:r>
      <w:r>
        <w:rPr>
          <w:spacing w:val="-1"/>
        </w:rPr>
        <w:t>purpose)_View</w:t>
      </w:r>
      <w:r>
        <w:rPr>
          <w:spacing w:val="-3"/>
        </w:rPr>
        <w:t xml:space="preserve"> </w:t>
      </w:r>
      <w:r>
        <w:rPr>
          <w:spacing w:val="-1"/>
        </w:rPr>
        <w:t>Purpose</w:t>
      </w:r>
    </w:p>
    <w:p w:rsidR="00492459" w:rsidRPr="005D60D3" w:rsidRDefault="00492459">
      <w:pPr>
        <w:pStyle w:val="BodyText"/>
        <w:numPr>
          <w:ilvl w:val="0"/>
          <w:numId w:val="14"/>
        </w:numPr>
        <w:spacing w:line="276" w:lineRule="auto"/>
        <w:ind w:right="146"/>
        <w:rPr>
          <w:ins w:id="37" w:author="Johnson, David M ERDC-RDE-ITL-MS" w:date="2016-10-12T10:50:00Z"/>
          <w:sz w:val="22"/>
          <w:szCs w:val="22"/>
          <w:rPrChange w:id="38" w:author="Johnson, David M ERDC-RDE-ITL-MS" w:date="2016-10-14T15:42:00Z">
            <w:rPr>
              <w:ins w:id="39" w:author="Johnson, David M ERDC-RDE-ITL-MS" w:date="2016-10-12T10:50:00Z"/>
            </w:rPr>
          </w:rPrChange>
        </w:rPr>
        <w:pPrChange w:id="40" w:author="Johnson, David M ERDC-RDE-ITL-MS" w:date="2016-10-12T10:50:00Z">
          <w:pPr>
            <w:pStyle w:val="BodyText"/>
            <w:spacing w:line="276" w:lineRule="auto"/>
            <w:ind w:right="146"/>
          </w:pPr>
        </w:pPrChange>
      </w:pPr>
      <w:ins w:id="41" w:author="Johnson, David M ERDC-RDE-ITL-MS" w:date="2016-10-12T10:50:00Z">
        <w:r w:rsidRPr="005D60D3">
          <w:rPr>
            <w:sz w:val="22"/>
            <w:szCs w:val="22"/>
            <w:rPrChange w:id="42" w:author="Johnson, David M ERDC-RDE-ITL-MS" w:date="2016-10-14T15:42:00Z">
              <w:rPr/>
            </w:rPrChange>
          </w:rPr>
          <w:t>Floor Number</w:t>
        </w:r>
      </w:ins>
    </w:p>
    <w:p w:rsidR="00492459" w:rsidRPr="005D60D3" w:rsidRDefault="00492459">
      <w:pPr>
        <w:pStyle w:val="BodyText"/>
        <w:numPr>
          <w:ilvl w:val="1"/>
          <w:numId w:val="14"/>
        </w:numPr>
        <w:spacing w:line="276" w:lineRule="auto"/>
        <w:ind w:right="146"/>
        <w:rPr>
          <w:ins w:id="43" w:author="Johnson, David M ERDC-RDE-ITL-MS" w:date="2016-10-12T10:50:00Z"/>
          <w:sz w:val="22"/>
          <w:szCs w:val="22"/>
          <w:rPrChange w:id="44" w:author="Johnson, David M ERDC-RDE-ITL-MS" w:date="2016-10-14T15:42:00Z">
            <w:rPr>
              <w:ins w:id="45" w:author="Johnson, David M ERDC-RDE-ITL-MS" w:date="2016-10-12T10:50:00Z"/>
            </w:rPr>
          </w:rPrChange>
        </w:rPr>
        <w:pPrChange w:id="46" w:author="Johnson, David M ERDC-RDE-ITL-MS" w:date="2016-10-12T10:50:00Z">
          <w:pPr>
            <w:pStyle w:val="BodyText"/>
            <w:spacing w:line="276" w:lineRule="auto"/>
            <w:ind w:right="146"/>
          </w:pPr>
        </w:pPrChange>
      </w:pPr>
      <w:ins w:id="47" w:author="Johnson, David M ERDC-RDE-ITL-MS" w:date="2016-10-12T10:50:00Z">
        <w:r w:rsidRPr="005D60D3">
          <w:rPr>
            <w:sz w:val="22"/>
            <w:szCs w:val="22"/>
            <w:rPrChange w:id="48" w:author="Johnson, David M ERDC-RDE-ITL-MS" w:date="2016-10-14T15:42:00Z">
              <w:rPr/>
            </w:rPrChange>
          </w:rPr>
          <w:t>View Type</w:t>
        </w:r>
      </w:ins>
    </w:p>
    <w:p w:rsidR="00492459" w:rsidRPr="005D60D3" w:rsidRDefault="00492459">
      <w:pPr>
        <w:pStyle w:val="BodyText"/>
        <w:numPr>
          <w:ilvl w:val="2"/>
          <w:numId w:val="14"/>
        </w:numPr>
        <w:spacing w:line="276" w:lineRule="auto"/>
        <w:ind w:right="146"/>
        <w:rPr>
          <w:ins w:id="49" w:author="Johnson, David M ERDC-RDE-ITL-MS" w:date="2016-10-12T10:50:00Z"/>
          <w:sz w:val="22"/>
          <w:szCs w:val="22"/>
          <w:rPrChange w:id="50" w:author="Johnson, David M ERDC-RDE-ITL-MS" w:date="2016-10-14T15:42:00Z">
            <w:rPr>
              <w:ins w:id="51" w:author="Johnson, David M ERDC-RDE-ITL-MS" w:date="2016-10-12T10:50:00Z"/>
            </w:rPr>
          </w:rPrChange>
        </w:rPr>
        <w:pPrChange w:id="52" w:author="Johnson, David M ERDC-RDE-ITL-MS" w:date="2016-10-12T10:50:00Z">
          <w:pPr>
            <w:pStyle w:val="BodyText"/>
            <w:spacing w:line="276" w:lineRule="auto"/>
            <w:ind w:right="146"/>
          </w:pPr>
        </w:pPrChange>
      </w:pPr>
      <w:ins w:id="53" w:author="Johnson, David M ERDC-RDE-ITL-MS" w:date="2016-10-12T10:50:00Z">
        <w:r w:rsidRPr="005D60D3">
          <w:rPr>
            <w:sz w:val="22"/>
            <w:szCs w:val="22"/>
            <w:rPrChange w:id="54" w:author="Johnson, David M ERDC-RDE-ITL-MS" w:date="2016-10-14T15:42:00Z">
              <w:rPr/>
            </w:rPrChange>
          </w:rPr>
          <w:t>Region</w:t>
        </w:r>
      </w:ins>
    </w:p>
    <w:p w:rsidR="00492459" w:rsidRPr="005D60D3" w:rsidRDefault="00492459">
      <w:pPr>
        <w:pStyle w:val="BodyText"/>
        <w:numPr>
          <w:ilvl w:val="3"/>
          <w:numId w:val="14"/>
        </w:numPr>
        <w:spacing w:line="276" w:lineRule="auto"/>
        <w:ind w:right="146"/>
        <w:rPr>
          <w:sz w:val="22"/>
          <w:szCs w:val="22"/>
          <w:rPrChange w:id="55" w:author="Johnson, David M ERDC-RDE-ITL-MS" w:date="2016-10-14T15:42:00Z">
            <w:rPr/>
          </w:rPrChange>
        </w:rPr>
        <w:pPrChange w:id="56" w:author="Johnson, David M ERDC-RDE-ITL-MS" w:date="2016-10-12T10:50:00Z">
          <w:pPr>
            <w:pStyle w:val="BodyText"/>
            <w:spacing w:line="276" w:lineRule="auto"/>
            <w:ind w:right="146"/>
          </w:pPr>
        </w:pPrChange>
      </w:pPr>
      <w:ins w:id="57" w:author="Johnson, David M ERDC-RDE-ITL-MS" w:date="2016-10-12T10:50:00Z">
        <w:r w:rsidRPr="005D60D3">
          <w:rPr>
            <w:sz w:val="22"/>
            <w:szCs w:val="22"/>
            <w:rPrChange w:id="58" w:author="Johnson, David M ERDC-RDE-ITL-MS" w:date="2016-10-14T15:42:00Z">
              <w:rPr/>
            </w:rPrChange>
          </w:rPr>
          <w:t>View Purpose</w:t>
        </w:r>
      </w:ins>
    </w:p>
    <w:p w:rsidR="00B31CAF" w:rsidRDefault="00B31CAF" w:rsidP="00B31CAF">
      <w:pPr>
        <w:numPr>
          <w:ilvl w:val="0"/>
          <w:numId w:val="5"/>
        </w:numPr>
        <w:tabs>
          <w:tab w:val="left" w:pos="897"/>
        </w:tabs>
        <w:spacing w:before="201"/>
        <w:ind w:hanging="360"/>
        <w:rPr>
          <w:rFonts w:ascii="Calibri" w:eastAsia="Calibri" w:hAnsi="Calibri" w:cs="Calibri"/>
        </w:rPr>
      </w:pPr>
      <w:r>
        <w:rPr>
          <w:rFonts w:ascii="Calibri"/>
          <w:spacing w:val="-1"/>
        </w:rPr>
        <w:t>Example</w:t>
      </w:r>
      <w:r>
        <w:rPr>
          <w:rFonts w:ascii="Calibri"/>
          <w:spacing w:val="1"/>
        </w:rPr>
        <w:t xml:space="preserve"> </w:t>
      </w:r>
      <w:r>
        <w:rPr>
          <w:rFonts w:ascii="Calibri"/>
          <w:spacing w:val="-1"/>
        </w:rPr>
        <w:t>A: 02_Floor</w:t>
      </w:r>
      <w:r>
        <w:rPr>
          <w:rFonts w:ascii="Calibri"/>
          <w:spacing w:val="-2"/>
        </w:rPr>
        <w:t xml:space="preserve"> </w:t>
      </w:r>
      <w:proofErr w:type="spellStart"/>
      <w:r>
        <w:rPr>
          <w:rFonts w:ascii="Calibri"/>
          <w:spacing w:val="-1"/>
        </w:rPr>
        <w:t>Plan_East_Dimensions_</w:t>
      </w:r>
      <w:del w:id="59" w:author="Johnson, David M ERDC-RDE-ITL-MS" w:date="2016-10-12T10:49:00Z">
        <w:r w:rsidDel="00492459">
          <w:rPr>
            <w:rFonts w:ascii="Calibri"/>
            <w:spacing w:val="-1"/>
          </w:rPr>
          <w:delText>Doc</w:delText>
        </w:r>
      </w:del>
      <w:ins w:id="60" w:author="Johnson, David M ERDC-RDE-ITL-MS" w:date="2016-10-12T10:49:00Z">
        <w:r w:rsidR="00492459">
          <w:rPr>
            <w:rFonts w:ascii="Calibri"/>
            <w:spacing w:val="-1"/>
          </w:rPr>
          <w:t>DOC</w:t>
        </w:r>
      </w:ins>
      <w:proofErr w:type="spellEnd"/>
    </w:p>
    <w:p w:rsidR="00B31CAF" w:rsidRDefault="00B31CAF" w:rsidP="00B31CAF">
      <w:pPr>
        <w:numPr>
          <w:ilvl w:val="0"/>
          <w:numId w:val="5"/>
        </w:numPr>
        <w:tabs>
          <w:tab w:val="left" w:pos="897"/>
        </w:tabs>
        <w:spacing w:before="39"/>
        <w:ind w:hanging="360"/>
        <w:rPr>
          <w:rFonts w:ascii="Calibri" w:eastAsia="Calibri" w:hAnsi="Calibri" w:cs="Calibri"/>
        </w:rPr>
      </w:pPr>
      <w:r>
        <w:rPr>
          <w:rFonts w:ascii="Calibri"/>
          <w:spacing w:val="-1"/>
        </w:rPr>
        <w:t>Example</w:t>
      </w:r>
      <w:r>
        <w:rPr>
          <w:rFonts w:ascii="Calibri"/>
          <w:spacing w:val="1"/>
        </w:rPr>
        <w:t xml:space="preserve"> </w:t>
      </w:r>
      <w:r>
        <w:rPr>
          <w:rFonts w:ascii="Calibri"/>
          <w:spacing w:val="-1"/>
        </w:rPr>
        <w:t xml:space="preserve">B: 00_North and South </w:t>
      </w:r>
      <w:proofErr w:type="spellStart"/>
      <w:r>
        <w:rPr>
          <w:rFonts w:ascii="Calibri"/>
          <w:spacing w:val="-1"/>
        </w:rPr>
        <w:t>Elevations_All_Framing_</w:t>
      </w:r>
      <w:del w:id="61" w:author="Johnson, David M ERDC-RDE-ITL-MS" w:date="2016-10-12T10:49:00Z">
        <w:r w:rsidDel="00492459">
          <w:rPr>
            <w:rFonts w:ascii="Calibri"/>
            <w:spacing w:val="-1"/>
          </w:rPr>
          <w:delText>Work</w:delText>
        </w:r>
      </w:del>
      <w:ins w:id="62" w:author="Johnson, David M ERDC-RDE-ITL-MS" w:date="2016-10-12T10:49:00Z">
        <w:r w:rsidR="00492459">
          <w:rPr>
            <w:rFonts w:ascii="Calibri"/>
            <w:spacing w:val="-1"/>
          </w:rPr>
          <w:t>WORK</w:t>
        </w:r>
      </w:ins>
      <w:proofErr w:type="spellEnd"/>
    </w:p>
    <w:p w:rsidR="00B31CAF" w:rsidRDefault="00B31CAF" w:rsidP="00B31CAF">
      <w:pPr>
        <w:numPr>
          <w:ilvl w:val="0"/>
          <w:numId w:val="5"/>
        </w:numPr>
        <w:tabs>
          <w:tab w:val="left" w:pos="897"/>
        </w:tabs>
        <w:spacing w:before="41"/>
        <w:ind w:hanging="360"/>
        <w:rPr>
          <w:rFonts w:ascii="Calibri" w:eastAsia="Calibri" w:hAnsi="Calibri" w:cs="Calibri"/>
        </w:rPr>
      </w:pPr>
      <w:r>
        <w:rPr>
          <w:rFonts w:ascii="Calibri"/>
          <w:spacing w:val="-1"/>
        </w:rPr>
        <w:t>Example</w:t>
      </w:r>
      <w:r>
        <w:rPr>
          <w:rFonts w:ascii="Calibri"/>
          <w:spacing w:val="1"/>
        </w:rPr>
        <w:t xml:space="preserve"> </w:t>
      </w:r>
      <w:r>
        <w:rPr>
          <w:rFonts w:ascii="Calibri"/>
          <w:spacing w:val="-1"/>
        </w:rPr>
        <w:t>C: 03_Mechanical</w:t>
      </w:r>
      <w:r>
        <w:rPr>
          <w:rFonts w:ascii="Calibri"/>
          <w:spacing w:val="-5"/>
        </w:rPr>
        <w:t xml:space="preserve"> </w:t>
      </w:r>
      <w:proofErr w:type="spellStart"/>
      <w:r>
        <w:rPr>
          <w:rFonts w:ascii="Calibri"/>
          <w:spacing w:val="-1"/>
        </w:rPr>
        <w:t>Plan_West_HW</w:t>
      </w:r>
      <w:proofErr w:type="spellEnd"/>
      <w:r>
        <w:rPr>
          <w:rFonts w:ascii="Calibri"/>
          <w:spacing w:val="-2"/>
        </w:rPr>
        <w:t xml:space="preserve"> </w:t>
      </w:r>
      <w:proofErr w:type="spellStart"/>
      <w:r>
        <w:rPr>
          <w:rFonts w:ascii="Calibri"/>
          <w:spacing w:val="-1"/>
        </w:rPr>
        <w:t>Piping_</w:t>
      </w:r>
      <w:del w:id="63" w:author="Johnson, David M ERDC-RDE-ITL-MS" w:date="2016-10-12T10:48:00Z">
        <w:r w:rsidDel="00492459">
          <w:rPr>
            <w:rFonts w:ascii="Calibri"/>
            <w:spacing w:val="-1"/>
          </w:rPr>
          <w:delText>Coor</w:delText>
        </w:r>
      </w:del>
      <w:ins w:id="64" w:author="Johnson, David M ERDC-RDE-ITL-MS" w:date="2016-10-12T10:48:00Z">
        <w:r w:rsidR="00492459">
          <w:rPr>
            <w:rFonts w:ascii="Calibri"/>
            <w:spacing w:val="-1"/>
          </w:rPr>
          <w:t>ANAL</w:t>
        </w:r>
      </w:ins>
      <w:proofErr w:type="spellEnd"/>
    </w:p>
    <w:p w:rsidR="00B31CAF" w:rsidRDefault="00B31CAF" w:rsidP="00B31CAF">
      <w:pPr>
        <w:spacing w:before="3"/>
        <w:rPr>
          <w:rFonts w:ascii="Calibri" w:eastAsia="Calibri" w:hAnsi="Calibri" w:cs="Calibri"/>
          <w:sz w:val="23"/>
          <w:szCs w:val="23"/>
        </w:rPr>
      </w:pPr>
    </w:p>
    <w:p w:rsidR="00B31CAF" w:rsidRDefault="00B31CAF" w:rsidP="008B22E1">
      <w:pPr>
        <w:pStyle w:val="Heading1"/>
        <w:pPrChange w:id="65" w:author="Johnson, David M ERDC-RDE-ITL-MS" w:date="2016-10-19T08:01:00Z">
          <w:pPr>
            <w:pStyle w:val="BodyText"/>
            <w:spacing w:line="276" w:lineRule="auto"/>
            <w:ind w:right="146"/>
          </w:pPr>
        </w:pPrChange>
      </w:pPr>
      <w:bookmarkStart w:id="66" w:name="_bookmark5"/>
      <w:bookmarkStart w:id="67" w:name="_Toc398040900"/>
      <w:bookmarkStart w:id="68" w:name="_Toc400452846"/>
      <w:bookmarkEnd w:id="66"/>
      <w:r>
        <w:t>Working</w:t>
      </w:r>
      <w:r>
        <w:rPr>
          <w:spacing w:val="-19"/>
        </w:rPr>
        <w:t xml:space="preserve"> </w:t>
      </w:r>
      <w:r>
        <w:t>Views</w:t>
      </w:r>
      <w:bookmarkEnd w:id="67"/>
      <w:bookmarkEnd w:id="68"/>
    </w:p>
    <w:p w:rsidR="00B31CAF" w:rsidRDefault="00B31CAF" w:rsidP="00B31CAF">
      <w:pPr>
        <w:spacing w:before="8"/>
        <w:rPr>
          <w:rFonts w:ascii="Cambria" w:eastAsia="Cambria" w:hAnsi="Cambria" w:cs="Cambria"/>
          <w:b/>
          <w:bCs/>
          <w:sz w:val="20"/>
          <w:szCs w:val="20"/>
        </w:rPr>
      </w:pPr>
    </w:p>
    <w:p w:rsidR="00B31CAF" w:rsidRDefault="00B31CAF" w:rsidP="00B31CAF">
      <w:pPr>
        <w:pStyle w:val="BodyText"/>
        <w:spacing w:line="275" w:lineRule="auto"/>
        <w:ind w:right="185"/>
        <w:rPr>
          <w:rFonts w:ascii="Calibri"/>
          <w:spacing w:val="-2"/>
          <w:sz w:val="22"/>
        </w:rPr>
      </w:pPr>
      <w:proofErr w:type="gramStart"/>
      <w:r>
        <w:t xml:space="preserve">This </w:t>
      </w:r>
      <w:r>
        <w:rPr>
          <w:spacing w:val="-1"/>
        </w:rPr>
        <w:t>set</w:t>
      </w:r>
      <w:r>
        <w:t xml:space="preserve"> </w:t>
      </w:r>
      <w:r>
        <w:rPr>
          <w:spacing w:val="-1"/>
        </w:rPr>
        <w:t>of</w:t>
      </w:r>
      <w:r>
        <w:t xml:space="preserve"> </w:t>
      </w:r>
      <w:r>
        <w:rPr>
          <w:spacing w:val="-1"/>
        </w:rPr>
        <w:t>Views</w:t>
      </w:r>
      <w:r>
        <w:t xml:space="preserve"> </w:t>
      </w:r>
      <w:r>
        <w:rPr>
          <w:spacing w:val="-1"/>
        </w:rPr>
        <w:t>are</w:t>
      </w:r>
      <w:proofErr w:type="gramEnd"/>
      <w:r>
        <w:rPr>
          <w:spacing w:val="-1"/>
        </w:rPr>
        <w:t xml:space="preserve"> </w:t>
      </w:r>
      <w:r>
        <w:t>for</w:t>
      </w:r>
      <w:r>
        <w:rPr>
          <w:spacing w:val="-1"/>
        </w:rPr>
        <w:t xml:space="preserve"> </w:t>
      </w:r>
      <w:r>
        <w:t>the</w:t>
      </w:r>
      <w:r>
        <w:rPr>
          <w:spacing w:val="-1"/>
        </w:rPr>
        <w:t xml:space="preserve"> main</w:t>
      </w:r>
      <w:r>
        <w:rPr>
          <w:spacing w:val="1"/>
        </w:rPr>
        <w:t xml:space="preserve"> </w:t>
      </w:r>
      <w:r>
        <w:rPr>
          <w:spacing w:val="-1"/>
        </w:rPr>
        <w:t>design</w:t>
      </w:r>
      <w:r>
        <w:rPr>
          <w:spacing w:val="1"/>
        </w:rPr>
        <w:t xml:space="preserve"> </w:t>
      </w:r>
      <w:r>
        <w:rPr>
          <w:spacing w:val="-1"/>
        </w:rPr>
        <w:t>and lay</w:t>
      </w:r>
      <w:bookmarkStart w:id="69" w:name="Working_Views"/>
      <w:bookmarkEnd w:id="69"/>
      <w:r>
        <w:rPr>
          <w:spacing w:val="-1"/>
        </w:rPr>
        <w:t>out</w:t>
      </w:r>
      <w:r>
        <w:t xml:space="preserve"> </w:t>
      </w:r>
      <w:r>
        <w:rPr>
          <w:spacing w:val="-1"/>
        </w:rPr>
        <w:t>of</w:t>
      </w:r>
      <w:r>
        <w:t xml:space="preserve"> the</w:t>
      </w:r>
      <w:r>
        <w:rPr>
          <w:spacing w:val="-1"/>
        </w:rPr>
        <w:t xml:space="preserve"> building.</w:t>
      </w:r>
      <w:r>
        <w:rPr>
          <w:spacing w:val="-2"/>
        </w:rPr>
        <w:t xml:space="preserve"> </w:t>
      </w:r>
      <w:r>
        <w:t>These</w:t>
      </w:r>
      <w:r>
        <w:rPr>
          <w:spacing w:val="1"/>
        </w:rPr>
        <w:t xml:space="preserve"> </w:t>
      </w:r>
      <w:r>
        <w:rPr>
          <w:spacing w:val="-2"/>
        </w:rPr>
        <w:t>views</w:t>
      </w:r>
      <w:r>
        <w:t xml:space="preserve"> </w:t>
      </w:r>
      <w:r>
        <w:rPr>
          <w:spacing w:val="-1"/>
        </w:rPr>
        <w:t>are</w:t>
      </w:r>
      <w:r>
        <w:rPr>
          <w:spacing w:val="1"/>
        </w:rPr>
        <w:t xml:space="preserve"> </w:t>
      </w:r>
      <w:r>
        <w:t>not</w:t>
      </w:r>
      <w:r>
        <w:rPr>
          <w:spacing w:val="39"/>
        </w:rPr>
        <w:t xml:space="preserve"> </w:t>
      </w:r>
      <w:r>
        <w:rPr>
          <w:spacing w:val="-1"/>
        </w:rPr>
        <w:t xml:space="preserve">intended </w:t>
      </w:r>
      <w:r>
        <w:t>for</w:t>
      </w:r>
      <w:r>
        <w:rPr>
          <w:spacing w:val="-1"/>
        </w:rPr>
        <w:t xml:space="preserve"> the final</w:t>
      </w:r>
      <w:r>
        <w:t xml:space="preserve"> </w:t>
      </w:r>
      <w:r>
        <w:rPr>
          <w:spacing w:val="-1"/>
        </w:rPr>
        <w:t>documents</w:t>
      </w:r>
      <w:r>
        <w:rPr>
          <w:spacing w:val="-2"/>
        </w:rPr>
        <w:t xml:space="preserve"> </w:t>
      </w:r>
      <w:r>
        <w:rPr>
          <w:spacing w:val="-1"/>
        </w:rPr>
        <w:t>and</w:t>
      </w:r>
      <w:r>
        <w:rPr>
          <w:spacing w:val="1"/>
        </w:rPr>
        <w:t xml:space="preserve"> </w:t>
      </w:r>
      <w:r>
        <w:rPr>
          <w:spacing w:val="-1"/>
        </w:rPr>
        <w:t>are used</w:t>
      </w:r>
      <w:r>
        <w:rPr>
          <w:spacing w:val="1"/>
        </w:rPr>
        <w:t xml:space="preserve"> </w:t>
      </w:r>
      <w:r>
        <w:t>to</w:t>
      </w:r>
      <w:r>
        <w:rPr>
          <w:spacing w:val="1"/>
        </w:rPr>
        <w:t xml:space="preserve"> </w:t>
      </w:r>
      <w:r>
        <w:rPr>
          <w:spacing w:val="-1"/>
        </w:rPr>
        <w:t>support</w:t>
      </w:r>
      <w:r>
        <w:t xml:space="preserve"> </w:t>
      </w:r>
      <w:r>
        <w:rPr>
          <w:spacing w:val="-1"/>
        </w:rPr>
        <w:t>the modeling process</w:t>
      </w:r>
      <w:r>
        <w:rPr>
          <w:spacing w:val="65"/>
        </w:rPr>
        <w:t xml:space="preserve"> </w:t>
      </w:r>
      <w:r>
        <w:rPr>
          <w:spacing w:val="-1"/>
        </w:rPr>
        <w:t xml:space="preserve">(although </w:t>
      </w:r>
      <w:r>
        <w:t>a</w:t>
      </w:r>
      <w:r>
        <w:rPr>
          <w:spacing w:val="1"/>
        </w:rPr>
        <w:t xml:space="preserve"> </w:t>
      </w:r>
      <w:r>
        <w:rPr>
          <w:spacing w:val="-1"/>
        </w:rPr>
        <w:t>View</w:t>
      </w:r>
      <w:r>
        <w:rPr>
          <w:spacing w:val="-3"/>
        </w:rPr>
        <w:t xml:space="preserve"> </w:t>
      </w:r>
      <w:r>
        <w:rPr>
          <w:spacing w:val="-1"/>
        </w:rPr>
        <w:t xml:space="preserve">Purpose </w:t>
      </w:r>
      <w:r>
        <w:t>may</w:t>
      </w:r>
      <w:r>
        <w:rPr>
          <w:spacing w:val="-2"/>
        </w:rPr>
        <w:t xml:space="preserve"> </w:t>
      </w:r>
      <w:r>
        <w:t>be</w:t>
      </w:r>
      <w:r>
        <w:rPr>
          <w:spacing w:val="1"/>
        </w:rPr>
        <w:t xml:space="preserve"> </w:t>
      </w:r>
      <w:r>
        <w:rPr>
          <w:spacing w:val="-1"/>
        </w:rPr>
        <w:t>changed</w:t>
      </w:r>
      <w:r>
        <w:rPr>
          <w:spacing w:val="1"/>
        </w:rPr>
        <w:t xml:space="preserve"> </w:t>
      </w:r>
      <w:r>
        <w:rPr>
          <w:spacing w:val="-1"/>
        </w:rPr>
        <w:t>to</w:t>
      </w:r>
      <w:r>
        <w:rPr>
          <w:spacing w:val="1"/>
        </w:rPr>
        <w:t xml:space="preserve"> </w:t>
      </w:r>
      <w:r>
        <w:t>a</w:t>
      </w:r>
      <w:r>
        <w:rPr>
          <w:spacing w:val="1"/>
        </w:rPr>
        <w:t xml:space="preserve"> </w:t>
      </w:r>
      <w:r>
        <w:rPr>
          <w:spacing w:val="-1"/>
        </w:rPr>
        <w:t>Documentation</w:t>
      </w:r>
      <w:r>
        <w:rPr>
          <w:spacing w:val="1"/>
        </w:rPr>
        <w:t xml:space="preserve"> </w:t>
      </w:r>
      <w:r>
        <w:rPr>
          <w:spacing w:val="-1"/>
        </w:rPr>
        <w:t>view).</w:t>
      </w:r>
      <w:r>
        <w:t xml:space="preserve"> </w:t>
      </w:r>
      <w:r>
        <w:rPr>
          <w:spacing w:val="-1"/>
        </w:rPr>
        <w:t>There</w:t>
      </w:r>
      <w:r>
        <w:rPr>
          <w:spacing w:val="1"/>
        </w:rPr>
        <w:t xml:space="preserve"> </w:t>
      </w:r>
      <w:r>
        <w:rPr>
          <w:spacing w:val="-1"/>
        </w:rPr>
        <w:t>are two</w:t>
      </w:r>
      <w:r>
        <w:rPr>
          <w:spacing w:val="45"/>
        </w:rPr>
        <w:t xml:space="preserve"> </w:t>
      </w:r>
      <w:r>
        <w:rPr>
          <w:spacing w:val="-1"/>
        </w:rPr>
        <w:t>site</w:t>
      </w:r>
      <w:r>
        <w:rPr>
          <w:spacing w:val="1"/>
        </w:rPr>
        <w:t xml:space="preserve"> </w:t>
      </w:r>
      <w:r>
        <w:rPr>
          <w:spacing w:val="-1"/>
        </w:rPr>
        <w:t>Views</w:t>
      </w:r>
      <w:r>
        <w:t xml:space="preserve"> </w:t>
      </w:r>
      <w:r>
        <w:rPr>
          <w:spacing w:val="-1"/>
        </w:rPr>
        <w:t>(</w:t>
      </w:r>
      <w:proofErr w:type="spellStart"/>
      <w:r>
        <w:rPr>
          <w:b/>
          <w:i/>
          <w:spacing w:val="-1"/>
        </w:rPr>
        <w:t>Site_Plan</w:t>
      </w:r>
      <w:proofErr w:type="spellEnd"/>
      <w:r>
        <w:rPr>
          <w:b/>
          <w:i/>
          <w:spacing w:val="-3"/>
        </w:rPr>
        <w:t xml:space="preserve"> </w:t>
      </w:r>
      <w:r>
        <w:t>and</w:t>
      </w:r>
      <w:r>
        <w:rPr>
          <w:spacing w:val="-1"/>
        </w:rPr>
        <w:t xml:space="preserve"> </w:t>
      </w:r>
      <w:proofErr w:type="spellStart"/>
      <w:r>
        <w:rPr>
          <w:b/>
          <w:i/>
          <w:spacing w:val="-1"/>
        </w:rPr>
        <w:t>Site_Plan_True_North</w:t>
      </w:r>
      <w:proofErr w:type="spellEnd"/>
      <w:r>
        <w:rPr>
          <w:spacing w:val="-1"/>
        </w:rPr>
        <w:t>).</w:t>
      </w:r>
      <w:r>
        <w:t xml:space="preserve"> The</w:t>
      </w:r>
      <w:r>
        <w:rPr>
          <w:spacing w:val="-1"/>
        </w:rPr>
        <w:t xml:space="preserve"> True</w:t>
      </w:r>
      <w:r>
        <w:rPr>
          <w:spacing w:val="1"/>
        </w:rPr>
        <w:t xml:space="preserve"> </w:t>
      </w:r>
      <w:r>
        <w:rPr>
          <w:spacing w:val="-1"/>
        </w:rPr>
        <w:t>North</w:t>
      </w:r>
      <w:r>
        <w:rPr>
          <w:spacing w:val="1"/>
        </w:rPr>
        <w:t xml:space="preserve"> </w:t>
      </w:r>
      <w:r>
        <w:rPr>
          <w:spacing w:val="-1"/>
        </w:rPr>
        <w:t>View</w:t>
      </w:r>
      <w:r>
        <w:rPr>
          <w:spacing w:val="-3"/>
        </w:rPr>
        <w:t xml:space="preserve"> </w:t>
      </w:r>
      <w:r>
        <w:rPr>
          <w:spacing w:val="-1"/>
        </w:rPr>
        <w:t>is</w:t>
      </w:r>
      <w:r>
        <w:t xml:space="preserve"> set </w:t>
      </w:r>
      <w:r>
        <w:rPr>
          <w:spacing w:val="-1"/>
        </w:rPr>
        <w:t>with</w:t>
      </w:r>
      <w:r>
        <w:rPr>
          <w:spacing w:val="1"/>
        </w:rPr>
        <w:t xml:space="preserve"> </w:t>
      </w:r>
      <w:r>
        <w:t>the</w:t>
      </w:r>
      <w:r>
        <w:rPr>
          <w:spacing w:val="55"/>
        </w:rPr>
        <w:t xml:space="preserve"> </w:t>
      </w:r>
      <w:r>
        <w:rPr>
          <w:spacing w:val="-1"/>
        </w:rPr>
        <w:t>Orientation</w:t>
      </w:r>
      <w:r>
        <w:rPr>
          <w:spacing w:val="1"/>
        </w:rPr>
        <w:t xml:space="preserve"> </w:t>
      </w:r>
      <w:r>
        <w:rPr>
          <w:spacing w:val="-1"/>
        </w:rPr>
        <w:t>of</w:t>
      </w:r>
      <w:r>
        <w:rPr>
          <w:spacing w:val="-2"/>
        </w:rPr>
        <w:t xml:space="preserve"> </w:t>
      </w:r>
      <w:r>
        <w:t>True</w:t>
      </w:r>
      <w:r>
        <w:rPr>
          <w:spacing w:val="1"/>
        </w:rPr>
        <w:t xml:space="preserve"> </w:t>
      </w:r>
      <w:r>
        <w:rPr>
          <w:spacing w:val="-1"/>
        </w:rPr>
        <w:t>North.</w:t>
      </w:r>
      <w:r>
        <w:rPr>
          <w:spacing w:val="-2"/>
        </w:rPr>
        <w:t xml:space="preserve"> </w:t>
      </w:r>
      <w:r>
        <w:t>The</w:t>
      </w:r>
      <w:r>
        <w:rPr>
          <w:spacing w:val="1"/>
        </w:rPr>
        <w:t xml:space="preserve"> </w:t>
      </w:r>
      <w:r>
        <w:rPr>
          <w:spacing w:val="-1"/>
        </w:rPr>
        <w:t>user should</w:t>
      </w:r>
      <w:r>
        <w:rPr>
          <w:spacing w:val="1"/>
        </w:rPr>
        <w:t xml:space="preserve"> </w:t>
      </w:r>
      <w:r>
        <w:rPr>
          <w:spacing w:val="-1"/>
        </w:rPr>
        <w:t>change</w:t>
      </w:r>
      <w:r>
        <w:rPr>
          <w:spacing w:val="1"/>
        </w:rPr>
        <w:t xml:space="preserve"> </w:t>
      </w:r>
      <w:r>
        <w:rPr>
          <w:spacing w:val="-1"/>
        </w:rPr>
        <w:t>the</w:t>
      </w:r>
      <w:r>
        <w:rPr>
          <w:spacing w:val="1"/>
        </w:rPr>
        <w:t xml:space="preserve"> </w:t>
      </w:r>
      <w:r>
        <w:rPr>
          <w:spacing w:val="-1"/>
        </w:rPr>
        <w:t>orientation</w:t>
      </w:r>
      <w:r>
        <w:rPr>
          <w:spacing w:val="1"/>
        </w:rPr>
        <w:t xml:space="preserve"> </w:t>
      </w:r>
      <w:r>
        <w:rPr>
          <w:spacing w:val="-1"/>
        </w:rPr>
        <w:t>of</w:t>
      </w:r>
      <w:r>
        <w:rPr>
          <w:spacing w:val="-2"/>
        </w:rPr>
        <w:t xml:space="preserve"> </w:t>
      </w:r>
      <w:r>
        <w:t>the</w:t>
      </w:r>
      <w:r>
        <w:rPr>
          <w:spacing w:val="-1"/>
        </w:rPr>
        <w:t xml:space="preserve"> building </w:t>
      </w:r>
      <w:r>
        <w:t>to</w:t>
      </w:r>
      <w:r>
        <w:rPr>
          <w:spacing w:val="-1"/>
        </w:rPr>
        <w:t xml:space="preserve"> </w:t>
      </w:r>
      <w:r>
        <w:t>the</w:t>
      </w:r>
      <w:r>
        <w:rPr>
          <w:spacing w:val="51"/>
        </w:rPr>
        <w:t xml:space="preserve"> </w:t>
      </w:r>
      <w:r>
        <w:t>actual</w:t>
      </w:r>
      <w:r>
        <w:rPr>
          <w:spacing w:val="-3"/>
        </w:rPr>
        <w:t xml:space="preserve"> </w:t>
      </w:r>
      <w:r>
        <w:rPr>
          <w:spacing w:val="-1"/>
        </w:rPr>
        <w:t>orientation of</w:t>
      </w:r>
      <w:r>
        <w:t xml:space="preserve"> </w:t>
      </w:r>
      <w:r>
        <w:rPr>
          <w:spacing w:val="-1"/>
        </w:rPr>
        <w:t>the</w:t>
      </w:r>
      <w:r>
        <w:rPr>
          <w:spacing w:val="1"/>
        </w:rPr>
        <w:t xml:space="preserve"> </w:t>
      </w:r>
      <w:r>
        <w:rPr>
          <w:spacing w:val="-1"/>
        </w:rPr>
        <w:t>project</w:t>
      </w:r>
      <w:r>
        <w:rPr>
          <w:spacing w:val="-2"/>
        </w:rPr>
        <w:t xml:space="preserve"> </w:t>
      </w:r>
      <w:r>
        <w:rPr>
          <w:spacing w:val="-1"/>
        </w:rPr>
        <w:t>in</w:t>
      </w:r>
      <w:r>
        <w:rPr>
          <w:spacing w:val="1"/>
        </w:rPr>
        <w:t xml:space="preserve"> </w:t>
      </w:r>
      <w:r>
        <w:rPr>
          <w:spacing w:val="-1"/>
        </w:rPr>
        <w:t>this</w:t>
      </w:r>
      <w:r>
        <w:t xml:space="preserve"> </w:t>
      </w:r>
      <w:r>
        <w:rPr>
          <w:spacing w:val="-2"/>
        </w:rPr>
        <w:t>view.</w:t>
      </w:r>
      <w:r>
        <w:t xml:space="preserve"> The</w:t>
      </w:r>
      <w:r>
        <w:rPr>
          <w:spacing w:val="1"/>
        </w:rPr>
        <w:t xml:space="preserve"> </w:t>
      </w:r>
      <w:r>
        <w:rPr>
          <w:spacing w:val="-1"/>
        </w:rPr>
        <w:t>correct</w:t>
      </w:r>
      <w:r>
        <w:rPr>
          <w:spacing w:val="-2"/>
        </w:rPr>
        <w:t xml:space="preserve"> </w:t>
      </w:r>
      <w:r>
        <w:rPr>
          <w:spacing w:val="-1"/>
        </w:rPr>
        <w:t>location</w:t>
      </w:r>
      <w:r>
        <w:rPr>
          <w:spacing w:val="1"/>
        </w:rPr>
        <w:t xml:space="preserve"> </w:t>
      </w:r>
      <w:r>
        <w:rPr>
          <w:spacing w:val="-1"/>
        </w:rPr>
        <w:t>coordinates</w:t>
      </w:r>
      <w:r>
        <w:t xml:space="preserve"> </w:t>
      </w:r>
      <w:r>
        <w:rPr>
          <w:spacing w:val="-1"/>
        </w:rPr>
        <w:t>should</w:t>
      </w:r>
      <w:r>
        <w:rPr>
          <w:spacing w:val="1"/>
        </w:rPr>
        <w:t xml:space="preserve"> </w:t>
      </w:r>
      <w:r>
        <w:rPr>
          <w:spacing w:val="-1"/>
        </w:rPr>
        <w:t>also</w:t>
      </w:r>
      <w:r>
        <w:rPr>
          <w:spacing w:val="73"/>
        </w:rPr>
        <w:t xml:space="preserve"> </w:t>
      </w:r>
      <w:r>
        <w:t>be</w:t>
      </w:r>
      <w:r>
        <w:rPr>
          <w:spacing w:val="1"/>
        </w:rPr>
        <w:t xml:space="preserve"> </w:t>
      </w:r>
      <w:r>
        <w:rPr>
          <w:spacing w:val="-1"/>
        </w:rPr>
        <w:t>set</w:t>
      </w:r>
      <w:r>
        <w:t xml:space="preserve"> </w:t>
      </w:r>
      <w:r>
        <w:rPr>
          <w:spacing w:val="-1"/>
        </w:rPr>
        <w:t>in</w:t>
      </w:r>
      <w:r>
        <w:rPr>
          <w:spacing w:val="1"/>
        </w:rPr>
        <w:t xml:space="preserve"> </w:t>
      </w:r>
      <w:r>
        <w:rPr>
          <w:spacing w:val="-1"/>
        </w:rPr>
        <w:t>this</w:t>
      </w:r>
      <w:r>
        <w:t xml:space="preserve"> </w:t>
      </w:r>
      <w:r>
        <w:rPr>
          <w:spacing w:val="-2"/>
        </w:rPr>
        <w:t>view</w:t>
      </w:r>
      <w:r>
        <w:rPr>
          <w:rFonts w:ascii="Calibri"/>
          <w:spacing w:val="-2"/>
          <w:sz w:val="22"/>
        </w:rPr>
        <w:t>.</w:t>
      </w:r>
    </w:p>
    <w:p w:rsidR="00B31CAF" w:rsidRPr="00B31CAF" w:rsidRDefault="00B31CAF" w:rsidP="00B31CAF">
      <w:pPr>
        <w:pStyle w:val="BodyText"/>
        <w:spacing w:line="275" w:lineRule="auto"/>
        <w:ind w:right="185"/>
        <w:rPr>
          <w:rFonts w:eastAsiaTheme="minorHAnsi" w:hAnsiTheme="minorHAnsi"/>
          <w:i/>
          <w:sz w:val="20"/>
          <w:szCs w:val="22"/>
        </w:rPr>
      </w:pPr>
      <w:proofErr w:type="gramStart"/>
      <w:r w:rsidRPr="00445489">
        <w:rPr>
          <w:rStyle w:val="Emphasis"/>
        </w:rPr>
        <w:t>Note</w:t>
      </w:r>
      <w:r w:rsidRPr="00445489">
        <w:rPr>
          <w:rFonts w:eastAsiaTheme="minorHAnsi" w:hAnsiTheme="minorHAnsi"/>
          <w:i/>
          <w:sz w:val="20"/>
          <w:szCs w:val="22"/>
        </w:rPr>
        <w:t xml:space="preserve"> :</w:t>
      </w:r>
      <w:proofErr w:type="gramEnd"/>
      <w:r w:rsidRPr="00445489">
        <w:rPr>
          <w:rFonts w:eastAsiaTheme="minorHAnsi" w:hAnsiTheme="minorHAnsi"/>
          <w:i/>
          <w:sz w:val="20"/>
          <w:szCs w:val="22"/>
        </w:rPr>
        <w:t xml:space="preserve"> </w:t>
      </w:r>
      <w:r w:rsidRPr="00445489">
        <w:rPr>
          <w:rFonts w:eastAsiaTheme="minorHAnsi" w:hAnsiTheme="minorHAnsi"/>
          <w:i/>
          <w:iCs/>
          <w:sz w:val="20"/>
          <w:szCs w:val="22"/>
        </w:rPr>
        <w:t xml:space="preserve">Change to new template version: View Template parameter is not set for the Working Views because of the locking of view graphics of views that are assigned a View Template. </w:t>
      </w:r>
    </w:p>
    <w:p w:rsidR="00B31CAF" w:rsidRDefault="00B31CAF" w:rsidP="008B22E1">
      <w:pPr>
        <w:pStyle w:val="Heading1"/>
        <w:pPrChange w:id="70" w:author="Johnson, David M ERDC-RDE-ITL-MS" w:date="2016-10-19T08:01:00Z">
          <w:pPr>
            <w:pStyle w:val="Heading1"/>
          </w:pPr>
        </w:pPrChange>
      </w:pPr>
      <w:bookmarkStart w:id="71" w:name="_bookmark6"/>
      <w:bookmarkStart w:id="72" w:name="_Toc398040901"/>
      <w:bookmarkStart w:id="73" w:name="_Toc400452847"/>
      <w:bookmarkEnd w:id="71"/>
      <w:r>
        <w:t>Documentation</w:t>
      </w:r>
      <w:r>
        <w:rPr>
          <w:spacing w:val="-27"/>
        </w:rPr>
        <w:t xml:space="preserve"> </w:t>
      </w:r>
      <w:r>
        <w:t>Views</w:t>
      </w:r>
      <w:bookmarkEnd w:id="72"/>
      <w:bookmarkEnd w:id="73"/>
    </w:p>
    <w:p w:rsidR="00B31CAF" w:rsidRDefault="00B31CAF" w:rsidP="00B31CAF">
      <w:pPr>
        <w:spacing w:before="5"/>
        <w:rPr>
          <w:rFonts w:ascii="Cambria" w:eastAsia="Cambria" w:hAnsi="Cambria" w:cs="Cambria"/>
          <w:b/>
          <w:bCs/>
          <w:sz w:val="27"/>
          <w:szCs w:val="27"/>
        </w:rPr>
      </w:pPr>
    </w:p>
    <w:p w:rsidR="00B31CAF" w:rsidRDefault="00B31CAF" w:rsidP="00B31CAF">
      <w:pPr>
        <w:pStyle w:val="BodyText"/>
        <w:ind w:right="302"/>
        <w:rPr>
          <w:sz w:val="22"/>
          <w:szCs w:val="22"/>
        </w:rPr>
      </w:pPr>
      <w:r>
        <w:t>These</w:t>
      </w:r>
      <w:r>
        <w:rPr>
          <w:spacing w:val="1"/>
        </w:rPr>
        <w:t xml:space="preserve"> </w:t>
      </w:r>
      <w:r>
        <w:rPr>
          <w:spacing w:val="-2"/>
        </w:rPr>
        <w:t>views</w:t>
      </w:r>
      <w:r>
        <w:t xml:space="preserve"> </w:t>
      </w:r>
      <w:r>
        <w:rPr>
          <w:spacing w:val="-1"/>
        </w:rPr>
        <w:t>are</w:t>
      </w:r>
      <w:r>
        <w:rPr>
          <w:spacing w:val="1"/>
        </w:rPr>
        <w:t xml:space="preserve"> </w:t>
      </w:r>
      <w:r>
        <w:rPr>
          <w:spacing w:val="-1"/>
        </w:rPr>
        <w:t>finished</w:t>
      </w:r>
      <w:r>
        <w:rPr>
          <w:spacing w:val="1"/>
        </w:rPr>
        <w:t xml:space="preserve"> </w:t>
      </w:r>
      <w:r>
        <w:rPr>
          <w:spacing w:val="-1"/>
        </w:rPr>
        <w:t>and are</w:t>
      </w:r>
      <w:r>
        <w:rPr>
          <w:spacing w:val="1"/>
        </w:rPr>
        <w:t xml:space="preserve"> </w:t>
      </w:r>
      <w:r>
        <w:rPr>
          <w:spacing w:val="-1"/>
        </w:rPr>
        <w:t xml:space="preserve">intended </w:t>
      </w:r>
      <w:r>
        <w:t>to</w:t>
      </w:r>
      <w:r>
        <w:rPr>
          <w:spacing w:val="-1"/>
        </w:rPr>
        <w:t xml:space="preserve"> </w:t>
      </w:r>
      <w:r>
        <w:t>be</w:t>
      </w:r>
      <w:r>
        <w:rPr>
          <w:spacing w:val="-1"/>
        </w:rPr>
        <w:t xml:space="preserve"> placed </w:t>
      </w:r>
      <w:r>
        <w:t>on</w:t>
      </w:r>
      <w:r>
        <w:rPr>
          <w:spacing w:val="-1"/>
        </w:rPr>
        <w:t xml:space="preserve"> sheets.</w:t>
      </w:r>
      <w:r>
        <w:rPr>
          <w:spacing w:val="-2"/>
        </w:rPr>
        <w:t xml:space="preserve"> </w:t>
      </w:r>
      <w:r>
        <w:rPr>
          <w:spacing w:val="-1"/>
        </w:rPr>
        <w:t>Document</w:t>
      </w:r>
      <w:bookmarkStart w:id="74" w:name="Documentation_Views"/>
      <w:bookmarkEnd w:id="74"/>
      <w:r>
        <w:rPr>
          <w:spacing w:val="-1"/>
        </w:rPr>
        <w:t>ation</w:t>
      </w:r>
      <w:r>
        <w:rPr>
          <w:spacing w:val="65"/>
        </w:rPr>
        <w:t xml:space="preserve"> </w:t>
      </w:r>
      <w:r>
        <w:rPr>
          <w:spacing w:val="-1"/>
        </w:rPr>
        <w:t>Views</w:t>
      </w:r>
      <w:r>
        <w:t xml:space="preserve"> may</w:t>
      </w:r>
      <w:r>
        <w:rPr>
          <w:spacing w:val="-2"/>
        </w:rPr>
        <w:t xml:space="preserve"> </w:t>
      </w:r>
      <w:r>
        <w:rPr>
          <w:spacing w:val="-1"/>
        </w:rPr>
        <w:t>contain</w:t>
      </w:r>
      <w:r>
        <w:rPr>
          <w:spacing w:val="1"/>
        </w:rPr>
        <w:t xml:space="preserve"> </w:t>
      </w:r>
      <w:r>
        <w:rPr>
          <w:spacing w:val="-1"/>
        </w:rPr>
        <w:t>scope</w:t>
      </w:r>
      <w:r>
        <w:rPr>
          <w:spacing w:val="1"/>
        </w:rPr>
        <w:t xml:space="preserve"> </w:t>
      </w:r>
      <w:r>
        <w:rPr>
          <w:spacing w:val="-1"/>
        </w:rPr>
        <w:t>box</w:t>
      </w:r>
      <w:r>
        <w:rPr>
          <w:spacing w:val="-2"/>
        </w:rPr>
        <w:t xml:space="preserve"> </w:t>
      </w:r>
      <w:r>
        <w:rPr>
          <w:spacing w:val="-1"/>
        </w:rPr>
        <w:t>views</w:t>
      </w:r>
      <w:r>
        <w:t xml:space="preserve"> for</w:t>
      </w:r>
      <w:r>
        <w:rPr>
          <w:spacing w:val="-1"/>
        </w:rPr>
        <w:t xml:space="preserve"> larger projects.</w:t>
      </w:r>
      <w:r>
        <w:rPr>
          <w:spacing w:val="65"/>
        </w:rPr>
        <w:t xml:space="preserve"> </w:t>
      </w:r>
      <w:r>
        <w:rPr>
          <w:spacing w:val="-1"/>
        </w:rPr>
        <w:t>Appropriate visibility</w:t>
      </w:r>
      <w:r>
        <w:rPr>
          <w:spacing w:val="-2"/>
        </w:rPr>
        <w:t xml:space="preserve"> </w:t>
      </w:r>
      <w:r>
        <w:t>and/or</w:t>
      </w:r>
      <w:r>
        <w:rPr>
          <w:spacing w:val="63"/>
        </w:rPr>
        <w:t xml:space="preserve"> </w:t>
      </w:r>
      <w:r>
        <w:t>filter</w:t>
      </w:r>
      <w:r>
        <w:rPr>
          <w:spacing w:val="-1"/>
        </w:rPr>
        <w:t xml:space="preserve"> settings</w:t>
      </w:r>
      <w:r>
        <w:t xml:space="preserve"> </w:t>
      </w:r>
      <w:r>
        <w:rPr>
          <w:spacing w:val="-1"/>
        </w:rPr>
        <w:t>are applied</w:t>
      </w:r>
      <w:r>
        <w:rPr>
          <w:spacing w:val="1"/>
        </w:rPr>
        <w:t xml:space="preserve"> </w:t>
      </w:r>
      <w:r>
        <w:rPr>
          <w:spacing w:val="-1"/>
        </w:rPr>
        <w:t>to</w:t>
      </w:r>
      <w:r>
        <w:rPr>
          <w:spacing w:val="1"/>
        </w:rPr>
        <w:t xml:space="preserve"> </w:t>
      </w:r>
      <w:r>
        <w:rPr>
          <w:spacing w:val="-1"/>
        </w:rPr>
        <w:t>display</w:t>
      </w:r>
      <w:r>
        <w:rPr>
          <w:spacing w:val="-2"/>
        </w:rPr>
        <w:t xml:space="preserve"> </w:t>
      </w:r>
      <w:r>
        <w:rPr>
          <w:spacing w:val="-1"/>
        </w:rPr>
        <w:t>only</w:t>
      </w:r>
      <w:r>
        <w:rPr>
          <w:spacing w:val="-2"/>
        </w:rPr>
        <w:t xml:space="preserve"> </w:t>
      </w:r>
      <w:r>
        <w:rPr>
          <w:spacing w:val="-1"/>
        </w:rPr>
        <w:t>relevant</w:t>
      </w:r>
      <w:r>
        <w:t xml:space="preserve"> </w:t>
      </w:r>
      <w:r>
        <w:rPr>
          <w:spacing w:val="-1"/>
        </w:rPr>
        <w:t>categories</w:t>
      </w:r>
      <w:r>
        <w:t xml:space="preserve"> </w:t>
      </w:r>
      <w:r>
        <w:rPr>
          <w:spacing w:val="-1"/>
        </w:rPr>
        <w:t>and objects.</w:t>
      </w:r>
      <w:r>
        <w:rPr>
          <w:spacing w:val="-2"/>
        </w:rPr>
        <w:t xml:space="preserve"> </w:t>
      </w:r>
      <w:r>
        <w:t>These</w:t>
      </w:r>
      <w:r>
        <w:rPr>
          <w:spacing w:val="-1"/>
        </w:rPr>
        <w:t xml:space="preserve"> </w:t>
      </w:r>
      <w:r>
        <w:t>may</w:t>
      </w:r>
      <w:r>
        <w:rPr>
          <w:spacing w:val="57"/>
        </w:rPr>
        <w:t xml:space="preserve"> </w:t>
      </w:r>
      <w:r>
        <w:rPr>
          <w:spacing w:val="-1"/>
        </w:rPr>
        <w:t>need</w:t>
      </w:r>
      <w:r>
        <w:rPr>
          <w:spacing w:val="1"/>
        </w:rPr>
        <w:t xml:space="preserve"> </w:t>
      </w:r>
      <w:r>
        <w:t>to</w:t>
      </w:r>
      <w:r>
        <w:rPr>
          <w:spacing w:val="-1"/>
        </w:rPr>
        <w:t xml:space="preserve"> </w:t>
      </w:r>
      <w:r>
        <w:t>be</w:t>
      </w:r>
      <w:r>
        <w:rPr>
          <w:spacing w:val="-1"/>
        </w:rPr>
        <w:t xml:space="preserve"> adjusted</w:t>
      </w:r>
      <w:r>
        <w:rPr>
          <w:spacing w:val="-4"/>
        </w:rPr>
        <w:t xml:space="preserve"> </w:t>
      </w:r>
      <w:r>
        <w:t>for</w:t>
      </w:r>
      <w:r>
        <w:rPr>
          <w:spacing w:val="-3"/>
        </w:rPr>
        <w:t xml:space="preserve"> </w:t>
      </w:r>
      <w:r>
        <w:rPr>
          <w:spacing w:val="-1"/>
        </w:rPr>
        <w:t>specific</w:t>
      </w:r>
      <w:r>
        <w:t xml:space="preserve"> </w:t>
      </w:r>
      <w:r>
        <w:rPr>
          <w:spacing w:val="-1"/>
        </w:rPr>
        <w:t>needs</w:t>
      </w:r>
      <w:r>
        <w:rPr>
          <w:spacing w:val="-1"/>
          <w:sz w:val="22"/>
        </w:rPr>
        <w:t>.</w:t>
      </w:r>
    </w:p>
    <w:p w:rsidR="00B31CAF" w:rsidRDefault="00B31CAF" w:rsidP="00B31CAF">
      <w:pPr>
        <w:spacing w:before="2"/>
        <w:rPr>
          <w:rFonts w:ascii="Arial" w:eastAsia="Arial" w:hAnsi="Arial" w:cs="Arial"/>
          <w:sz w:val="24"/>
          <w:szCs w:val="24"/>
        </w:rPr>
      </w:pPr>
    </w:p>
    <w:p w:rsidR="00B31CAF" w:rsidRDefault="00B31CAF" w:rsidP="00B31CAF">
      <w:pPr>
        <w:pStyle w:val="BodyText"/>
        <w:ind w:right="146"/>
      </w:pPr>
      <w:r>
        <w:rPr>
          <w:spacing w:val="-1"/>
        </w:rPr>
        <w:t xml:space="preserve">There </w:t>
      </w:r>
      <w:r>
        <w:t>may</w:t>
      </w:r>
      <w:r>
        <w:rPr>
          <w:spacing w:val="-2"/>
        </w:rPr>
        <w:t xml:space="preserve"> </w:t>
      </w:r>
      <w:r>
        <w:t>be</w:t>
      </w:r>
      <w:r>
        <w:rPr>
          <w:spacing w:val="-1"/>
        </w:rPr>
        <w:t xml:space="preserve"> additional</w:t>
      </w:r>
      <w:r>
        <w:t xml:space="preserve"> </w:t>
      </w:r>
      <w:r>
        <w:rPr>
          <w:spacing w:val="-1"/>
        </w:rPr>
        <w:t>standards</w:t>
      </w:r>
      <w:r>
        <w:t xml:space="preserve"> </w:t>
      </w:r>
      <w:r>
        <w:rPr>
          <w:spacing w:val="-1"/>
        </w:rPr>
        <w:t>required by</w:t>
      </w:r>
      <w:r>
        <w:rPr>
          <w:spacing w:val="-2"/>
        </w:rPr>
        <w:t xml:space="preserve"> </w:t>
      </w:r>
      <w:r>
        <w:t>the</w:t>
      </w:r>
      <w:r>
        <w:rPr>
          <w:spacing w:val="1"/>
        </w:rPr>
        <w:t xml:space="preserve"> </w:t>
      </w:r>
      <w:r>
        <w:rPr>
          <w:spacing w:val="-1"/>
        </w:rPr>
        <w:t xml:space="preserve">owner </w:t>
      </w:r>
      <w:r>
        <w:t>or</w:t>
      </w:r>
      <w:r>
        <w:rPr>
          <w:spacing w:val="-1"/>
        </w:rPr>
        <w:t xml:space="preserve"> organization that</w:t>
      </w:r>
      <w:r>
        <w:t xml:space="preserve"> </w:t>
      </w:r>
      <w:r>
        <w:rPr>
          <w:spacing w:val="-1"/>
        </w:rPr>
        <w:t>is</w:t>
      </w:r>
      <w:r>
        <w:rPr>
          <w:spacing w:val="55"/>
        </w:rPr>
        <w:t xml:space="preserve"> </w:t>
      </w:r>
      <w:r>
        <w:rPr>
          <w:spacing w:val="-1"/>
        </w:rPr>
        <w:t xml:space="preserve">responsible </w:t>
      </w:r>
      <w:r>
        <w:t>for</w:t>
      </w:r>
      <w:r>
        <w:rPr>
          <w:spacing w:val="-1"/>
        </w:rPr>
        <w:t xml:space="preserve"> review</w:t>
      </w:r>
      <w:r>
        <w:t xml:space="preserve"> </w:t>
      </w:r>
      <w:r>
        <w:rPr>
          <w:spacing w:val="-1"/>
        </w:rPr>
        <w:t>of</w:t>
      </w:r>
      <w:r>
        <w:rPr>
          <w:spacing w:val="3"/>
        </w:rPr>
        <w:t xml:space="preserve"> </w:t>
      </w:r>
      <w:r>
        <w:rPr>
          <w:spacing w:val="-1"/>
        </w:rPr>
        <w:t>documentation.</w:t>
      </w:r>
      <w:r>
        <w:rPr>
          <w:spacing w:val="-2"/>
        </w:rPr>
        <w:t xml:space="preserve"> </w:t>
      </w:r>
      <w:r>
        <w:rPr>
          <w:spacing w:val="-1"/>
        </w:rPr>
        <w:t>These</w:t>
      </w:r>
      <w:r>
        <w:rPr>
          <w:spacing w:val="1"/>
        </w:rPr>
        <w:t xml:space="preserve"> </w:t>
      </w:r>
      <w:r>
        <w:rPr>
          <w:spacing w:val="-1"/>
        </w:rPr>
        <w:t>should</w:t>
      </w:r>
      <w:r>
        <w:rPr>
          <w:spacing w:val="1"/>
        </w:rPr>
        <w:t xml:space="preserve"> </w:t>
      </w:r>
      <w:r>
        <w:rPr>
          <w:spacing w:val="-1"/>
        </w:rPr>
        <w:t>be followed</w:t>
      </w:r>
      <w:r>
        <w:rPr>
          <w:spacing w:val="1"/>
        </w:rPr>
        <w:t xml:space="preserve"> </w:t>
      </w:r>
      <w:r>
        <w:rPr>
          <w:spacing w:val="-1"/>
        </w:rPr>
        <w:t>in</w:t>
      </w:r>
      <w:r>
        <w:rPr>
          <w:spacing w:val="1"/>
        </w:rPr>
        <w:t xml:space="preserve"> </w:t>
      </w:r>
      <w:r>
        <w:rPr>
          <w:spacing w:val="-1"/>
        </w:rPr>
        <w:t>lieu of</w:t>
      </w:r>
      <w:r>
        <w:rPr>
          <w:spacing w:val="3"/>
        </w:rPr>
        <w:t xml:space="preserve"> </w:t>
      </w:r>
      <w:r>
        <w:rPr>
          <w:spacing w:val="-1"/>
        </w:rPr>
        <w:t>these</w:t>
      </w:r>
      <w:r>
        <w:rPr>
          <w:spacing w:val="61"/>
        </w:rPr>
        <w:t xml:space="preserve"> </w:t>
      </w:r>
      <w:r>
        <w:rPr>
          <w:spacing w:val="-1"/>
        </w:rPr>
        <w:t>standards.</w:t>
      </w:r>
    </w:p>
    <w:p w:rsidR="00B31CAF" w:rsidRDefault="00B31CAF" w:rsidP="00B31CAF">
      <w:pPr>
        <w:spacing w:before="9"/>
        <w:rPr>
          <w:rFonts w:ascii="Arial" w:eastAsia="Arial" w:hAnsi="Arial" w:cs="Arial"/>
          <w:sz w:val="24"/>
          <w:szCs w:val="24"/>
        </w:rPr>
      </w:pPr>
    </w:p>
    <w:p w:rsidR="00B31CAF" w:rsidDel="00A641BB" w:rsidRDefault="00B31CAF" w:rsidP="008B22E1">
      <w:pPr>
        <w:pStyle w:val="Heading1"/>
        <w:rPr>
          <w:del w:id="75" w:author="Johnson, David M ERDC-RDE-ITL-MS" w:date="2016-10-12T10:52:00Z"/>
        </w:rPr>
        <w:pPrChange w:id="76" w:author="Johnson, David M ERDC-RDE-ITL-MS" w:date="2016-10-19T08:01:00Z">
          <w:pPr>
            <w:pStyle w:val="Heading1"/>
          </w:pPr>
        </w:pPrChange>
      </w:pPr>
      <w:bookmarkStart w:id="77" w:name="_bookmark7"/>
      <w:bookmarkStart w:id="78" w:name="_Toc398040902"/>
      <w:bookmarkStart w:id="79" w:name="_Toc400452848"/>
      <w:bookmarkEnd w:id="77"/>
      <w:del w:id="80" w:author="Johnson, David M ERDC-RDE-ITL-MS" w:date="2016-10-12T10:52:00Z">
        <w:r w:rsidDel="00A641BB">
          <w:delText>Coordination</w:delText>
        </w:r>
        <w:r w:rsidDel="00A641BB">
          <w:rPr>
            <w:spacing w:val="-24"/>
          </w:rPr>
          <w:delText xml:space="preserve"> </w:delText>
        </w:r>
        <w:r w:rsidDel="00A641BB">
          <w:delText>Views</w:delText>
        </w:r>
        <w:bookmarkEnd w:id="78"/>
        <w:bookmarkEnd w:id="79"/>
      </w:del>
    </w:p>
    <w:p w:rsidR="00B31CAF" w:rsidDel="00A641BB" w:rsidRDefault="00B31CAF" w:rsidP="008B22E1">
      <w:pPr>
        <w:pStyle w:val="Heading1"/>
        <w:rPr>
          <w:del w:id="81" w:author="Johnson, David M ERDC-RDE-ITL-MS" w:date="2016-10-12T10:52:00Z"/>
        </w:rPr>
        <w:pPrChange w:id="82" w:author="Johnson, David M ERDC-RDE-ITL-MS" w:date="2016-10-19T08:01:00Z">
          <w:pPr>
            <w:spacing w:before="6"/>
          </w:pPr>
        </w:pPrChange>
      </w:pPr>
    </w:p>
    <w:p w:rsidR="00B31CAF" w:rsidRPr="002A37EA" w:rsidDel="00A641BB" w:rsidRDefault="00B31CAF" w:rsidP="008B22E1">
      <w:pPr>
        <w:pStyle w:val="Heading1"/>
        <w:rPr>
          <w:del w:id="83" w:author="Johnson, David M ERDC-RDE-ITL-MS" w:date="2016-10-12T10:52:00Z"/>
        </w:rPr>
        <w:pPrChange w:id="84" w:author="Johnson, David M ERDC-RDE-ITL-MS" w:date="2016-10-19T08:01:00Z">
          <w:pPr>
            <w:pStyle w:val="BodyText"/>
            <w:ind w:right="302"/>
          </w:pPr>
        </w:pPrChange>
      </w:pPr>
      <w:del w:id="85" w:author="Johnson, David M ERDC-RDE-ITL-MS" w:date="2016-10-12T10:52:00Z">
        <w:r w:rsidDel="00A641BB">
          <w:delText>These</w:delText>
        </w:r>
        <w:r w:rsidDel="00A641BB">
          <w:rPr>
            <w:spacing w:val="1"/>
          </w:rPr>
          <w:delText xml:space="preserve"> </w:delText>
        </w:r>
        <w:r w:rsidDel="00A641BB">
          <w:rPr>
            <w:spacing w:val="-2"/>
          </w:rPr>
          <w:delText>views</w:delText>
        </w:r>
        <w:r w:rsidDel="00A641BB">
          <w:delText xml:space="preserve"> are</w:delText>
        </w:r>
        <w:r w:rsidDel="00A641BB">
          <w:rPr>
            <w:spacing w:val="1"/>
          </w:rPr>
          <w:delText xml:space="preserve"> </w:delText>
        </w:r>
        <w:r w:rsidDel="00A641BB">
          <w:delText>for coordination</w:delText>
        </w:r>
        <w:r w:rsidDel="00A641BB">
          <w:rPr>
            <w:spacing w:val="1"/>
          </w:rPr>
          <w:delText xml:space="preserve"> </w:delText>
        </w:r>
        <w:r w:rsidDel="00A641BB">
          <w:delText>and</w:delText>
        </w:r>
        <w:r w:rsidDel="00A641BB">
          <w:rPr>
            <w:spacing w:val="1"/>
          </w:rPr>
          <w:delText xml:space="preserve"> </w:delText>
        </w:r>
        <w:r w:rsidDel="00A641BB">
          <w:delText>collaboration</w:delText>
        </w:r>
        <w:r w:rsidDel="00A641BB">
          <w:rPr>
            <w:spacing w:val="1"/>
          </w:rPr>
          <w:delText xml:space="preserve"> </w:delText>
        </w:r>
        <w:r w:rsidDel="00A641BB">
          <w:delText>with</w:delText>
        </w:r>
        <w:r w:rsidDel="00A641BB">
          <w:rPr>
            <w:spacing w:val="1"/>
          </w:rPr>
          <w:delText xml:space="preserve"> </w:delText>
        </w:r>
        <w:r w:rsidDel="00A641BB">
          <w:delText>separate</w:delText>
        </w:r>
        <w:r w:rsidDel="00A641BB">
          <w:rPr>
            <w:spacing w:val="1"/>
          </w:rPr>
          <w:delText xml:space="preserve"> </w:delText>
        </w:r>
        <w:r w:rsidDel="00A641BB">
          <w:delText>disciplines : civil,</w:delText>
        </w:r>
        <w:r w:rsidDel="00A641BB">
          <w:rPr>
            <w:spacing w:val="43"/>
          </w:rPr>
          <w:delText xml:space="preserve"> </w:delText>
        </w:r>
        <w:r w:rsidDel="00A641BB">
          <w:delText>interior design, structural, MEP, landscaping.</w:delText>
        </w:r>
        <w:r w:rsidDel="00A641BB">
          <w:rPr>
            <w:spacing w:val="-2"/>
          </w:rPr>
          <w:delText xml:space="preserve"> </w:delText>
        </w:r>
        <w:r w:rsidDel="00A641BB">
          <w:delText>Collision</w:delText>
        </w:r>
        <w:r w:rsidDel="00A641BB">
          <w:rPr>
            <w:spacing w:val="1"/>
          </w:rPr>
          <w:delText xml:space="preserve"> </w:delText>
        </w:r>
        <w:r w:rsidDel="00A641BB">
          <w:delText>detection between</w:delText>
        </w:r>
        <w:r w:rsidDel="00A641BB">
          <w:rPr>
            <w:spacing w:val="1"/>
          </w:rPr>
          <w:delText xml:space="preserve"> </w:delText>
        </w:r>
        <w:r w:rsidDel="00A641BB">
          <w:delText>disciplines</w:delText>
        </w:r>
        <w:r w:rsidDel="00A641BB">
          <w:rPr>
            <w:spacing w:val="69"/>
          </w:rPr>
          <w:delText xml:space="preserve"> </w:delText>
        </w:r>
        <w:r w:rsidDel="00A641BB">
          <w:delText>would</w:delText>
        </w:r>
        <w:r w:rsidDel="00A641BB">
          <w:rPr>
            <w:spacing w:val="1"/>
          </w:rPr>
          <w:delText xml:space="preserve"> </w:delText>
        </w:r>
        <w:r w:rsidDel="00A641BB">
          <w:delText>be</w:delText>
        </w:r>
        <w:r w:rsidDel="00A641BB">
          <w:rPr>
            <w:spacing w:val="1"/>
          </w:rPr>
          <w:delText xml:space="preserve"> </w:delText>
        </w:r>
        <w:r w:rsidDel="00A641BB">
          <w:delText>done here.</w:delText>
        </w:r>
      </w:del>
    </w:p>
    <w:p w:rsidR="00B31CAF" w:rsidRDefault="00B31CAF" w:rsidP="008B22E1">
      <w:pPr>
        <w:pStyle w:val="Heading1"/>
        <w:pPrChange w:id="86" w:author="Johnson, David M ERDC-RDE-ITL-MS" w:date="2016-10-19T08:01:00Z">
          <w:pPr>
            <w:pStyle w:val="BodyText"/>
            <w:ind w:right="302"/>
          </w:pPr>
        </w:pPrChange>
      </w:pPr>
      <w:bookmarkStart w:id="87" w:name="NCS_Symbols"/>
      <w:bookmarkStart w:id="88" w:name="View_Filters"/>
      <w:bookmarkStart w:id="89" w:name="_bookmark8"/>
      <w:bookmarkStart w:id="90" w:name="_Toc398040903"/>
      <w:bookmarkStart w:id="91" w:name="_Toc400452849"/>
      <w:bookmarkEnd w:id="87"/>
      <w:bookmarkEnd w:id="88"/>
      <w:bookmarkEnd w:id="89"/>
      <w:r>
        <w:t>View</w:t>
      </w:r>
      <w:r>
        <w:rPr>
          <w:spacing w:val="-15"/>
        </w:rPr>
        <w:t xml:space="preserve"> </w:t>
      </w:r>
      <w:r>
        <w:t>Filters</w:t>
      </w:r>
      <w:bookmarkEnd w:id="90"/>
      <w:bookmarkEnd w:id="91"/>
    </w:p>
    <w:p w:rsidR="00B31CAF" w:rsidRDefault="00B31CAF" w:rsidP="00B31CAF">
      <w:pPr>
        <w:spacing w:before="8"/>
        <w:rPr>
          <w:rFonts w:ascii="Cambria" w:eastAsia="Cambria" w:hAnsi="Cambria" w:cs="Cambria"/>
          <w:b/>
          <w:bCs/>
          <w:sz w:val="20"/>
          <w:szCs w:val="20"/>
        </w:rPr>
      </w:pPr>
    </w:p>
    <w:p w:rsidR="00B31CAF" w:rsidRDefault="00B31CAF" w:rsidP="00B31CAF">
      <w:pPr>
        <w:pStyle w:val="BodyText"/>
        <w:spacing w:line="276" w:lineRule="auto"/>
        <w:ind w:left="139" w:right="236"/>
      </w:pPr>
      <w:r>
        <w:rPr>
          <w:spacing w:val="-1"/>
        </w:rPr>
        <w:t>View</w:t>
      </w:r>
      <w:r>
        <w:rPr>
          <w:spacing w:val="-3"/>
        </w:rPr>
        <w:t xml:space="preserve"> </w:t>
      </w:r>
      <w:r>
        <w:rPr>
          <w:spacing w:val="-1"/>
        </w:rPr>
        <w:t>Filters</w:t>
      </w:r>
      <w:r>
        <w:t xml:space="preserve"> </w:t>
      </w:r>
      <w:r>
        <w:rPr>
          <w:spacing w:val="-1"/>
        </w:rPr>
        <w:t>are</w:t>
      </w:r>
      <w:r>
        <w:rPr>
          <w:spacing w:val="1"/>
        </w:rPr>
        <w:t xml:space="preserve"> </w:t>
      </w:r>
      <w:r>
        <w:t>used</w:t>
      </w:r>
      <w:r>
        <w:rPr>
          <w:spacing w:val="1"/>
        </w:rPr>
        <w:t xml:space="preserve"> </w:t>
      </w:r>
      <w:del w:id="92" w:author="Johnson, David M ERDC-RDE-ITL-MS" w:date="2016-10-12T10:53:00Z">
        <w:r w:rsidDel="00A641BB">
          <w:rPr>
            <w:spacing w:val="-2"/>
          </w:rPr>
          <w:delText>in</w:delText>
        </w:r>
        <w:r w:rsidDel="00A641BB">
          <w:rPr>
            <w:spacing w:val="1"/>
          </w:rPr>
          <w:delText xml:space="preserve"> </w:delText>
        </w:r>
        <w:r w:rsidDel="00A641BB">
          <w:rPr>
            <w:spacing w:val="-1"/>
          </w:rPr>
          <w:delText>the</w:delText>
        </w:r>
      </w:del>
      <w:ins w:id="93" w:author="Johnson, David M ERDC-RDE-ITL-MS" w:date="2016-10-12T10:53:00Z">
        <w:r w:rsidR="00A641BB">
          <w:rPr>
            <w:spacing w:val="-2"/>
          </w:rPr>
          <w:t xml:space="preserve">for many views to limit the information and graphically define </w:t>
        </w:r>
      </w:ins>
      <w:ins w:id="94" w:author="Johnson, David M ERDC-RDE-ITL-MS" w:date="2016-10-12T10:54:00Z">
        <w:r w:rsidR="00A641BB">
          <w:rPr>
            <w:spacing w:val="-2"/>
          </w:rPr>
          <w:t>specific elements of the view (examples:</w:t>
        </w:r>
      </w:ins>
      <w:ins w:id="95" w:author="Johnson, David M ERDC-RDE-ITL-MS" w:date="2016-10-12T10:52:00Z">
        <w:r w:rsidR="00A641BB">
          <w:rPr>
            <w:spacing w:val="-1"/>
          </w:rPr>
          <w:t xml:space="preserve"> </w:t>
        </w:r>
      </w:ins>
      <w:r>
        <w:rPr>
          <w:spacing w:val="1"/>
        </w:rPr>
        <w:t xml:space="preserve"> </w:t>
      </w:r>
      <w:r>
        <w:rPr>
          <w:spacing w:val="-1"/>
        </w:rPr>
        <w:t>Life</w:t>
      </w:r>
      <w:r>
        <w:rPr>
          <w:spacing w:val="1"/>
        </w:rPr>
        <w:t xml:space="preserve"> </w:t>
      </w:r>
      <w:r>
        <w:rPr>
          <w:spacing w:val="-1"/>
        </w:rPr>
        <w:t>Safety</w:t>
      </w:r>
      <w:r>
        <w:rPr>
          <w:spacing w:val="-2"/>
        </w:rPr>
        <w:t xml:space="preserve"> </w:t>
      </w:r>
      <w:proofErr w:type="gramStart"/>
      <w:r>
        <w:rPr>
          <w:spacing w:val="-1"/>
        </w:rPr>
        <w:t>plans</w:t>
      </w:r>
      <w:r>
        <w:rPr>
          <w:spacing w:val="-5"/>
        </w:rPr>
        <w:t xml:space="preserve"> </w:t>
      </w:r>
      <w:proofErr w:type="gramEnd"/>
      <w:del w:id="96" w:author="Johnson, David M ERDC-RDE-ITL-MS" w:date="2016-10-12T10:55:00Z">
        <w:r w:rsidDel="00A641BB">
          <w:delText>to</w:delText>
        </w:r>
        <w:r w:rsidDel="00A641BB">
          <w:rPr>
            <w:spacing w:val="1"/>
          </w:rPr>
          <w:delText xml:space="preserve"> </w:delText>
        </w:r>
        <w:r w:rsidDel="00A641BB">
          <w:rPr>
            <w:spacing w:val="-1"/>
          </w:rPr>
          <w:delText>show</w:delText>
        </w:r>
        <w:r w:rsidDel="00A641BB">
          <w:rPr>
            <w:spacing w:val="-3"/>
          </w:rPr>
          <w:delText xml:space="preserve"> </w:delText>
        </w:r>
        <w:r w:rsidDel="00A641BB">
          <w:rPr>
            <w:spacing w:val="-1"/>
          </w:rPr>
          <w:delText xml:space="preserve">color </w:delText>
        </w:r>
        <w:r w:rsidDel="00A641BB">
          <w:delText>and</w:delText>
        </w:r>
        <w:r w:rsidDel="00A641BB">
          <w:rPr>
            <w:spacing w:val="-1"/>
          </w:rPr>
          <w:delText xml:space="preserve"> patterns</w:delText>
        </w:r>
        <w:r w:rsidDel="00A641BB">
          <w:rPr>
            <w:spacing w:val="-2"/>
          </w:rPr>
          <w:delText xml:space="preserve"> </w:delText>
        </w:r>
        <w:r w:rsidDel="00A641BB">
          <w:delText>for</w:delText>
        </w:r>
        <w:r w:rsidDel="00A641BB">
          <w:rPr>
            <w:spacing w:val="-1"/>
          </w:rPr>
          <w:delText xml:space="preserve"> walls</w:delText>
        </w:r>
        <w:r w:rsidDel="00A641BB">
          <w:delText xml:space="preserve"> that</w:delText>
        </w:r>
        <w:r w:rsidDel="00A641BB">
          <w:rPr>
            <w:spacing w:val="61"/>
          </w:rPr>
          <w:delText xml:space="preserve"> </w:delText>
        </w:r>
        <w:r w:rsidDel="00A641BB">
          <w:rPr>
            <w:spacing w:val="-1"/>
          </w:rPr>
          <w:delText>have</w:delText>
        </w:r>
        <w:r w:rsidDel="00A641BB">
          <w:rPr>
            <w:spacing w:val="1"/>
          </w:rPr>
          <w:delText xml:space="preserve"> </w:delText>
        </w:r>
        <w:r w:rsidDel="00A641BB">
          <w:delText>a</w:delText>
        </w:r>
        <w:r w:rsidDel="00A641BB">
          <w:rPr>
            <w:spacing w:val="1"/>
          </w:rPr>
          <w:delText xml:space="preserve"> </w:delText>
        </w:r>
        <w:r w:rsidDel="00A641BB">
          <w:rPr>
            <w:spacing w:val="-1"/>
          </w:rPr>
          <w:delText>Fire</w:delText>
        </w:r>
        <w:r w:rsidDel="00A641BB">
          <w:rPr>
            <w:spacing w:val="1"/>
          </w:rPr>
          <w:delText xml:space="preserve"> </w:delText>
        </w:r>
        <w:r w:rsidDel="00A641BB">
          <w:rPr>
            <w:spacing w:val="-1"/>
          </w:rPr>
          <w:delText xml:space="preserve">and </w:delText>
        </w:r>
        <w:r w:rsidDel="00A641BB">
          <w:delText>/or</w:delText>
        </w:r>
        <w:r w:rsidDel="00A641BB">
          <w:rPr>
            <w:spacing w:val="-1"/>
          </w:rPr>
          <w:delText xml:space="preserve"> Smoke</w:delText>
        </w:r>
        <w:r w:rsidDel="00A641BB">
          <w:rPr>
            <w:spacing w:val="1"/>
          </w:rPr>
          <w:delText xml:space="preserve"> </w:delText>
        </w:r>
        <w:r w:rsidDel="00A641BB">
          <w:rPr>
            <w:spacing w:val="-1"/>
          </w:rPr>
          <w:delText xml:space="preserve">rating in </w:delText>
        </w:r>
        <w:r w:rsidDel="00A641BB">
          <w:delText>the</w:delText>
        </w:r>
        <w:r w:rsidDel="00A641BB">
          <w:rPr>
            <w:spacing w:val="-1"/>
          </w:rPr>
          <w:delText xml:space="preserve"> Fire</w:delText>
        </w:r>
        <w:r w:rsidDel="00A641BB">
          <w:rPr>
            <w:spacing w:val="1"/>
          </w:rPr>
          <w:delText xml:space="preserve"> </w:delText>
        </w:r>
        <w:r w:rsidDel="00A641BB">
          <w:rPr>
            <w:spacing w:val="-1"/>
          </w:rPr>
          <w:delText>Rating parameter under</w:delText>
        </w:r>
        <w:r w:rsidDel="00A641BB">
          <w:rPr>
            <w:spacing w:val="-3"/>
          </w:rPr>
          <w:delText xml:space="preserve"> </w:delText>
        </w:r>
        <w:r w:rsidDel="00A641BB">
          <w:rPr>
            <w:spacing w:val="-1"/>
          </w:rPr>
          <w:delText>Identity</w:delText>
        </w:r>
        <w:r w:rsidDel="00A641BB">
          <w:rPr>
            <w:spacing w:val="-2"/>
          </w:rPr>
          <w:delText xml:space="preserve"> </w:delText>
        </w:r>
        <w:r w:rsidDel="00A641BB">
          <w:rPr>
            <w:spacing w:val="-1"/>
          </w:rPr>
          <w:delText>Data</w:delText>
        </w:r>
        <w:r w:rsidDel="00A641BB">
          <w:rPr>
            <w:spacing w:val="63"/>
          </w:rPr>
          <w:delText xml:space="preserve"> </w:delText>
        </w:r>
        <w:r w:rsidDel="00A641BB">
          <w:rPr>
            <w:spacing w:val="-1"/>
          </w:rPr>
          <w:delText>section of</w:delText>
        </w:r>
        <w:r w:rsidDel="00A641BB">
          <w:rPr>
            <w:spacing w:val="3"/>
          </w:rPr>
          <w:delText xml:space="preserve"> </w:delText>
        </w:r>
        <w:r w:rsidDel="00A641BB">
          <w:rPr>
            <w:spacing w:val="-1"/>
          </w:rPr>
          <w:delText>the</w:delText>
        </w:r>
        <w:r w:rsidDel="00A641BB">
          <w:rPr>
            <w:spacing w:val="-6"/>
          </w:rPr>
          <w:delText xml:space="preserve"> </w:delText>
        </w:r>
        <w:r w:rsidDel="00A641BB">
          <w:rPr>
            <w:spacing w:val="1"/>
          </w:rPr>
          <w:delText>Wall</w:delText>
        </w:r>
        <w:r w:rsidDel="00A641BB">
          <w:delText xml:space="preserve"> </w:delText>
        </w:r>
        <w:r w:rsidDel="00A641BB">
          <w:rPr>
            <w:spacing w:val="-1"/>
          </w:rPr>
          <w:delText>Family</w:delText>
        </w:r>
        <w:r w:rsidDel="00A641BB">
          <w:rPr>
            <w:spacing w:val="-2"/>
          </w:rPr>
          <w:delText xml:space="preserve"> </w:delText>
        </w:r>
        <w:r w:rsidDel="00A641BB">
          <w:rPr>
            <w:spacing w:val="-1"/>
          </w:rPr>
          <w:delText>(this</w:delText>
        </w:r>
        <w:r w:rsidDel="00A641BB">
          <w:delText xml:space="preserve"> </w:delText>
        </w:r>
        <w:r w:rsidDel="00A641BB">
          <w:rPr>
            <w:spacing w:val="-1"/>
          </w:rPr>
          <w:delText>is</w:delText>
        </w:r>
        <w:r w:rsidDel="00A641BB">
          <w:delText xml:space="preserve"> a</w:delText>
        </w:r>
        <w:r w:rsidDel="00A641BB">
          <w:rPr>
            <w:spacing w:val="1"/>
          </w:rPr>
          <w:delText xml:space="preserve"> </w:delText>
        </w:r>
        <w:r w:rsidDel="00A641BB">
          <w:rPr>
            <w:spacing w:val="-1"/>
          </w:rPr>
          <w:delText>default</w:delText>
        </w:r>
        <w:r w:rsidDel="00A641BB">
          <w:delText xml:space="preserve"> </w:delText>
        </w:r>
        <w:r w:rsidDel="00A641BB">
          <w:rPr>
            <w:spacing w:val="-1"/>
          </w:rPr>
          <w:delText>“Type” parameter and</w:delText>
        </w:r>
        <w:r w:rsidDel="00A641BB">
          <w:rPr>
            <w:spacing w:val="1"/>
          </w:rPr>
          <w:delText xml:space="preserve"> </w:delText>
        </w:r>
        <w:r w:rsidDel="00A641BB">
          <w:rPr>
            <w:spacing w:val="-2"/>
          </w:rPr>
          <w:delText>is</w:delText>
        </w:r>
        <w:r w:rsidDel="00A641BB">
          <w:delText xml:space="preserve"> </w:delText>
        </w:r>
        <w:r w:rsidDel="00A641BB">
          <w:rPr>
            <w:spacing w:val="-1"/>
          </w:rPr>
          <w:delText>built</w:delText>
        </w:r>
        <w:r w:rsidDel="00A641BB">
          <w:delText xml:space="preserve"> </w:delText>
        </w:r>
        <w:r w:rsidDel="00A641BB">
          <w:rPr>
            <w:spacing w:val="-1"/>
          </w:rPr>
          <w:delText>into</w:delText>
        </w:r>
        <w:r w:rsidDel="00A641BB">
          <w:rPr>
            <w:spacing w:val="1"/>
          </w:rPr>
          <w:delText xml:space="preserve"> </w:delText>
        </w:r>
        <w:r w:rsidDel="00A641BB">
          <w:rPr>
            <w:spacing w:val="-1"/>
          </w:rPr>
          <w:delText>the</w:delText>
        </w:r>
        <w:r w:rsidDel="00A641BB">
          <w:rPr>
            <w:spacing w:val="63"/>
          </w:rPr>
          <w:delText xml:space="preserve"> </w:delText>
        </w:r>
        <w:r w:rsidDel="00A641BB">
          <w:rPr>
            <w:spacing w:val="-1"/>
          </w:rPr>
          <w:delText>standard</w:delText>
        </w:r>
        <w:r w:rsidDel="00A641BB">
          <w:rPr>
            <w:spacing w:val="1"/>
          </w:rPr>
          <w:delText xml:space="preserve"> </w:delText>
        </w:r>
        <w:r w:rsidDel="00A641BB">
          <w:rPr>
            <w:spacing w:val="-1"/>
          </w:rPr>
          <w:delText>version</w:delText>
        </w:r>
        <w:r w:rsidDel="00A641BB">
          <w:rPr>
            <w:spacing w:val="1"/>
          </w:rPr>
          <w:delText xml:space="preserve"> </w:delText>
        </w:r>
        <w:r w:rsidDel="00A641BB">
          <w:rPr>
            <w:spacing w:val="-1"/>
          </w:rPr>
          <w:delText>of</w:delText>
        </w:r>
        <w:r w:rsidDel="00A641BB">
          <w:delText xml:space="preserve"> </w:delText>
        </w:r>
        <w:r w:rsidDel="00A641BB">
          <w:rPr>
            <w:spacing w:val="-2"/>
          </w:rPr>
          <w:delText>Revit</w:delText>
        </w:r>
        <w:r w:rsidDel="00A641BB">
          <w:delText xml:space="preserve"> </w:delText>
        </w:r>
        <w:r w:rsidDel="00A641BB">
          <w:rPr>
            <w:spacing w:val="-1"/>
          </w:rPr>
          <w:delText>Architecture</w:delText>
        </w:r>
        <w:r w:rsidDel="00A641BB">
          <w:rPr>
            <w:spacing w:val="1"/>
          </w:rPr>
          <w:delText xml:space="preserve"> </w:delText>
        </w:r>
        <w:r w:rsidDel="00A641BB">
          <w:rPr>
            <w:spacing w:val="-1"/>
          </w:rPr>
          <w:delText>“Wall”</w:delText>
        </w:r>
        <w:r w:rsidDel="00A641BB">
          <w:rPr>
            <w:spacing w:val="-3"/>
          </w:rPr>
          <w:delText xml:space="preserve"> </w:delText>
        </w:r>
        <w:r w:rsidDel="00A641BB">
          <w:rPr>
            <w:spacing w:val="-1"/>
          </w:rPr>
          <w:delText>families).</w:delText>
        </w:r>
        <w:r w:rsidDel="00A641BB">
          <w:delText xml:space="preserve"> </w:delText>
        </w:r>
        <w:r w:rsidDel="00A641BB">
          <w:rPr>
            <w:spacing w:val="-1"/>
          </w:rPr>
          <w:delText xml:space="preserve">Refer </w:delText>
        </w:r>
        <w:r w:rsidDel="00A641BB">
          <w:delText>to</w:delText>
        </w:r>
        <w:r w:rsidDel="00A641BB">
          <w:rPr>
            <w:spacing w:val="-1"/>
          </w:rPr>
          <w:delText xml:space="preserve"> Appendix</w:delText>
        </w:r>
        <w:r w:rsidDel="00A641BB">
          <w:rPr>
            <w:spacing w:val="-2"/>
          </w:rPr>
          <w:delText xml:space="preserve"> </w:delText>
        </w:r>
        <w:r w:rsidDel="00A641BB">
          <w:rPr>
            <w:spacing w:val="-1"/>
          </w:rPr>
          <w:delText xml:space="preserve">“G” </w:delText>
        </w:r>
        <w:r w:rsidDel="00A641BB">
          <w:delText>for</w:delText>
        </w:r>
        <w:r w:rsidDel="00A641BB">
          <w:rPr>
            <w:spacing w:val="-1"/>
          </w:rPr>
          <w:delText xml:space="preserve"> details</w:delText>
        </w:r>
      </w:del>
      <w:ins w:id="97" w:author="Johnson, David M ERDC-RDE-ITL-MS" w:date="2016-10-12T10:55:00Z">
        <w:r w:rsidR="00A641BB">
          <w:t xml:space="preserve">, natural gas lines, water lines, </w:t>
        </w:r>
      </w:ins>
      <w:del w:id="98" w:author="Johnson, David M ERDC-RDE-ITL-MS" w:date="2016-10-12T11:05:00Z">
        <w:r w:rsidDel="00AB56F0">
          <w:rPr>
            <w:spacing w:val="-1"/>
          </w:rPr>
          <w:delText>.</w:delText>
        </w:r>
      </w:del>
      <w:ins w:id="99" w:author="Johnson, David M ERDC-RDE-ITL-MS" w:date="2016-10-12T11:05:00Z">
        <w:r w:rsidR="00AB56F0">
          <w:rPr>
            <w:spacing w:val="-1"/>
          </w:rPr>
          <w:t>…)</w:t>
        </w:r>
      </w:ins>
    </w:p>
    <w:p w:rsidR="00B31CAF" w:rsidRPr="00445489" w:rsidRDefault="00B31CAF" w:rsidP="00B31CAF">
      <w:pPr>
        <w:spacing w:before="201"/>
        <w:ind w:left="140"/>
        <w:rPr>
          <w:rStyle w:val="Emphasis"/>
        </w:rPr>
      </w:pPr>
      <w:r w:rsidRPr="00445489">
        <w:rPr>
          <w:rStyle w:val="Emphasis"/>
        </w:rPr>
        <w:t>Tip: Note that the view filters list in Revit cannot be sorted. They are listed in the order they were created.</w:t>
      </w:r>
    </w:p>
    <w:p w:rsidR="00B31CAF" w:rsidRDefault="00B31CAF" w:rsidP="00B31CAF">
      <w:pPr>
        <w:rPr>
          <w:rFonts w:ascii="Arial" w:eastAsia="Arial" w:hAnsi="Arial" w:cs="Arial"/>
          <w:i/>
          <w:sz w:val="20"/>
          <w:szCs w:val="20"/>
        </w:rPr>
      </w:pPr>
    </w:p>
    <w:p w:rsidR="00B31CAF" w:rsidRDefault="00B31CAF" w:rsidP="00B31CAF">
      <w:pPr>
        <w:spacing w:before="9"/>
        <w:rPr>
          <w:rFonts w:ascii="Arial" w:eastAsia="Arial" w:hAnsi="Arial" w:cs="Arial"/>
          <w:i/>
          <w:sz w:val="16"/>
          <w:szCs w:val="16"/>
        </w:rPr>
      </w:pPr>
    </w:p>
    <w:p w:rsidR="00B31CAF" w:rsidRDefault="00C06E37" w:rsidP="00B31CAF">
      <w:pPr>
        <w:spacing w:line="20" w:lineRule="atLeast"/>
        <w:ind w:left="188"/>
        <w:rPr>
          <w:rFonts w:ascii="Arial" w:eastAsia="Arial" w:hAnsi="Arial" w:cs="Arial"/>
          <w:sz w:val="2"/>
          <w:szCs w:val="2"/>
        </w:rPr>
      </w:pPr>
      <w:r>
        <w:rPr>
          <w:noProof/>
        </w:rPr>
        <mc:AlternateContent>
          <mc:Choice Requires="wpg">
            <w:drawing>
              <wp:inline distT="0" distB="0" distL="0" distR="0" wp14:anchorId="051866C7" wp14:editId="142B8C6E">
                <wp:extent cx="5793105" cy="9525"/>
                <wp:effectExtent l="0" t="0" r="7620" b="9525"/>
                <wp:docPr id="39" name="Group 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3105" cy="9525"/>
                          <a:chOff x="0" y="0"/>
                          <a:chExt cx="9123" cy="15"/>
                        </a:xfrm>
                      </wpg:grpSpPr>
                      <wpg:grpSp>
                        <wpg:cNvPr id="40" name="Group 610"/>
                        <wpg:cNvGrpSpPr>
                          <a:grpSpLocks/>
                        </wpg:cNvGrpSpPr>
                        <wpg:grpSpPr bwMode="auto">
                          <a:xfrm>
                            <a:off x="8" y="8"/>
                            <a:ext cx="9108" cy="2"/>
                            <a:chOff x="8" y="8"/>
                            <a:chExt cx="9108" cy="2"/>
                          </a:xfrm>
                        </wpg:grpSpPr>
                        <wps:wsp>
                          <wps:cNvPr id="41" name="Freeform 611"/>
                          <wps:cNvSpPr>
                            <a:spLocks/>
                          </wps:cNvSpPr>
                          <wps:spPr bwMode="auto">
                            <a:xfrm>
                              <a:off x="8" y="8"/>
                              <a:ext cx="9108" cy="2"/>
                            </a:xfrm>
                            <a:custGeom>
                              <a:avLst/>
                              <a:gdLst>
                                <a:gd name="T0" fmla="*/ 0 w 9108"/>
                                <a:gd name="T1" fmla="*/ 0 h 2"/>
                                <a:gd name="T2" fmla="*/ 9108 w 9108"/>
                                <a:gd name="T3" fmla="*/ 0 h 2"/>
                                <a:gd name="T4" fmla="*/ 0 60000 65536"/>
                                <a:gd name="T5" fmla="*/ 0 60000 65536"/>
                              </a:gdLst>
                              <a:ahLst/>
                              <a:cxnLst>
                                <a:cxn ang="T4">
                                  <a:pos x="T0" y="T1"/>
                                </a:cxn>
                                <a:cxn ang="T5">
                                  <a:pos x="T2" y="T3"/>
                                </a:cxn>
                              </a:cxnLst>
                              <a:rect l="0" t="0" r="r" b="b"/>
                              <a:pathLst>
                                <a:path w="9108" h="2">
                                  <a:moveTo>
                                    <a:pt x="0" y="0"/>
                                  </a:moveTo>
                                  <a:lnTo>
                                    <a:pt x="9108"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 name="Group 608"/>
                        <wpg:cNvGrpSpPr>
                          <a:grpSpLocks/>
                        </wpg:cNvGrpSpPr>
                        <wpg:grpSpPr bwMode="auto">
                          <a:xfrm>
                            <a:off x="8" y="8"/>
                            <a:ext cx="9108" cy="2"/>
                            <a:chOff x="8" y="8"/>
                            <a:chExt cx="9108" cy="2"/>
                          </a:xfrm>
                        </wpg:grpSpPr>
                        <wps:wsp>
                          <wps:cNvPr id="43" name="Freeform 609"/>
                          <wps:cNvSpPr>
                            <a:spLocks/>
                          </wps:cNvSpPr>
                          <wps:spPr bwMode="auto">
                            <a:xfrm>
                              <a:off x="8" y="8"/>
                              <a:ext cx="9108" cy="2"/>
                            </a:xfrm>
                            <a:custGeom>
                              <a:avLst/>
                              <a:gdLst>
                                <a:gd name="T0" fmla="*/ 0 w 9108"/>
                                <a:gd name="T1" fmla="*/ 0 h 2"/>
                                <a:gd name="T2" fmla="*/ 9108 w 9108"/>
                                <a:gd name="T3" fmla="*/ 0 h 2"/>
                                <a:gd name="T4" fmla="*/ 0 60000 65536"/>
                                <a:gd name="T5" fmla="*/ 0 60000 65536"/>
                              </a:gdLst>
                              <a:ahLst/>
                              <a:cxnLst>
                                <a:cxn ang="T4">
                                  <a:pos x="T0" y="T1"/>
                                </a:cxn>
                                <a:cxn ang="T5">
                                  <a:pos x="T2" y="T3"/>
                                </a:cxn>
                              </a:cxnLst>
                              <a:rect l="0" t="0" r="r" b="b"/>
                              <a:pathLst>
                                <a:path w="9108" h="2">
                                  <a:moveTo>
                                    <a:pt x="0" y="0"/>
                                  </a:moveTo>
                                  <a:lnTo>
                                    <a:pt x="9108" y="0"/>
                                  </a:lnTo>
                                </a:path>
                              </a:pathLst>
                            </a:cu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087193DE" id="Group 607" o:spid="_x0000_s1026" style="width:456.15pt;height:.75pt;mso-position-horizontal-relative:char;mso-position-vertical-relative:line" coordsize="912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">
                <v:group id="Group 610" o:spid="_x0000_s1027" style="position:absolute;left:8;top:8;width:9108;height:2" coordorigin="8,8" coordsize="910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Freeform 611" o:spid="_x0000_s1028" style="position:absolute;left:8;top:8;width:9108;height:2;visibility:visible;mso-wrap-style:square;v-text-anchor:top" coordsize="910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7SCsEA&#10;AADbAAAADwAAAGRycy9kb3ducmV2LnhtbESPQYvCMBSE7wv+h/AEb9u0i4hUYxFB2IsH3f6AZ/Ns&#10;a5uX2qS1/nuzsLDHYWa+YbbZZFoxUu9qywqSKAZBXFhdc6kg/zl+rkE4j6yxtUwKXuQg280+tphq&#10;++QzjRdfigBhl6KCyvsuldIVFRl0ke2Ig3ezvUEfZF9K3eMzwE0rv+J4JQ3WHBYq7OhQUdFcBqNg&#10;aE/jFe8lJb558HqVN67LG6UW82m/AeFp8v/hv/a3VrBM4PdL+AFy9w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E+0grBAAAA2wAAAA8AAAAAAAAAAAAAAAAAmAIAAGRycy9kb3du&#10;cmV2LnhtbFBLBQYAAAAABAAEAPUAAACGAwAAAAA=&#10;" path="m,l9108,e" filled="f">
                    <v:path arrowok="t" o:connecttype="custom" o:connectlocs="0,0;9108,0" o:connectangles="0,0"/>
                  </v:shape>
                </v:group>
                <v:group id="Group 608" o:spid="_x0000_s1029" style="position:absolute;left:8;top:8;width:9108;height:2" coordorigin="8,8" coordsize="910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609" o:spid="_x0000_s1030" style="position:absolute;left:8;top:8;width:9108;height:2;visibility:visible;mso-wrap-style:square;v-text-anchor:top" coordsize="910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2ulcIA&#10;AADbAAAADwAAAGRycy9kb3ducmV2LnhtbESPS2vDMBCE74X+B7GF3Bq5aSiuG9mkBUPoLY/mvEgb&#10;29RaGUt+5N9HhUCPw8x8w2yK2bZipN43jhW8LBMQxNqZhisFp2P5nILwAdlg65gUXMlDkT8+bDAz&#10;buI9jYdQiQhhn6GCOoQuk9Lrmiz6peuIo3dxvcUQZV9J0+MU4baVqyR5kxYbjgs1dvRVk/49DFbB&#10;z6Dpolmey8+Utu/YrFffZ6fU4mnefoAINIf/8L29MwrWr/D3Jf4Am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Ta6VwgAAANsAAAAPAAAAAAAAAAAAAAAAAJgCAABkcnMvZG93&#10;bnJldi54bWxQSwUGAAAAAAQABAD1AAAAhwMAAAAA&#10;" path="m,l9108,e" filled="f" strokecolor="red">
                    <v:path arrowok="t" o:connecttype="custom" o:connectlocs="0,0;9108,0" o:connectangles="0,0"/>
                  </v:shape>
                </v:group>
                <w10:anchorlock/>
              </v:group>
            </w:pict>
          </mc:Fallback>
        </mc:AlternateContent>
      </w:r>
    </w:p>
    <w:p w:rsidR="00B31CAF" w:rsidRDefault="00B31CAF" w:rsidP="00B31CAF">
      <w:pPr>
        <w:spacing w:before="8"/>
        <w:rPr>
          <w:rFonts w:ascii="Arial" w:eastAsia="Arial" w:hAnsi="Arial" w:cs="Arial"/>
          <w:i/>
          <w:sz w:val="21"/>
          <w:szCs w:val="21"/>
        </w:rPr>
      </w:pPr>
    </w:p>
    <w:p w:rsidR="00B31CAF" w:rsidRDefault="00B31CAF" w:rsidP="00B31CAF">
      <w:pPr>
        <w:spacing w:line="275" w:lineRule="auto"/>
        <w:ind w:left="140" w:right="146"/>
        <w:rPr>
          <w:rFonts w:ascii="Arial" w:eastAsia="Arial" w:hAnsi="Arial" w:cs="Arial"/>
          <w:sz w:val="20"/>
          <w:szCs w:val="20"/>
        </w:rPr>
      </w:pPr>
      <w:r>
        <w:rPr>
          <w:rFonts w:ascii="Arial"/>
          <w:b/>
          <w:i/>
          <w:color w:val="FF0000"/>
          <w:spacing w:val="-1"/>
          <w:sz w:val="20"/>
        </w:rPr>
        <w:t>Note:</w:t>
      </w:r>
      <w:r>
        <w:rPr>
          <w:rFonts w:ascii="Arial"/>
          <w:b/>
          <w:i/>
          <w:color w:val="FF0000"/>
          <w:spacing w:val="-6"/>
          <w:sz w:val="20"/>
        </w:rPr>
        <w:t xml:space="preserve"> </w:t>
      </w:r>
      <w:r>
        <w:rPr>
          <w:rFonts w:ascii="Arial"/>
          <w:b/>
          <w:i/>
          <w:color w:val="FF0000"/>
          <w:sz w:val="20"/>
        </w:rPr>
        <w:t>For</w:t>
      </w:r>
      <w:r>
        <w:rPr>
          <w:rFonts w:ascii="Arial"/>
          <w:b/>
          <w:i/>
          <w:color w:val="FF0000"/>
          <w:spacing w:val="-6"/>
          <w:sz w:val="20"/>
        </w:rPr>
        <w:t xml:space="preserve"> </w:t>
      </w:r>
      <w:r>
        <w:rPr>
          <w:rFonts w:ascii="Arial"/>
          <w:b/>
          <w:i/>
          <w:color w:val="FF0000"/>
          <w:spacing w:val="-1"/>
          <w:sz w:val="20"/>
        </w:rPr>
        <w:t>all</w:t>
      </w:r>
      <w:r>
        <w:rPr>
          <w:rFonts w:ascii="Arial"/>
          <w:b/>
          <w:i/>
          <w:color w:val="FF0000"/>
          <w:spacing w:val="-4"/>
          <w:sz w:val="20"/>
        </w:rPr>
        <w:t xml:space="preserve"> </w:t>
      </w:r>
      <w:r>
        <w:rPr>
          <w:rFonts w:ascii="Arial"/>
          <w:b/>
          <w:i/>
          <w:color w:val="FF0000"/>
          <w:sz w:val="20"/>
        </w:rPr>
        <w:t>USACE</w:t>
      </w:r>
      <w:r>
        <w:rPr>
          <w:rFonts w:ascii="Arial"/>
          <w:b/>
          <w:i/>
          <w:color w:val="FF0000"/>
          <w:spacing w:val="-5"/>
          <w:sz w:val="20"/>
        </w:rPr>
        <w:t xml:space="preserve"> </w:t>
      </w:r>
      <w:r>
        <w:rPr>
          <w:rFonts w:ascii="Arial"/>
          <w:b/>
          <w:i/>
          <w:color w:val="FF0000"/>
          <w:spacing w:val="-1"/>
          <w:sz w:val="20"/>
        </w:rPr>
        <w:t>Projects,</w:t>
      </w:r>
      <w:r>
        <w:rPr>
          <w:rFonts w:ascii="Arial"/>
          <w:b/>
          <w:i/>
          <w:color w:val="FF0000"/>
          <w:spacing w:val="-6"/>
          <w:sz w:val="20"/>
        </w:rPr>
        <w:t xml:space="preserve"> </w:t>
      </w:r>
      <w:r>
        <w:rPr>
          <w:rFonts w:ascii="Arial"/>
          <w:b/>
          <w:i/>
          <w:color w:val="FF0000"/>
          <w:sz w:val="20"/>
        </w:rPr>
        <w:t>CAD</w:t>
      </w:r>
      <w:r>
        <w:rPr>
          <w:rFonts w:ascii="Arial"/>
          <w:b/>
          <w:i/>
          <w:color w:val="FF0000"/>
          <w:spacing w:val="-6"/>
          <w:sz w:val="20"/>
        </w:rPr>
        <w:t xml:space="preserve"> </w:t>
      </w:r>
      <w:r>
        <w:rPr>
          <w:rFonts w:ascii="Arial"/>
          <w:b/>
          <w:i/>
          <w:color w:val="FF0000"/>
          <w:spacing w:val="-1"/>
          <w:sz w:val="20"/>
        </w:rPr>
        <w:t>and</w:t>
      </w:r>
      <w:r>
        <w:rPr>
          <w:rFonts w:ascii="Arial"/>
          <w:b/>
          <w:i/>
          <w:color w:val="FF0000"/>
          <w:spacing w:val="-5"/>
          <w:sz w:val="20"/>
        </w:rPr>
        <w:t xml:space="preserve"> </w:t>
      </w:r>
      <w:r>
        <w:rPr>
          <w:rFonts w:ascii="Arial"/>
          <w:b/>
          <w:i/>
          <w:color w:val="FF0000"/>
          <w:spacing w:val="1"/>
          <w:sz w:val="20"/>
        </w:rPr>
        <w:t>BIM</w:t>
      </w:r>
      <w:r>
        <w:rPr>
          <w:rFonts w:ascii="Arial"/>
          <w:b/>
          <w:i/>
          <w:color w:val="FF0000"/>
          <w:spacing w:val="-9"/>
          <w:sz w:val="20"/>
        </w:rPr>
        <w:t xml:space="preserve"> </w:t>
      </w:r>
      <w:r>
        <w:rPr>
          <w:rFonts w:ascii="Arial"/>
          <w:b/>
          <w:i/>
          <w:color w:val="FF0000"/>
          <w:spacing w:val="-1"/>
          <w:sz w:val="20"/>
        </w:rPr>
        <w:t>requirements</w:t>
      </w:r>
      <w:r>
        <w:rPr>
          <w:rFonts w:ascii="Arial"/>
          <w:b/>
          <w:i/>
          <w:color w:val="FF0000"/>
          <w:spacing w:val="-6"/>
          <w:sz w:val="20"/>
        </w:rPr>
        <w:t xml:space="preserve"> </w:t>
      </w:r>
      <w:r>
        <w:rPr>
          <w:rFonts w:ascii="Arial"/>
          <w:b/>
          <w:i/>
          <w:color w:val="FF0000"/>
          <w:spacing w:val="-1"/>
          <w:sz w:val="20"/>
        </w:rPr>
        <w:t>that</w:t>
      </w:r>
      <w:r>
        <w:rPr>
          <w:rFonts w:ascii="Arial"/>
          <w:b/>
          <w:i/>
          <w:color w:val="FF0000"/>
          <w:spacing w:val="-5"/>
          <w:sz w:val="20"/>
        </w:rPr>
        <w:t xml:space="preserve"> </w:t>
      </w:r>
      <w:r>
        <w:rPr>
          <w:rFonts w:ascii="Arial"/>
          <w:b/>
          <w:i/>
          <w:color w:val="FF0000"/>
          <w:sz w:val="20"/>
        </w:rPr>
        <w:t>are</w:t>
      </w:r>
      <w:r>
        <w:rPr>
          <w:rFonts w:ascii="Arial"/>
          <w:b/>
          <w:i/>
          <w:color w:val="FF0000"/>
          <w:spacing w:val="-7"/>
          <w:sz w:val="20"/>
        </w:rPr>
        <w:t xml:space="preserve"> </w:t>
      </w:r>
      <w:r>
        <w:rPr>
          <w:rFonts w:ascii="Arial"/>
          <w:b/>
          <w:i/>
          <w:color w:val="FF0000"/>
          <w:sz w:val="20"/>
        </w:rPr>
        <w:t>part</w:t>
      </w:r>
      <w:r>
        <w:rPr>
          <w:rFonts w:ascii="Arial"/>
          <w:b/>
          <w:i/>
          <w:color w:val="FF0000"/>
          <w:spacing w:val="-5"/>
          <w:sz w:val="20"/>
        </w:rPr>
        <w:t xml:space="preserve"> </w:t>
      </w:r>
      <w:r>
        <w:rPr>
          <w:rFonts w:ascii="Arial"/>
          <w:b/>
          <w:i/>
          <w:color w:val="FF0000"/>
          <w:sz w:val="20"/>
        </w:rPr>
        <w:t>of</w:t>
      </w:r>
      <w:r>
        <w:rPr>
          <w:rFonts w:ascii="Arial"/>
          <w:b/>
          <w:i/>
          <w:color w:val="FF0000"/>
          <w:spacing w:val="-5"/>
          <w:sz w:val="20"/>
        </w:rPr>
        <w:t xml:space="preserve"> </w:t>
      </w:r>
      <w:r>
        <w:rPr>
          <w:rFonts w:ascii="Arial"/>
          <w:b/>
          <w:i/>
          <w:color w:val="FF0000"/>
          <w:sz w:val="20"/>
        </w:rPr>
        <w:t>the</w:t>
      </w:r>
      <w:r>
        <w:rPr>
          <w:rFonts w:ascii="Arial"/>
          <w:b/>
          <w:i/>
          <w:color w:val="FF0000"/>
          <w:spacing w:val="-6"/>
          <w:sz w:val="20"/>
        </w:rPr>
        <w:t xml:space="preserve"> </w:t>
      </w:r>
      <w:r>
        <w:rPr>
          <w:rFonts w:ascii="Arial"/>
          <w:b/>
          <w:i/>
          <w:color w:val="FF0000"/>
          <w:sz w:val="20"/>
        </w:rPr>
        <w:t>work</w:t>
      </w:r>
      <w:r>
        <w:rPr>
          <w:rFonts w:ascii="Arial"/>
          <w:b/>
          <w:i/>
          <w:color w:val="FF0000"/>
          <w:spacing w:val="-5"/>
          <w:sz w:val="20"/>
        </w:rPr>
        <w:t xml:space="preserve"> </w:t>
      </w:r>
      <w:r>
        <w:rPr>
          <w:rFonts w:ascii="Arial"/>
          <w:b/>
          <w:i/>
          <w:color w:val="FF0000"/>
          <w:spacing w:val="-1"/>
          <w:sz w:val="20"/>
        </w:rPr>
        <w:t>contract</w:t>
      </w:r>
      <w:r>
        <w:rPr>
          <w:rFonts w:ascii="Arial"/>
          <w:b/>
          <w:i/>
          <w:color w:val="FF0000"/>
          <w:spacing w:val="73"/>
          <w:w w:val="99"/>
          <w:sz w:val="20"/>
        </w:rPr>
        <w:t xml:space="preserve"> </w:t>
      </w:r>
      <w:r>
        <w:rPr>
          <w:rFonts w:ascii="Arial"/>
          <w:b/>
          <w:i/>
          <w:color w:val="FF0000"/>
          <w:spacing w:val="-1"/>
          <w:sz w:val="20"/>
        </w:rPr>
        <w:t>supersede</w:t>
      </w:r>
      <w:r>
        <w:rPr>
          <w:rFonts w:ascii="Arial"/>
          <w:b/>
          <w:i/>
          <w:color w:val="FF0000"/>
          <w:spacing w:val="-11"/>
          <w:sz w:val="20"/>
        </w:rPr>
        <w:t xml:space="preserve"> </w:t>
      </w:r>
      <w:r>
        <w:rPr>
          <w:rFonts w:ascii="Arial"/>
          <w:b/>
          <w:i/>
          <w:color w:val="FF0000"/>
          <w:sz w:val="20"/>
        </w:rPr>
        <w:t>these</w:t>
      </w:r>
      <w:r>
        <w:rPr>
          <w:rFonts w:ascii="Arial"/>
          <w:b/>
          <w:i/>
          <w:color w:val="FF0000"/>
          <w:spacing w:val="-10"/>
          <w:sz w:val="20"/>
        </w:rPr>
        <w:t xml:space="preserve"> </w:t>
      </w:r>
      <w:r>
        <w:rPr>
          <w:rFonts w:ascii="Arial"/>
          <w:b/>
          <w:i/>
          <w:color w:val="FF0000"/>
          <w:sz w:val="20"/>
        </w:rPr>
        <w:t>standards</w:t>
      </w:r>
      <w:r>
        <w:rPr>
          <w:rFonts w:ascii="Arial"/>
          <w:b/>
          <w:i/>
          <w:color w:val="FF0000"/>
          <w:spacing w:val="-10"/>
          <w:sz w:val="20"/>
        </w:rPr>
        <w:t xml:space="preserve"> </w:t>
      </w:r>
      <w:r>
        <w:rPr>
          <w:rFonts w:ascii="Arial"/>
          <w:b/>
          <w:i/>
          <w:color w:val="FF0000"/>
          <w:spacing w:val="-1"/>
          <w:sz w:val="20"/>
        </w:rPr>
        <w:t>and</w:t>
      </w:r>
      <w:r>
        <w:rPr>
          <w:rFonts w:ascii="Arial"/>
          <w:b/>
          <w:i/>
          <w:color w:val="FF0000"/>
          <w:spacing w:val="-9"/>
          <w:sz w:val="20"/>
        </w:rPr>
        <w:t xml:space="preserve"> </w:t>
      </w:r>
      <w:r>
        <w:rPr>
          <w:rFonts w:ascii="Arial"/>
          <w:b/>
          <w:i/>
          <w:color w:val="FF0000"/>
          <w:spacing w:val="-1"/>
          <w:sz w:val="20"/>
        </w:rPr>
        <w:t>settings.</w:t>
      </w:r>
    </w:p>
    <w:p w:rsidR="00B31CAF" w:rsidRDefault="00B31CAF" w:rsidP="00B31CAF">
      <w:pPr>
        <w:rPr>
          <w:rFonts w:ascii="Arial" w:eastAsia="Arial" w:hAnsi="Arial" w:cs="Arial"/>
          <w:b/>
          <w:bCs/>
          <w:i/>
          <w:sz w:val="20"/>
          <w:szCs w:val="20"/>
        </w:rPr>
      </w:pPr>
    </w:p>
    <w:p w:rsidR="00B31CAF" w:rsidRDefault="00B31CAF" w:rsidP="00B31CAF">
      <w:pPr>
        <w:rPr>
          <w:rFonts w:ascii="Arial" w:eastAsia="Arial" w:hAnsi="Arial" w:cs="Arial"/>
          <w:b/>
          <w:bCs/>
          <w:i/>
          <w:sz w:val="14"/>
          <w:szCs w:val="14"/>
        </w:rPr>
      </w:pPr>
    </w:p>
    <w:p w:rsidR="00B31CAF" w:rsidRDefault="00C06E37" w:rsidP="00B31CAF">
      <w:pPr>
        <w:spacing w:line="20" w:lineRule="atLeast"/>
        <w:ind w:left="188"/>
        <w:rPr>
          <w:rFonts w:ascii="Arial" w:eastAsia="Arial" w:hAnsi="Arial" w:cs="Arial"/>
          <w:sz w:val="2"/>
          <w:szCs w:val="2"/>
        </w:rPr>
      </w:pPr>
      <w:r>
        <w:rPr>
          <w:noProof/>
        </w:rPr>
        <mc:AlternateContent>
          <mc:Choice Requires="wpg">
            <w:drawing>
              <wp:inline distT="0" distB="0" distL="0" distR="0" wp14:anchorId="65B70AE9" wp14:editId="3A2A7A44">
                <wp:extent cx="5793105" cy="9525"/>
                <wp:effectExtent l="0" t="0" r="7620" b="9525"/>
                <wp:docPr id="36" name="Group 6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3105" cy="9525"/>
                          <a:chOff x="0" y="0"/>
                          <a:chExt cx="9123" cy="15"/>
                        </a:xfrm>
                      </wpg:grpSpPr>
                      <wpg:grpSp>
                        <wpg:cNvPr id="37" name="Group 605"/>
                        <wpg:cNvGrpSpPr>
                          <a:grpSpLocks/>
                        </wpg:cNvGrpSpPr>
                        <wpg:grpSpPr bwMode="auto">
                          <a:xfrm>
                            <a:off x="8" y="8"/>
                            <a:ext cx="9108" cy="2"/>
                            <a:chOff x="8" y="8"/>
                            <a:chExt cx="9108" cy="2"/>
                          </a:xfrm>
                        </wpg:grpSpPr>
                        <wps:wsp>
                          <wps:cNvPr id="38" name="Freeform 606"/>
                          <wps:cNvSpPr>
                            <a:spLocks/>
                          </wps:cNvSpPr>
                          <wps:spPr bwMode="auto">
                            <a:xfrm>
                              <a:off x="8" y="8"/>
                              <a:ext cx="9108" cy="2"/>
                            </a:xfrm>
                            <a:custGeom>
                              <a:avLst/>
                              <a:gdLst>
                                <a:gd name="T0" fmla="*/ 0 w 9108"/>
                                <a:gd name="T1" fmla="*/ 0 h 2"/>
                                <a:gd name="T2" fmla="*/ 9108 w 9108"/>
                                <a:gd name="T3" fmla="*/ 0 h 2"/>
                                <a:gd name="T4" fmla="*/ 0 60000 65536"/>
                                <a:gd name="T5" fmla="*/ 0 60000 65536"/>
                              </a:gdLst>
                              <a:ahLst/>
                              <a:cxnLst>
                                <a:cxn ang="T4">
                                  <a:pos x="T0" y="T1"/>
                                </a:cxn>
                                <a:cxn ang="T5">
                                  <a:pos x="T2" y="T3"/>
                                </a:cxn>
                              </a:cxnLst>
                              <a:rect l="0" t="0" r="r" b="b"/>
                              <a:pathLst>
                                <a:path w="9108" h="2">
                                  <a:moveTo>
                                    <a:pt x="0" y="0"/>
                                  </a:moveTo>
                                  <a:lnTo>
                                    <a:pt x="9108" y="0"/>
                                  </a:lnTo>
                                </a:path>
                              </a:pathLst>
                            </a:cu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533E9C16" id="Group 604" o:spid="_x0000_s1026" style="width:456.15pt;height:.75pt;mso-position-horizontal-relative:char;mso-position-vertical-relative:line" coordsize="912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">
                <v:group id="Group 605" o:spid="_x0000_s1027" style="position:absolute;left:8;top:8;width:9108;height:2" coordorigin="8,8" coordsize="910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Freeform 606" o:spid="_x0000_s1028" style="position:absolute;left:8;top:8;width:9108;height:2;visibility:visible;mso-wrap-style:square;v-text-anchor:top" coordsize="910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9PmboA&#10;AADbAAAADwAAAGRycy9kb3ducmV2LnhtbERPyQrCMBC9C/5DGMGbpi6IVqOoIIg31/OQjG2xmZQm&#10;av17cxA8Pt6+WDW2FC+qfeFYwaCfgCDWzhScKbicd70pCB+QDZaOScGHPKyW7dYCU+PefKTXKWQi&#10;hrBPUUEeQpVK6XVOFn3fVcSRu7vaYoiwzqSp8R3DbSmHSTKRFguODTlWtM1JP05Pq+D61HTXLG+7&#10;zZTWMyzGw8PNKdXtNOs5iEBN+It/7r1RMIpj45f4A+TyC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Lu9PmboAAADbAAAADwAAAAAAAAAAAAAAAACYAgAAZHJzL2Rvd25yZXYueG1s&#10;UEsFBgAAAAAEAAQA9QAAAH8DAAAAAA==&#10;" path="m,l9108,e" filled="f" strokecolor="red">
                    <v:path arrowok="t" o:connecttype="custom" o:connectlocs="0,0;9108,0" o:connectangles="0,0"/>
                  </v:shape>
                </v:group>
                <w10:anchorlock/>
              </v:group>
            </w:pict>
          </mc:Fallback>
        </mc:AlternateContent>
      </w:r>
    </w:p>
    <w:p w:rsidR="00B31CAF" w:rsidRDefault="00B31CAF" w:rsidP="00B31CAF">
      <w:pPr>
        <w:spacing w:before="11"/>
        <w:rPr>
          <w:rFonts w:ascii="Arial" w:eastAsia="Arial" w:hAnsi="Arial" w:cs="Arial"/>
          <w:b/>
          <w:bCs/>
          <w:i/>
          <w:sz w:val="24"/>
          <w:szCs w:val="24"/>
        </w:rPr>
      </w:pPr>
    </w:p>
    <w:p w:rsidR="00B31CAF" w:rsidRDefault="00B31CAF" w:rsidP="008B22E1">
      <w:pPr>
        <w:pStyle w:val="Heading1"/>
        <w:pPrChange w:id="100" w:author="Johnson, David M ERDC-RDE-ITL-MS" w:date="2016-10-19T08:01:00Z">
          <w:pPr>
            <w:pStyle w:val="Heading1"/>
          </w:pPr>
        </w:pPrChange>
      </w:pPr>
      <w:bookmarkStart w:id="101" w:name="_bookmark9"/>
      <w:bookmarkStart w:id="102" w:name="_Toc398040904"/>
      <w:bookmarkStart w:id="103" w:name="_Toc400452850"/>
      <w:bookmarkEnd w:id="101"/>
      <w:r>
        <w:t>Legends</w:t>
      </w:r>
      <w:bookmarkEnd w:id="102"/>
      <w:bookmarkEnd w:id="103"/>
    </w:p>
    <w:p w:rsidR="00B31CAF" w:rsidRDefault="00B31CAF" w:rsidP="00B31CAF">
      <w:pPr>
        <w:spacing w:before="8"/>
        <w:rPr>
          <w:rFonts w:ascii="Cambria" w:eastAsia="Cambria" w:hAnsi="Cambria" w:cs="Cambria"/>
          <w:b/>
          <w:bCs/>
          <w:sz w:val="20"/>
          <w:szCs w:val="20"/>
        </w:rPr>
      </w:pPr>
    </w:p>
    <w:p w:rsidR="00B31CAF" w:rsidRDefault="00B31CAF" w:rsidP="00B31CAF">
      <w:pPr>
        <w:pStyle w:val="BodyText"/>
        <w:spacing w:line="276" w:lineRule="auto"/>
        <w:ind w:left="139" w:right="188"/>
      </w:pPr>
      <w:r>
        <w:t>The</w:t>
      </w:r>
      <w:r>
        <w:rPr>
          <w:spacing w:val="1"/>
        </w:rPr>
        <w:t xml:space="preserve"> </w:t>
      </w:r>
      <w:r>
        <w:rPr>
          <w:spacing w:val="-1"/>
        </w:rPr>
        <w:t>“Legends” View</w:t>
      </w:r>
      <w:r>
        <w:rPr>
          <w:spacing w:val="-3"/>
        </w:rPr>
        <w:t xml:space="preserve"> </w:t>
      </w:r>
      <w:r>
        <w:rPr>
          <w:spacing w:val="-1"/>
        </w:rPr>
        <w:t>section</w:t>
      </w:r>
      <w:r>
        <w:rPr>
          <w:spacing w:val="1"/>
        </w:rPr>
        <w:t xml:space="preserve"> </w:t>
      </w:r>
      <w:r>
        <w:rPr>
          <w:spacing w:val="-1"/>
        </w:rPr>
        <w:t>contains</w:t>
      </w:r>
      <w:r>
        <w:t xml:space="preserve"> </w:t>
      </w:r>
      <w:r>
        <w:rPr>
          <w:spacing w:val="-1"/>
        </w:rPr>
        <w:t>l</w:t>
      </w:r>
      <w:bookmarkStart w:id="104" w:name="Legends"/>
      <w:bookmarkEnd w:id="104"/>
      <w:r>
        <w:rPr>
          <w:spacing w:val="-1"/>
        </w:rPr>
        <w:t>egends</w:t>
      </w:r>
      <w:r>
        <w:t xml:space="preserve"> that</w:t>
      </w:r>
      <w:r>
        <w:rPr>
          <w:spacing w:val="-2"/>
        </w:rPr>
        <w:t xml:space="preserve"> will</w:t>
      </w:r>
      <w:r>
        <w:t xml:space="preserve"> need</w:t>
      </w:r>
      <w:r>
        <w:rPr>
          <w:spacing w:val="1"/>
        </w:rPr>
        <w:t xml:space="preserve"> </w:t>
      </w:r>
      <w:r>
        <w:t>to</w:t>
      </w:r>
      <w:r>
        <w:rPr>
          <w:spacing w:val="-1"/>
        </w:rPr>
        <w:t xml:space="preserve"> </w:t>
      </w:r>
      <w:r>
        <w:t>be</w:t>
      </w:r>
      <w:r>
        <w:rPr>
          <w:spacing w:val="1"/>
        </w:rPr>
        <w:t xml:space="preserve"> </w:t>
      </w:r>
      <w:r>
        <w:rPr>
          <w:spacing w:val="-1"/>
        </w:rPr>
        <w:t xml:space="preserve">changed based </w:t>
      </w:r>
      <w:r>
        <w:t>on</w:t>
      </w:r>
      <w:r>
        <w:rPr>
          <w:spacing w:val="1"/>
        </w:rPr>
        <w:t xml:space="preserve"> </w:t>
      </w:r>
      <w:r>
        <w:rPr>
          <w:spacing w:val="-1"/>
        </w:rPr>
        <w:t>the</w:t>
      </w:r>
      <w:r>
        <w:rPr>
          <w:spacing w:val="47"/>
        </w:rPr>
        <w:t xml:space="preserve"> </w:t>
      </w:r>
      <w:r>
        <w:rPr>
          <w:spacing w:val="-1"/>
        </w:rPr>
        <w:t>specific</w:t>
      </w:r>
      <w:r>
        <w:t xml:space="preserve"> </w:t>
      </w:r>
      <w:r>
        <w:rPr>
          <w:spacing w:val="-1"/>
        </w:rPr>
        <w:t>project</w:t>
      </w:r>
      <w:r>
        <w:t xml:space="preserve"> </w:t>
      </w:r>
      <w:r>
        <w:rPr>
          <w:spacing w:val="-1"/>
        </w:rPr>
        <w:t>type</w:t>
      </w:r>
      <w:r>
        <w:rPr>
          <w:spacing w:val="1"/>
        </w:rPr>
        <w:t xml:space="preserve"> </w:t>
      </w:r>
      <w:r>
        <w:rPr>
          <w:spacing w:val="-2"/>
        </w:rPr>
        <w:t>and</w:t>
      </w:r>
      <w:r>
        <w:rPr>
          <w:spacing w:val="1"/>
        </w:rPr>
        <w:t xml:space="preserve"> </w:t>
      </w:r>
      <w:r>
        <w:rPr>
          <w:spacing w:val="-1"/>
        </w:rPr>
        <w:t>requirements.</w:t>
      </w:r>
      <w:r>
        <w:rPr>
          <w:spacing w:val="-2"/>
        </w:rPr>
        <w:t xml:space="preserve"> </w:t>
      </w:r>
      <w:r>
        <w:rPr>
          <w:spacing w:val="-1"/>
        </w:rPr>
        <w:t>The</w:t>
      </w:r>
      <w:r>
        <w:rPr>
          <w:spacing w:val="1"/>
        </w:rPr>
        <w:t xml:space="preserve"> </w:t>
      </w:r>
      <w:r>
        <w:rPr>
          <w:spacing w:val="-1"/>
        </w:rPr>
        <w:t>“</w:t>
      </w:r>
      <w:r>
        <w:rPr>
          <w:rFonts w:cs="Arial"/>
          <w:i/>
          <w:spacing w:val="-1"/>
        </w:rPr>
        <w:t>ABBREVIATIONS</w:t>
      </w:r>
      <w:r>
        <w:rPr>
          <w:spacing w:val="-1"/>
        </w:rPr>
        <w:t>” legend</w:t>
      </w:r>
      <w:r>
        <w:rPr>
          <w:spacing w:val="1"/>
        </w:rPr>
        <w:t xml:space="preserve"> </w:t>
      </w:r>
      <w:r>
        <w:rPr>
          <w:spacing w:val="-1"/>
        </w:rPr>
        <w:t>uses</w:t>
      </w:r>
      <w:r>
        <w:t xml:space="preserve"> a</w:t>
      </w:r>
      <w:r>
        <w:rPr>
          <w:spacing w:val="-1"/>
        </w:rPr>
        <w:t xml:space="preserve"> sample</w:t>
      </w:r>
      <w:r>
        <w:rPr>
          <w:spacing w:val="67"/>
        </w:rPr>
        <w:t xml:space="preserve"> </w:t>
      </w:r>
      <w:r>
        <w:t xml:space="preserve">set </w:t>
      </w:r>
      <w:r>
        <w:rPr>
          <w:spacing w:val="-1"/>
        </w:rPr>
        <w:t>of</w:t>
      </w:r>
      <w:r>
        <w:t xml:space="preserve"> </w:t>
      </w:r>
      <w:r>
        <w:rPr>
          <w:spacing w:val="-1"/>
        </w:rPr>
        <w:t>abbreviations</w:t>
      </w:r>
      <w:r>
        <w:t xml:space="preserve"> </w:t>
      </w:r>
      <w:r>
        <w:rPr>
          <w:spacing w:val="-1"/>
        </w:rPr>
        <w:t>that</w:t>
      </w:r>
      <w:r>
        <w:t xml:space="preserve"> </w:t>
      </w:r>
      <w:r>
        <w:rPr>
          <w:spacing w:val="-1"/>
        </w:rPr>
        <w:t>are derived from</w:t>
      </w:r>
      <w:r>
        <w:rPr>
          <w:spacing w:val="2"/>
        </w:rPr>
        <w:t xml:space="preserve"> </w:t>
      </w:r>
      <w:r>
        <w:rPr>
          <w:spacing w:val="-1"/>
        </w:rPr>
        <w:t>the National</w:t>
      </w:r>
      <w:r>
        <w:t xml:space="preserve"> </w:t>
      </w:r>
      <w:r>
        <w:rPr>
          <w:spacing w:val="-1"/>
        </w:rPr>
        <w:t>CAD</w:t>
      </w:r>
      <w:r>
        <w:t xml:space="preserve"> </w:t>
      </w:r>
      <w:r>
        <w:rPr>
          <w:spacing w:val="-1"/>
        </w:rPr>
        <w:t>Standards/Uniform</w:t>
      </w:r>
      <w:r>
        <w:rPr>
          <w:spacing w:val="2"/>
        </w:rPr>
        <w:t xml:space="preserve"> </w:t>
      </w:r>
      <w:r>
        <w:rPr>
          <w:spacing w:val="-1"/>
        </w:rPr>
        <w:t>Design</w:t>
      </w:r>
      <w:r>
        <w:rPr>
          <w:spacing w:val="55"/>
        </w:rPr>
        <w:t xml:space="preserve"> </w:t>
      </w:r>
      <w:r>
        <w:rPr>
          <w:spacing w:val="-1"/>
        </w:rPr>
        <w:t>System</w:t>
      </w:r>
      <w:r>
        <w:rPr>
          <w:spacing w:val="2"/>
        </w:rPr>
        <w:t xml:space="preserve"> </w:t>
      </w:r>
      <w:r>
        <w:rPr>
          <w:spacing w:val="-1"/>
        </w:rPr>
        <w:t>5.0</w:t>
      </w:r>
      <w:r>
        <w:rPr>
          <w:spacing w:val="1"/>
        </w:rPr>
        <w:t xml:space="preserve"> </w:t>
      </w:r>
      <w:r>
        <w:rPr>
          <w:spacing w:val="-1"/>
        </w:rPr>
        <w:t>list.</w:t>
      </w:r>
      <w:r>
        <w:rPr>
          <w:spacing w:val="-2"/>
        </w:rPr>
        <w:t xml:space="preserve"> </w:t>
      </w:r>
      <w:r>
        <w:t>The</w:t>
      </w:r>
      <w:r>
        <w:rPr>
          <w:spacing w:val="1"/>
        </w:rPr>
        <w:t xml:space="preserve"> </w:t>
      </w:r>
      <w:r>
        <w:rPr>
          <w:spacing w:val="-1"/>
        </w:rPr>
        <w:t>“</w:t>
      </w:r>
      <w:r>
        <w:rPr>
          <w:rFonts w:cs="Arial"/>
          <w:i/>
          <w:spacing w:val="-1"/>
        </w:rPr>
        <w:t>Legend,</w:t>
      </w:r>
      <w:r>
        <w:rPr>
          <w:rFonts w:cs="Arial"/>
          <w:i/>
          <w:spacing w:val="-2"/>
        </w:rPr>
        <w:t xml:space="preserve"> </w:t>
      </w:r>
      <w:r>
        <w:rPr>
          <w:rFonts w:cs="Arial"/>
          <w:i/>
          <w:spacing w:val="-1"/>
        </w:rPr>
        <w:t>Building Summary</w:t>
      </w:r>
      <w:r>
        <w:rPr>
          <w:rFonts w:cs="Arial"/>
          <w:i/>
        </w:rPr>
        <w:t xml:space="preserve"> and</w:t>
      </w:r>
      <w:r>
        <w:rPr>
          <w:rFonts w:cs="Arial"/>
          <w:i/>
          <w:spacing w:val="-1"/>
        </w:rPr>
        <w:t xml:space="preserve"> General</w:t>
      </w:r>
      <w:r>
        <w:rPr>
          <w:rFonts w:cs="Arial"/>
          <w:i/>
        </w:rPr>
        <w:t xml:space="preserve"> </w:t>
      </w:r>
      <w:r>
        <w:rPr>
          <w:rFonts w:cs="Arial"/>
          <w:i/>
          <w:spacing w:val="-1"/>
        </w:rPr>
        <w:t>Notes</w:t>
      </w:r>
      <w:r>
        <w:rPr>
          <w:spacing w:val="-1"/>
        </w:rPr>
        <w:t>” sections</w:t>
      </w:r>
      <w:r>
        <w:t xml:space="preserve"> </w:t>
      </w:r>
      <w:r>
        <w:rPr>
          <w:spacing w:val="-2"/>
        </w:rPr>
        <w:t>will</w:t>
      </w:r>
      <w:r>
        <w:t xml:space="preserve"> need</w:t>
      </w:r>
      <w:r>
        <w:rPr>
          <w:spacing w:val="61"/>
        </w:rPr>
        <w:t xml:space="preserve"> </w:t>
      </w:r>
      <w:r>
        <w:t>to</w:t>
      </w:r>
      <w:r>
        <w:rPr>
          <w:spacing w:val="1"/>
        </w:rPr>
        <w:t xml:space="preserve"> </w:t>
      </w:r>
      <w:r>
        <w:rPr>
          <w:spacing w:val="-1"/>
        </w:rPr>
        <w:t>be</w:t>
      </w:r>
      <w:r>
        <w:rPr>
          <w:spacing w:val="1"/>
        </w:rPr>
        <w:t xml:space="preserve"> </w:t>
      </w:r>
      <w:r>
        <w:rPr>
          <w:spacing w:val="-1"/>
        </w:rPr>
        <w:t xml:space="preserve">changed </w:t>
      </w:r>
      <w:r>
        <w:t>for</w:t>
      </w:r>
      <w:r>
        <w:rPr>
          <w:spacing w:val="-1"/>
        </w:rPr>
        <w:t xml:space="preserve"> the</w:t>
      </w:r>
      <w:r>
        <w:rPr>
          <w:spacing w:val="1"/>
        </w:rPr>
        <w:t xml:space="preserve"> </w:t>
      </w:r>
      <w:r>
        <w:rPr>
          <w:spacing w:val="-1"/>
        </w:rPr>
        <w:t>specific</w:t>
      </w:r>
      <w:r>
        <w:t xml:space="preserve"> </w:t>
      </w:r>
      <w:r>
        <w:rPr>
          <w:spacing w:val="-1"/>
        </w:rPr>
        <w:t>design</w:t>
      </w:r>
      <w:r>
        <w:rPr>
          <w:spacing w:val="1"/>
        </w:rPr>
        <w:t xml:space="preserve"> </w:t>
      </w:r>
      <w:r>
        <w:t>and</w:t>
      </w:r>
      <w:r>
        <w:rPr>
          <w:spacing w:val="-1"/>
        </w:rPr>
        <w:t xml:space="preserve"> project</w:t>
      </w:r>
      <w:r>
        <w:t xml:space="preserve"> </w:t>
      </w:r>
      <w:r>
        <w:rPr>
          <w:spacing w:val="-1"/>
        </w:rPr>
        <w:t>requirements.</w:t>
      </w:r>
      <w:r>
        <w:rPr>
          <w:spacing w:val="-4"/>
        </w:rPr>
        <w:t xml:space="preserve"> </w:t>
      </w:r>
      <w:r>
        <w:t>The</w:t>
      </w:r>
      <w:r>
        <w:rPr>
          <w:spacing w:val="-1"/>
        </w:rPr>
        <w:t xml:space="preserve"> “</w:t>
      </w:r>
      <w:r>
        <w:rPr>
          <w:rFonts w:cs="Arial"/>
          <w:i/>
          <w:spacing w:val="-1"/>
        </w:rPr>
        <w:t>KEY</w:t>
      </w:r>
      <w:r>
        <w:rPr>
          <w:rFonts w:cs="Arial"/>
          <w:i/>
          <w:spacing w:val="1"/>
        </w:rPr>
        <w:t xml:space="preserve"> </w:t>
      </w:r>
      <w:r>
        <w:rPr>
          <w:rFonts w:cs="Arial"/>
          <w:i/>
          <w:spacing w:val="-1"/>
        </w:rPr>
        <w:t>PLAN</w:t>
      </w:r>
      <w:proofErr w:type="gramStart"/>
      <w:r>
        <w:rPr>
          <w:spacing w:val="-1"/>
        </w:rPr>
        <w:t>”</w:t>
      </w:r>
      <w:r>
        <w:t xml:space="preserve"> </w:t>
      </w:r>
      <w:r>
        <w:rPr>
          <w:spacing w:val="51"/>
        </w:rPr>
        <w:t xml:space="preserve"> </w:t>
      </w:r>
      <w:r>
        <w:rPr>
          <w:spacing w:val="-1"/>
        </w:rPr>
        <w:t>legend</w:t>
      </w:r>
      <w:proofErr w:type="gramEnd"/>
      <w:r>
        <w:rPr>
          <w:spacing w:val="1"/>
        </w:rPr>
        <w:t xml:space="preserve"> </w:t>
      </w:r>
      <w:r>
        <w:rPr>
          <w:spacing w:val="-1"/>
        </w:rPr>
        <w:t>contains</w:t>
      </w:r>
      <w:r>
        <w:rPr>
          <w:spacing w:val="-2"/>
        </w:rPr>
        <w:t xml:space="preserve"> </w:t>
      </w:r>
      <w:r>
        <w:rPr>
          <w:spacing w:val="-1"/>
        </w:rPr>
        <w:t>the</w:t>
      </w:r>
      <w:r>
        <w:rPr>
          <w:spacing w:val="1"/>
        </w:rPr>
        <w:t xml:space="preserve"> </w:t>
      </w:r>
      <w:r>
        <w:rPr>
          <w:spacing w:val="-1"/>
        </w:rPr>
        <w:t>building outline</w:t>
      </w:r>
      <w:r>
        <w:rPr>
          <w:spacing w:val="1"/>
        </w:rPr>
        <w:t xml:space="preserve"> </w:t>
      </w:r>
      <w:r>
        <w:rPr>
          <w:spacing w:val="-1"/>
        </w:rPr>
        <w:t>legend</w:t>
      </w:r>
      <w:r>
        <w:rPr>
          <w:spacing w:val="1"/>
        </w:rPr>
        <w:t xml:space="preserve"> </w:t>
      </w:r>
      <w:r>
        <w:rPr>
          <w:spacing w:val="-1"/>
        </w:rPr>
        <w:t>view</w:t>
      </w:r>
      <w:r>
        <w:rPr>
          <w:spacing w:val="-3"/>
        </w:rPr>
        <w:t xml:space="preserve"> </w:t>
      </w:r>
      <w:r>
        <w:t xml:space="preserve">that </w:t>
      </w:r>
      <w:r>
        <w:rPr>
          <w:spacing w:val="-1"/>
        </w:rPr>
        <w:t>can</w:t>
      </w:r>
      <w:r>
        <w:rPr>
          <w:spacing w:val="1"/>
        </w:rPr>
        <w:t xml:space="preserve"> </w:t>
      </w:r>
      <w:r>
        <w:rPr>
          <w:spacing w:val="-1"/>
        </w:rPr>
        <w:t>be</w:t>
      </w:r>
      <w:r>
        <w:rPr>
          <w:spacing w:val="1"/>
        </w:rPr>
        <w:t xml:space="preserve"> </w:t>
      </w:r>
      <w:r>
        <w:rPr>
          <w:spacing w:val="-1"/>
        </w:rPr>
        <w:t xml:space="preserve">applied </w:t>
      </w:r>
      <w:r>
        <w:t>to</w:t>
      </w:r>
      <w:r>
        <w:rPr>
          <w:spacing w:val="-1"/>
        </w:rPr>
        <w:t xml:space="preserve"> multiple sheets.</w:t>
      </w:r>
    </w:p>
    <w:p w:rsidR="00B31CAF" w:rsidRDefault="00B31CAF" w:rsidP="00B31CAF">
      <w:pPr>
        <w:spacing w:before="4"/>
        <w:rPr>
          <w:rFonts w:ascii="Arial" w:eastAsia="Arial" w:hAnsi="Arial" w:cs="Arial"/>
          <w:sz w:val="21"/>
          <w:szCs w:val="21"/>
        </w:rPr>
      </w:pPr>
    </w:p>
    <w:p w:rsidR="00B31CAF" w:rsidRDefault="00B31CAF" w:rsidP="008B22E1">
      <w:pPr>
        <w:pStyle w:val="Heading1"/>
        <w:pPrChange w:id="105" w:author="Johnson, David M ERDC-RDE-ITL-MS" w:date="2016-10-19T08:01:00Z">
          <w:pPr>
            <w:pStyle w:val="Heading1"/>
          </w:pPr>
        </w:pPrChange>
      </w:pPr>
      <w:bookmarkStart w:id="106" w:name="_bookmark10"/>
      <w:bookmarkStart w:id="107" w:name="_Toc398040905"/>
      <w:bookmarkStart w:id="108" w:name="_Toc400452851"/>
      <w:bookmarkEnd w:id="106"/>
      <w:r>
        <w:t>Schedules</w:t>
      </w:r>
      <w:bookmarkEnd w:id="107"/>
      <w:bookmarkEnd w:id="108"/>
    </w:p>
    <w:p w:rsidR="00B31CAF" w:rsidRDefault="00B31CAF" w:rsidP="00B31CAF">
      <w:pPr>
        <w:spacing w:before="8"/>
        <w:rPr>
          <w:rFonts w:ascii="Cambria" w:eastAsia="Cambria" w:hAnsi="Cambria" w:cs="Cambria"/>
          <w:b/>
          <w:bCs/>
          <w:sz w:val="20"/>
          <w:szCs w:val="20"/>
        </w:rPr>
      </w:pPr>
    </w:p>
    <w:p w:rsidR="00B31CAF" w:rsidRDefault="00B31CAF" w:rsidP="00B31CAF">
      <w:pPr>
        <w:pStyle w:val="BodyText"/>
        <w:spacing w:line="276" w:lineRule="auto"/>
        <w:ind w:right="237"/>
      </w:pPr>
      <w:r>
        <w:t>A</w:t>
      </w:r>
      <w:r>
        <w:rPr>
          <w:spacing w:val="1"/>
        </w:rPr>
        <w:t xml:space="preserve"> </w:t>
      </w:r>
      <w:r>
        <w:t>set</w:t>
      </w:r>
      <w:r>
        <w:rPr>
          <w:spacing w:val="-2"/>
        </w:rPr>
        <w:t xml:space="preserve"> </w:t>
      </w:r>
      <w:r>
        <w:rPr>
          <w:spacing w:val="-1"/>
        </w:rPr>
        <w:t>of</w:t>
      </w:r>
      <w:r>
        <w:rPr>
          <w:spacing w:val="3"/>
        </w:rPr>
        <w:t xml:space="preserve"> </w:t>
      </w:r>
      <w:r>
        <w:rPr>
          <w:spacing w:val="-1"/>
        </w:rPr>
        <w:t>USACE</w:t>
      </w:r>
      <w:r>
        <w:rPr>
          <w:spacing w:val="1"/>
        </w:rPr>
        <w:t xml:space="preserve"> </w:t>
      </w:r>
      <w:r>
        <w:rPr>
          <w:spacing w:val="-1"/>
        </w:rPr>
        <w:t>Schedules</w:t>
      </w:r>
      <w:r>
        <w:t xml:space="preserve"> </w:t>
      </w:r>
      <w:r>
        <w:rPr>
          <w:spacing w:val="-1"/>
        </w:rPr>
        <w:t>has</w:t>
      </w:r>
      <w:r>
        <w:t xml:space="preserve"> </w:t>
      </w:r>
      <w:r>
        <w:rPr>
          <w:spacing w:val="-1"/>
        </w:rPr>
        <w:t>been</w:t>
      </w:r>
      <w:r>
        <w:rPr>
          <w:spacing w:val="1"/>
        </w:rPr>
        <w:t xml:space="preserve"> </w:t>
      </w:r>
      <w:r>
        <w:rPr>
          <w:spacing w:val="-1"/>
        </w:rPr>
        <w:t>created based</w:t>
      </w:r>
      <w:r>
        <w:rPr>
          <w:spacing w:val="1"/>
        </w:rPr>
        <w:t xml:space="preserve"> </w:t>
      </w:r>
      <w:r>
        <w:t>on</w:t>
      </w:r>
      <w:r>
        <w:rPr>
          <w:spacing w:val="-1"/>
        </w:rPr>
        <w:t xml:space="preserve"> typical</w:t>
      </w:r>
      <w:r>
        <w:t xml:space="preserve"> </w:t>
      </w:r>
      <w:bookmarkStart w:id="109" w:name="Schedules"/>
      <w:bookmarkEnd w:id="109"/>
      <w:r>
        <w:rPr>
          <w:spacing w:val="-1"/>
        </w:rPr>
        <w:t>USACE</w:t>
      </w:r>
      <w:r>
        <w:rPr>
          <w:spacing w:val="1"/>
        </w:rPr>
        <w:t xml:space="preserve"> </w:t>
      </w:r>
      <w:r>
        <w:rPr>
          <w:spacing w:val="-1"/>
        </w:rPr>
        <w:t>requirements</w:t>
      </w:r>
      <w:r>
        <w:rPr>
          <w:spacing w:val="45"/>
        </w:rPr>
        <w:t xml:space="preserve"> </w:t>
      </w:r>
      <w:r>
        <w:t>and</w:t>
      </w:r>
      <w:r>
        <w:rPr>
          <w:spacing w:val="-1"/>
        </w:rPr>
        <w:t xml:space="preserve"> are</w:t>
      </w:r>
      <w:r>
        <w:rPr>
          <w:spacing w:val="1"/>
        </w:rPr>
        <w:t xml:space="preserve"> </w:t>
      </w:r>
      <w:r>
        <w:rPr>
          <w:spacing w:val="-1"/>
        </w:rPr>
        <w:t>labeled with</w:t>
      </w:r>
      <w:r>
        <w:rPr>
          <w:spacing w:val="1"/>
        </w:rPr>
        <w:t xml:space="preserve"> </w:t>
      </w:r>
      <w:r>
        <w:t>a</w:t>
      </w:r>
      <w:r>
        <w:rPr>
          <w:spacing w:val="-1"/>
        </w:rPr>
        <w:t xml:space="preserve"> prefix</w:t>
      </w:r>
      <w:r>
        <w:rPr>
          <w:spacing w:val="-2"/>
        </w:rPr>
        <w:t xml:space="preserve"> </w:t>
      </w:r>
      <w:r>
        <w:rPr>
          <w:spacing w:val="-1"/>
        </w:rPr>
        <w:t>“USACE</w:t>
      </w:r>
      <w:r>
        <w:rPr>
          <w:spacing w:val="1"/>
        </w:rPr>
        <w:t xml:space="preserve"> </w:t>
      </w:r>
      <w:r>
        <w:rPr>
          <w:spacing w:val="-1"/>
        </w:rPr>
        <w:t>“.</w:t>
      </w:r>
      <w:r>
        <w:t xml:space="preserve"> </w:t>
      </w:r>
      <w:r>
        <w:rPr>
          <w:spacing w:val="-1"/>
        </w:rPr>
        <w:t>These</w:t>
      </w:r>
      <w:r>
        <w:rPr>
          <w:spacing w:val="1"/>
        </w:rPr>
        <w:t xml:space="preserve"> </w:t>
      </w:r>
      <w:r>
        <w:rPr>
          <w:spacing w:val="-1"/>
        </w:rPr>
        <w:t>are</w:t>
      </w:r>
      <w:r>
        <w:rPr>
          <w:spacing w:val="1"/>
        </w:rPr>
        <w:t xml:space="preserve"> </w:t>
      </w:r>
      <w:r>
        <w:rPr>
          <w:spacing w:val="-1"/>
        </w:rPr>
        <w:t>set</w:t>
      </w:r>
      <w:r>
        <w:t xml:space="preserve"> </w:t>
      </w:r>
      <w:r>
        <w:rPr>
          <w:spacing w:val="-1"/>
        </w:rPr>
        <w:t xml:space="preserve">up </w:t>
      </w:r>
      <w:r>
        <w:t>for</w:t>
      </w:r>
      <w:r>
        <w:rPr>
          <w:spacing w:val="-1"/>
        </w:rPr>
        <w:t xml:space="preserve"> standard</w:t>
      </w:r>
      <w:r>
        <w:rPr>
          <w:spacing w:val="1"/>
        </w:rPr>
        <w:t xml:space="preserve"> </w:t>
      </w:r>
      <w:r>
        <w:rPr>
          <w:spacing w:val="-1"/>
        </w:rPr>
        <w:t>USACE</w:t>
      </w:r>
      <w:r>
        <w:rPr>
          <w:spacing w:val="47"/>
        </w:rPr>
        <w:t xml:space="preserve"> </w:t>
      </w:r>
      <w:r>
        <w:rPr>
          <w:spacing w:val="-1"/>
        </w:rPr>
        <w:t>documents</w:t>
      </w:r>
      <w:r>
        <w:rPr>
          <w:spacing w:val="-2"/>
        </w:rPr>
        <w:t xml:space="preserve"> </w:t>
      </w:r>
      <w:r>
        <w:t>for</w:t>
      </w:r>
      <w:r>
        <w:rPr>
          <w:spacing w:val="-1"/>
        </w:rPr>
        <w:t xml:space="preserve"> producing final</w:t>
      </w:r>
      <w:r>
        <w:t xml:space="preserve"> </w:t>
      </w:r>
      <w:r>
        <w:rPr>
          <w:spacing w:val="-1"/>
        </w:rPr>
        <w:t>sheets.</w:t>
      </w:r>
      <w:r>
        <w:rPr>
          <w:spacing w:val="-2"/>
        </w:rPr>
        <w:t xml:space="preserve"> </w:t>
      </w:r>
      <w:r>
        <w:rPr>
          <w:spacing w:val="-1"/>
        </w:rPr>
        <w:t>There</w:t>
      </w:r>
      <w:r>
        <w:rPr>
          <w:spacing w:val="1"/>
        </w:rPr>
        <w:t xml:space="preserve"> </w:t>
      </w:r>
      <w:r>
        <w:rPr>
          <w:spacing w:val="-2"/>
        </w:rPr>
        <w:t>is</w:t>
      </w:r>
      <w:r>
        <w:t xml:space="preserve"> a</w:t>
      </w:r>
      <w:r>
        <w:rPr>
          <w:spacing w:val="1"/>
        </w:rPr>
        <w:t xml:space="preserve"> </w:t>
      </w:r>
      <w:r>
        <w:rPr>
          <w:spacing w:val="-1"/>
        </w:rPr>
        <w:t>USACE</w:t>
      </w:r>
      <w:r>
        <w:rPr>
          <w:spacing w:val="1"/>
        </w:rPr>
        <w:t xml:space="preserve"> </w:t>
      </w:r>
      <w:r>
        <w:rPr>
          <w:spacing w:val="-1"/>
        </w:rPr>
        <w:t>schedule that</w:t>
      </w:r>
      <w:r>
        <w:rPr>
          <w:spacing w:val="-2"/>
        </w:rPr>
        <w:t xml:space="preserve"> </w:t>
      </w:r>
      <w:r>
        <w:t>has</w:t>
      </w:r>
      <w:r>
        <w:rPr>
          <w:spacing w:val="-2"/>
        </w:rPr>
        <w:t xml:space="preserve"> </w:t>
      </w:r>
      <w:r>
        <w:rPr>
          <w:spacing w:val="-1"/>
        </w:rPr>
        <w:t>been</w:t>
      </w:r>
      <w:r>
        <w:rPr>
          <w:spacing w:val="63"/>
        </w:rPr>
        <w:t xml:space="preserve"> </w:t>
      </w:r>
      <w:r>
        <w:rPr>
          <w:spacing w:val="-1"/>
        </w:rPr>
        <w:t>created</w:t>
      </w:r>
      <w:r>
        <w:rPr>
          <w:spacing w:val="-4"/>
        </w:rPr>
        <w:t xml:space="preserve"> </w:t>
      </w:r>
      <w:r>
        <w:t>for</w:t>
      </w:r>
      <w:r>
        <w:rPr>
          <w:spacing w:val="-1"/>
        </w:rPr>
        <w:t xml:space="preserve"> Doors,</w:t>
      </w:r>
      <w:r>
        <w:rPr>
          <w:spacing w:val="-4"/>
        </w:rPr>
        <w:t xml:space="preserve"> </w:t>
      </w:r>
      <w:r>
        <w:rPr>
          <w:spacing w:val="-1"/>
        </w:rPr>
        <w:t>Windows,</w:t>
      </w:r>
      <w:r>
        <w:rPr>
          <w:spacing w:val="-4"/>
        </w:rPr>
        <w:t xml:space="preserve"> </w:t>
      </w:r>
      <w:r>
        <w:rPr>
          <w:spacing w:val="1"/>
        </w:rPr>
        <w:t>Wall</w:t>
      </w:r>
      <w:r>
        <w:t xml:space="preserve"> </w:t>
      </w:r>
      <w:r>
        <w:rPr>
          <w:spacing w:val="-1"/>
        </w:rPr>
        <w:t>and</w:t>
      </w:r>
      <w:r>
        <w:rPr>
          <w:spacing w:val="1"/>
        </w:rPr>
        <w:t xml:space="preserve"> </w:t>
      </w:r>
      <w:r>
        <w:rPr>
          <w:spacing w:val="-1"/>
        </w:rPr>
        <w:t>Finishes.</w:t>
      </w:r>
      <w:r>
        <w:rPr>
          <w:spacing w:val="-2"/>
        </w:rPr>
        <w:t xml:space="preserve"> </w:t>
      </w:r>
      <w:r>
        <w:rPr>
          <w:spacing w:val="-1"/>
        </w:rPr>
        <w:t>There</w:t>
      </w:r>
      <w:r>
        <w:rPr>
          <w:spacing w:val="1"/>
        </w:rPr>
        <w:t xml:space="preserve"> </w:t>
      </w:r>
      <w:r>
        <w:rPr>
          <w:spacing w:val="-1"/>
        </w:rPr>
        <w:t>are also additional</w:t>
      </w:r>
      <w:r>
        <w:t xml:space="preserve"> </w:t>
      </w:r>
      <w:r>
        <w:rPr>
          <w:spacing w:val="-1"/>
        </w:rPr>
        <w:t>schedules</w:t>
      </w:r>
      <w:r>
        <w:rPr>
          <w:spacing w:val="79"/>
        </w:rPr>
        <w:t xml:space="preserve"> </w:t>
      </w:r>
      <w:r>
        <w:t>that</w:t>
      </w:r>
      <w:r>
        <w:rPr>
          <w:spacing w:val="-2"/>
        </w:rPr>
        <w:t xml:space="preserve"> </w:t>
      </w:r>
      <w:r>
        <w:t>may</w:t>
      </w:r>
      <w:r>
        <w:rPr>
          <w:spacing w:val="-2"/>
        </w:rPr>
        <w:t xml:space="preserve"> </w:t>
      </w:r>
      <w:r>
        <w:t>be</w:t>
      </w:r>
      <w:r>
        <w:rPr>
          <w:spacing w:val="-1"/>
        </w:rPr>
        <w:t xml:space="preserve"> used </w:t>
      </w:r>
      <w:r>
        <w:t>for</w:t>
      </w:r>
      <w:ins w:id="110" w:author="Johnson, David M ERDC-RDE-ITL-MS" w:date="2016-10-12T12:16:00Z">
        <w:r w:rsidR="00A3325A">
          <w:t xml:space="preserve"> quality control,</w:t>
        </w:r>
      </w:ins>
      <w:r>
        <w:rPr>
          <w:spacing w:val="-1"/>
        </w:rPr>
        <w:t xml:space="preserve"> reference</w:t>
      </w:r>
      <w:r>
        <w:rPr>
          <w:spacing w:val="1"/>
        </w:rPr>
        <w:t xml:space="preserve"> </w:t>
      </w:r>
      <w:r>
        <w:t>or</w:t>
      </w:r>
      <w:r>
        <w:rPr>
          <w:spacing w:val="-3"/>
        </w:rPr>
        <w:t xml:space="preserve"> </w:t>
      </w:r>
      <w:r>
        <w:t>for</w:t>
      </w:r>
      <w:r>
        <w:rPr>
          <w:spacing w:val="-1"/>
        </w:rPr>
        <w:t xml:space="preserve"> documentation.</w:t>
      </w:r>
      <w:r>
        <w:rPr>
          <w:spacing w:val="-2"/>
        </w:rPr>
        <w:t xml:space="preserve"> </w:t>
      </w:r>
      <w:r>
        <w:rPr>
          <w:spacing w:val="-1"/>
        </w:rPr>
        <w:t>These</w:t>
      </w:r>
      <w:r>
        <w:rPr>
          <w:spacing w:val="1"/>
        </w:rPr>
        <w:t xml:space="preserve"> </w:t>
      </w:r>
      <w:r>
        <w:rPr>
          <w:spacing w:val="-1"/>
        </w:rPr>
        <w:t>schedules</w:t>
      </w:r>
      <w:r>
        <w:t xml:space="preserve"> </w:t>
      </w:r>
      <w:r>
        <w:rPr>
          <w:spacing w:val="-1"/>
        </w:rPr>
        <w:t>are noted</w:t>
      </w:r>
      <w:r>
        <w:rPr>
          <w:spacing w:val="1"/>
        </w:rPr>
        <w:t xml:space="preserve"> </w:t>
      </w:r>
      <w:r>
        <w:rPr>
          <w:spacing w:val="-1"/>
        </w:rPr>
        <w:t>with</w:t>
      </w:r>
      <w:r>
        <w:rPr>
          <w:spacing w:val="1"/>
        </w:rPr>
        <w:t xml:space="preserve"> </w:t>
      </w:r>
      <w:r>
        <w:t>a</w:t>
      </w:r>
      <w:r>
        <w:rPr>
          <w:spacing w:val="47"/>
        </w:rPr>
        <w:t xml:space="preserve"> </w:t>
      </w:r>
      <w:r>
        <w:rPr>
          <w:spacing w:val="-1"/>
        </w:rPr>
        <w:t>“Z-“.</w:t>
      </w:r>
      <w:r>
        <w:t xml:space="preserve"> </w:t>
      </w:r>
      <w:r>
        <w:rPr>
          <w:spacing w:val="1"/>
        </w:rPr>
        <w:t xml:space="preserve">To </w:t>
      </w:r>
      <w:r>
        <w:rPr>
          <w:spacing w:val="-1"/>
        </w:rPr>
        <w:t>assist</w:t>
      </w:r>
      <w:r>
        <w:rPr>
          <w:spacing w:val="-2"/>
        </w:rPr>
        <w:t xml:space="preserve"> </w:t>
      </w:r>
      <w:r>
        <w:rPr>
          <w:spacing w:val="-1"/>
        </w:rPr>
        <w:t>with</w:t>
      </w:r>
      <w:r>
        <w:rPr>
          <w:spacing w:val="1"/>
        </w:rPr>
        <w:t xml:space="preserve"> </w:t>
      </w:r>
      <w:r>
        <w:rPr>
          <w:spacing w:val="-1"/>
        </w:rPr>
        <w:t>Quality</w:t>
      </w:r>
      <w:r>
        <w:rPr>
          <w:spacing w:val="-2"/>
        </w:rPr>
        <w:t xml:space="preserve"> </w:t>
      </w:r>
      <w:r>
        <w:rPr>
          <w:spacing w:val="-1"/>
        </w:rPr>
        <w:t>Assurance</w:t>
      </w:r>
      <w:r>
        <w:rPr>
          <w:spacing w:val="1"/>
        </w:rPr>
        <w:t xml:space="preserve"> </w:t>
      </w:r>
      <w:r>
        <w:rPr>
          <w:spacing w:val="-1"/>
        </w:rPr>
        <w:t>and</w:t>
      </w:r>
      <w:r>
        <w:rPr>
          <w:spacing w:val="1"/>
        </w:rPr>
        <w:t xml:space="preserve"> </w:t>
      </w:r>
      <w:r>
        <w:rPr>
          <w:spacing w:val="-1"/>
        </w:rPr>
        <w:t>Control</w:t>
      </w:r>
      <w:r>
        <w:t xml:space="preserve"> </w:t>
      </w:r>
      <w:r>
        <w:rPr>
          <w:spacing w:val="-1"/>
        </w:rPr>
        <w:t xml:space="preserve">there </w:t>
      </w:r>
      <w:del w:id="111" w:author="Johnson, David M ERDC-RDE-ITL-MS" w:date="2016-10-12T12:16:00Z">
        <w:r w:rsidDel="00A3325A">
          <w:rPr>
            <w:spacing w:val="-1"/>
          </w:rPr>
          <w:delText>are</w:delText>
        </w:r>
        <w:r w:rsidDel="00A3325A">
          <w:rPr>
            <w:spacing w:val="1"/>
          </w:rPr>
          <w:delText xml:space="preserve"> </w:delText>
        </w:r>
      </w:del>
      <w:ins w:id="112" w:author="Johnson, David M ERDC-RDE-ITL-MS" w:date="2016-10-12T12:16:00Z">
        <w:r w:rsidR="00A3325A">
          <w:rPr>
            <w:spacing w:val="-1"/>
          </w:rPr>
          <w:t>may be</w:t>
        </w:r>
        <w:r w:rsidR="00A3325A">
          <w:rPr>
            <w:spacing w:val="1"/>
          </w:rPr>
          <w:t xml:space="preserve"> </w:t>
        </w:r>
      </w:ins>
      <w:r>
        <w:rPr>
          <w:spacing w:val="-1"/>
        </w:rPr>
        <w:t>some</w:t>
      </w:r>
      <w:r>
        <w:rPr>
          <w:spacing w:val="-4"/>
        </w:rPr>
        <w:t xml:space="preserve"> </w:t>
      </w:r>
      <w:r>
        <w:rPr>
          <w:spacing w:val="-1"/>
        </w:rPr>
        <w:t>additional</w:t>
      </w:r>
      <w:r>
        <w:t xml:space="preserve"> </w:t>
      </w:r>
      <w:r>
        <w:rPr>
          <w:spacing w:val="-1"/>
        </w:rPr>
        <w:t>schedules</w:t>
      </w:r>
      <w:r>
        <w:rPr>
          <w:spacing w:val="81"/>
        </w:rPr>
        <w:t xml:space="preserve"> </w:t>
      </w:r>
      <w:r>
        <w:rPr>
          <w:spacing w:val="-1"/>
        </w:rPr>
        <w:t>labeled “</w:t>
      </w:r>
      <w:r w:rsidRPr="00871D3F">
        <w:rPr>
          <w:i/>
          <w:color w:val="0070C0"/>
          <w:spacing w:val="-1"/>
          <w:rPrChange w:id="113" w:author="Johnson, David M ERDC-RDE-ITL-MS" w:date="2016-10-12T12:39:00Z">
            <w:rPr>
              <w:spacing w:val="-1"/>
            </w:rPr>
          </w:rPrChange>
        </w:rPr>
        <w:t>Z</w:t>
      </w:r>
      <w:r w:rsidRPr="00871D3F">
        <w:rPr>
          <w:i/>
          <w:color w:val="0070C0"/>
          <w:rPrChange w:id="114" w:author="Johnson, David M ERDC-RDE-ITL-MS" w:date="2016-10-12T12:39:00Z">
            <w:rPr>
              <w:spacing w:val="-1"/>
            </w:rPr>
          </w:rPrChange>
        </w:rPr>
        <w:t>-QAQC</w:t>
      </w:r>
      <w:r>
        <w:rPr>
          <w:spacing w:val="-1"/>
        </w:rPr>
        <w:t>”.</w:t>
      </w:r>
      <w:r>
        <w:t xml:space="preserve"> </w:t>
      </w:r>
      <w:r>
        <w:rPr>
          <w:spacing w:val="1"/>
        </w:rPr>
        <w:t xml:space="preserve"> </w:t>
      </w:r>
      <w:r>
        <w:rPr>
          <w:spacing w:val="-1"/>
        </w:rPr>
        <w:t xml:space="preserve">(Refer </w:t>
      </w:r>
      <w:r>
        <w:t>to</w:t>
      </w:r>
      <w:r>
        <w:rPr>
          <w:spacing w:val="-1"/>
        </w:rPr>
        <w:t xml:space="preserve"> Appendix</w:t>
      </w:r>
      <w:r>
        <w:rPr>
          <w:spacing w:val="-2"/>
        </w:rPr>
        <w:t xml:space="preserve"> </w:t>
      </w:r>
      <w:r>
        <w:rPr>
          <w:spacing w:val="-1"/>
        </w:rPr>
        <w:t xml:space="preserve">“E” </w:t>
      </w:r>
      <w:r>
        <w:t>for</w:t>
      </w:r>
      <w:r>
        <w:rPr>
          <w:spacing w:val="-1"/>
        </w:rPr>
        <w:t xml:space="preserve"> </w:t>
      </w:r>
      <w:r>
        <w:t>more</w:t>
      </w:r>
      <w:r>
        <w:rPr>
          <w:spacing w:val="1"/>
        </w:rPr>
        <w:t xml:space="preserve"> </w:t>
      </w:r>
      <w:r>
        <w:rPr>
          <w:spacing w:val="-1"/>
        </w:rPr>
        <w:t>information</w:t>
      </w:r>
      <w:r>
        <w:rPr>
          <w:spacing w:val="1"/>
        </w:rPr>
        <w:t xml:space="preserve"> </w:t>
      </w:r>
      <w:r>
        <w:rPr>
          <w:spacing w:val="-1"/>
        </w:rPr>
        <w:t>on program</w:t>
      </w:r>
      <w:r>
        <w:rPr>
          <w:spacing w:val="2"/>
        </w:rPr>
        <w:t xml:space="preserve"> </w:t>
      </w:r>
      <w:r>
        <w:rPr>
          <w:spacing w:val="-1"/>
        </w:rPr>
        <w:t>schedule.)</w:t>
      </w:r>
      <w:r>
        <w:rPr>
          <w:spacing w:val="59"/>
        </w:rPr>
        <w:t xml:space="preserve"> </w:t>
      </w:r>
      <w:del w:id="115" w:author="Johnson, David M ERDC-RDE-ITL-MS" w:date="2016-10-12T12:17:00Z">
        <w:r w:rsidDel="00A3325A">
          <w:delText>The</w:delText>
        </w:r>
        <w:r w:rsidDel="00A3325A">
          <w:rPr>
            <w:spacing w:val="1"/>
          </w:rPr>
          <w:delText xml:space="preserve"> </w:delText>
        </w:r>
        <w:r w:rsidDel="00A3325A">
          <w:rPr>
            <w:spacing w:val="-1"/>
          </w:rPr>
          <w:delText>schedule</w:delText>
        </w:r>
        <w:r w:rsidDel="00A3325A">
          <w:rPr>
            <w:spacing w:val="1"/>
          </w:rPr>
          <w:delText xml:space="preserve"> </w:delText>
        </w:r>
        <w:r w:rsidDel="00A3325A">
          <w:rPr>
            <w:spacing w:val="-1"/>
          </w:rPr>
          <w:delText>“Z-QAQC</w:delText>
        </w:r>
        <w:r w:rsidDel="00A3325A">
          <w:delText xml:space="preserve"> </w:delText>
        </w:r>
        <w:r w:rsidDel="00A3325A">
          <w:rPr>
            <w:spacing w:val="-1"/>
          </w:rPr>
          <w:delText>Programmed</w:delText>
        </w:r>
        <w:r w:rsidDel="00A3325A">
          <w:rPr>
            <w:spacing w:val="1"/>
          </w:rPr>
          <w:delText xml:space="preserve"> </w:delText>
        </w:r>
        <w:r w:rsidDel="00A3325A">
          <w:rPr>
            <w:spacing w:val="-1"/>
          </w:rPr>
          <w:delText>Area</w:delText>
        </w:r>
        <w:r w:rsidDel="00A3325A">
          <w:rPr>
            <w:spacing w:val="1"/>
          </w:rPr>
          <w:delText xml:space="preserve"> </w:delText>
        </w:r>
        <w:r w:rsidDel="00A3325A">
          <w:rPr>
            <w:spacing w:val="-1"/>
          </w:rPr>
          <w:delText>vs.</w:delText>
        </w:r>
        <w:r w:rsidDel="00A3325A">
          <w:delText xml:space="preserve"> </w:delText>
        </w:r>
        <w:r w:rsidDel="00A3325A">
          <w:rPr>
            <w:spacing w:val="-1"/>
          </w:rPr>
          <w:delText>Actual” is</w:delText>
        </w:r>
        <w:r w:rsidDel="00A3325A">
          <w:delText xml:space="preserve"> </w:delText>
        </w:r>
        <w:r w:rsidDel="00A3325A">
          <w:rPr>
            <w:spacing w:val="-1"/>
          </w:rPr>
          <w:delText>designed to</w:delText>
        </w:r>
        <w:r w:rsidDel="00A3325A">
          <w:rPr>
            <w:spacing w:val="1"/>
          </w:rPr>
          <w:delText xml:space="preserve"> </w:delText>
        </w:r>
        <w:r w:rsidDel="00A3325A">
          <w:rPr>
            <w:spacing w:val="-1"/>
          </w:rPr>
          <w:delText xml:space="preserve">contain </w:delText>
        </w:r>
        <w:r w:rsidDel="00A3325A">
          <w:delText>the</w:delText>
        </w:r>
        <w:r w:rsidDel="00A3325A">
          <w:rPr>
            <w:spacing w:val="51"/>
          </w:rPr>
          <w:delText xml:space="preserve"> </w:delText>
        </w:r>
        <w:r w:rsidDel="00A3325A">
          <w:rPr>
            <w:spacing w:val="-1"/>
          </w:rPr>
          <w:delText>programmed</w:delText>
        </w:r>
        <w:r w:rsidDel="00A3325A">
          <w:rPr>
            <w:spacing w:val="1"/>
          </w:rPr>
          <w:delText xml:space="preserve"> </w:delText>
        </w:r>
        <w:r w:rsidDel="00A3325A">
          <w:rPr>
            <w:spacing w:val="-1"/>
          </w:rPr>
          <w:delText>spaces</w:delText>
        </w:r>
        <w:r w:rsidDel="00A3325A">
          <w:rPr>
            <w:spacing w:val="-2"/>
          </w:rPr>
          <w:delText xml:space="preserve"> </w:delText>
        </w:r>
        <w:r w:rsidDel="00A3325A">
          <w:rPr>
            <w:spacing w:val="-1"/>
          </w:rPr>
          <w:delText>and</w:delText>
        </w:r>
        <w:r w:rsidDel="00A3325A">
          <w:rPr>
            <w:spacing w:val="1"/>
          </w:rPr>
          <w:delText xml:space="preserve"> </w:delText>
        </w:r>
        <w:r w:rsidDel="00A3325A">
          <w:rPr>
            <w:spacing w:val="-1"/>
          </w:rPr>
          <w:delText>area</w:delText>
        </w:r>
        <w:r w:rsidDel="00A3325A">
          <w:rPr>
            <w:spacing w:val="1"/>
          </w:rPr>
          <w:delText xml:space="preserve"> </w:delText>
        </w:r>
        <w:r w:rsidDel="00A3325A">
          <w:rPr>
            <w:spacing w:val="-1"/>
          </w:rPr>
          <w:delText>requirements</w:delText>
        </w:r>
        <w:r w:rsidDel="00A3325A">
          <w:rPr>
            <w:spacing w:val="-5"/>
          </w:rPr>
          <w:delText xml:space="preserve"> </w:delText>
        </w:r>
        <w:r w:rsidDel="00A3325A">
          <w:delText>and</w:delText>
        </w:r>
        <w:r w:rsidDel="00A3325A">
          <w:rPr>
            <w:spacing w:val="1"/>
          </w:rPr>
          <w:delText xml:space="preserve"> </w:delText>
        </w:r>
        <w:r w:rsidDel="00A3325A">
          <w:rPr>
            <w:spacing w:val="-2"/>
          </w:rPr>
          <w:delText>will</w:delText>
        </w:r>
        <w:r w:rsidDel="00A3325A">
          <w:delText xml:space="preserve"> </w:delText>
        </w:r>
        <w:r w:rsidDel="00A3325A">
          <w:rPr>
            <w:spacing w:val="-1"/>
          </w:rPr>
          <w:delText>track</w:delText>
        </w:r>
        <w:r w:rsidDel="00A3325A">
          <w:delText xml:space="preserve"> </w:delText>
        </w:r>
        <w:r w:rsidDel="00A3325A">
          <w:rPr>
            <w:spacing w:val="-1"/>
          </w:rPr>
          <w:delText>actual</w:delText>
        </w:r>
        <w:r w:rsidDel="00A3325A">
          <w:delText xml:space="preserve"> </w:delText>
        </w:r>
        <w:r w:rsidDel="00A3325A">
          <w:rPr>
            <w:spacing w:val="-1"/>
          </w:rPr>
          <w:delText>room areas</w:delText>
        </w:r>
        <w:r w:rsidDel="00A3325A">
          <w:delText xml:space="preserve"> </w:delText>
        </w:r>
        <w:r w:rsidDel="00A3325A">
          <w:rPr>
            <w:spacing w:val="-1"/>
          </w:rPr>
          <w:delText>in the</w:delText>
        </w:r>
        <w:r w:rsidDel="00A3325A">
          <w:rPr>
            <w:spacing w:val="71"/>
          </w:rPr>
          <w:delText xml:space="preserve"> </w:delText>
        </w:r>
        <w:r w:rsidDel="00A3325A">
          <w:rPr>
            <w:spacing w:val="-1"/>
          </w:rPr>
          <w:delText>model</w:delText>
        </w:r>
        <w:r w:rsidDel="00A3325A">
          <w:delText xml:space="preserve"> </w:delText>
        </w:r>
        <w:r w:rsidDel="00A3325A">
          <w:rPr>
            <w:spacing w:val="-1"/>
          </w:rPr>
          <w:delText>once</w:delText>
        </w:r>
        <w:r w:rsidDel="00A3325A">
          <w:rPr>
            <w:spacing w:val="1"/>
          </w:rPr>
          <w:delText xml:space="preserve"> </w:delText>
        </w:r>
        <w:r w:rsidDel="00A3325A">
          <w:rPr>
            <w:spacing w:val="-1"/>
          </w:rPr>
          <w:delText>the</w:delText>
        </w:r>
        <w:r w:rsidDel="00A3325A">
          <w:rPr>
            <w:spacing w:val="1"/>
          </w:rPr>
          <w:delText xml:space="preserve"> </w:delText>
        </w:r>
        <w:r w:rsidDel="00A3325A">
          <w:rPr>
            <w:spacing w:val="-1"/>
          </w:rPr>
          <w:delText>“Room” objects</w:delText>
        </w:r>
        <w:r w:rsidDel="00A3325A">
          <w:rPr>
            <w:spacing w:val="-2"/>
          </w:rPr>
          <w:delText xml:space="preserve"> </w:delText>
        </w:r>
        <w:r w:rsidDel="00A3325A">
          <w:rPr>
            <w:spacing w:val="-1"/>
          </w:rPr>
          <w:delText>are</w:delText>
        </w:r>
        <w:r w:rsidDel="00A3325A">
          <w:rPr>
            <w:spacing w:val="1"/>
          </w:rPr>
          <w:delText xml:space="preserve"> </w:delText>
        </w:r>
        <w:r w:rsidDel="00A3325A">
          <w:rPr>
            <w:spacing w:val="-1"/>
          </w:rPr>
          <w:delText xml:space="preserve">assigned </w:delText>
        </w:r>
        <w:r w:rsidDel="00A3325A">
          <w:delText>to</w:delText>
        </w:r>
        <w:r w:rsidDel="00A3325A">
          <w:rPr>
            <w:spacing w:val="1"/>
          </w:rPr>
          <w:delText xml:space="preserve"> </w:delText>
        </w:r>
        <w:r w:rsidDel="00A3325A">
          <w:rPr>
            <w:spacing w:val="-1"/>
          </w:rPr>
          <w:delText>the</w:delText>
        </w:r>
        <w:r w:rsidDel="00A3325A">
          <w:rPr>
            <w:spacing w:val="1"/>
          </w:rPr>
          <w:delText xml:space="preserve"> </w:delText>
        </w:r>
        <w:r w:rsidDel="00A3325A">
          <w:rPr>
            <w:spacing w:val="-1"/>
          </w:rPr>
          <w:delText>correct</w:delText>
        </w:r>
        <w:r w:rsidDel="00A3325A">
          <w:rPr>
            <w:spacing w:val="-2"/>
          </w:rPr>
          <w:delText xml:space="preserve"> </w:delText>
        </w:r>
        <w:r w:rsidDel="00A3325A">
          <w:rPr>
            <w:spacing w:val="-1"/>
          </w:rPr>
          <w:delText>spaces.</w:delText>
        </w:r>
        <w:r w:rsidDel="00A3325A">
          <w:rPr>
            <w:spacing w:val="-2"/>
          </w:rPr>
          <w:delText xml:space="preserve"> </w:delText>
        </w:r>
        <w:r w:rsidDel="00A3325A">
          <w:delText>The</w:delText>
        </w:r>
        <w:r w:rsidDel="00A3325A">
          <w:rPr>
            <w:spacing w:val="1"/>
          </w:rPr>
          <w:delText xml:space="preserve"> </w:delText>
        </w:r>
        <w:r w:rsidDel="00A3325A">
          <w:rPr>
            <w:spacing w:val="-1"/>
          </w:rPr>
          <w:delText>schedule</w:delText>
        </w:r>
        <w:r w:rsidDel="00A3325A">
          <w:rPr>
            <w:spacing w:val="1"/>
          </w:rPr>
          <w:delText xml:space="preserve"> </w:delText>
        </w:r>
        <w:r w:rsidDel="00A3325A">
          <w:rPr>
            <w:spacing w:val="-1"/>
          </w:rPr>
          <w:delText>“Z-</w:delText>
        </w:r>
        <w:r w:rsidDel="00A3325A">
          <w:rPr>
            <w:spacing w:val="67"/>
          </w:rPr>
          <w:delText xml:space="preserve"> </w:delText>
        </w:r>
        <w:r w:rsidDel="00A3325A">
          <w:delText xml:space="preserve">QAQC </w:delText>
        </w:r>
        <w:r w:rsidDel="00A3325A">
          <w:rPr>
            <w:spacing w:val="-1"/>
          </w:rPr>
          <w:delText>Egress</w:delText>
        </w:r>
        <w:r w:rsidDel="00A3325A">
          <w:delText xml:space="preserve"> </w:delText>
        </w:r>
        <w:r w:rsidDel="00A3325A">
          <w:rPr>
            <w:spacing w:val="-1"/>
          </w:rPr>
          <w:delText>Route Distances” is</w:delText>
        </w:r>
        <w:r w:rsidDel="00A3325A">
          <w:delText xml:space="preserve"> set</w:delText>
        </w:r>
        <w:r w:rsidDel="00A3325A">
          <w:rPr>
            <w:spacing w:val="-2"/>
          </w:rPr>
          <w:delText xml:space="preserve"> </w:delText>
        </w:r>
        <w:r w:rsidDel="00A3325A">
          <w:delText>to</w:delText>
        </w:r>
        <w:r w:rsidDel="00A3325A">
          <w:rPr>
            <w:spacing w:val="1"/>
          </w:rPr>
          <w:delText xml:space="preserve"> </w:delText>
        </w:r>
        <w:r w:rsidDel="00A3325A">
          <w:rPr>
            <w:spacing w:val="-1"/>
          </w:rPr>
          <w:delText>record</w:delText>
        </w:r>
        <w:r w:rsidDel="00A3325A">
          <w:rPr>
            <w:spacing w:val="1"/>
          </w:rPr>
          <w:delText xml:space="preserve"> </w:delText>
        </w:r>
        <w:r w:rsidDel="00A3325A">
          <w:rPr>
            <w:spacing w:val="-1"/>
          </w:rPr>
          <w:delText>egress</w:delText>
        </w:r>
        <w:r w:rsidDel="00A3325A">
          <w:delText xml:space="preserve"> </w:delText>
        </w:r>
        <w:r w:rsidDel="00A3325A">
          <w:rPr>
            <w:spacing w:val="-1"/>
          </w:rPr>
          <w:delText>distances</w:delText>
        </w:r>
        <w:r w:rsidDel="00A3325A">
          <w:rPr>
            <w:spacing w:val="-2"/>
          </w:rPr>
          <w:delText xml:space="preserve"> </w:delText>
        </w:r>
        <w:r w:rsidDel="00A3325A">
          <w:rPr>
            <w:spacing w:val="-1"/>
          </w:rPr>
          <w:delText>of</w:delText>
        </w:r>
        <w:r w:rsidDel="00A3325A">
          <w:rPr>
            <w:spacing w:val="3"/>
          </w:rPr>
          <w:delText xml:space="preserve"> </w:delText>
        </w:r>
        <w:r w:rsidDel="00A3325A">
          <w:rPr>
            <w:spacing w:val="-1"/>
          </w:rPr>
          <w:delText>labeled</w:delText>
        </w:r>
        <w:r w:rsidDel="00A3325A">
          <w:rPr>
            <w:spacing w:val="1"/>
          </w:rPr>
          <w:delText xml:space="preserve"> </w:delText>
        </w:r>
        <w:r w:rsidDel="00A3325A">
          <w:rPr>
            <w:spacing w:val="-1"/>
          </w:rPr>
          <w:delText>paths.</w:delText>
        </w:r>
        <w:r w:rsidDel="00A3325A">
          <w:rPr>
            <w:spacing w:val="53"/>
          </w:rPr>
          <w:delText xml:space="preserve"> </w:delText>
        </w:r>
        <w:r w:rsidDel="00A3325A">
          <w:delText>(Refer</w:delText>
        </w:r>
        <w:r w:rsidDel="00A3325A">
          <w:rPr>
            <w:spacing w:val="-3"/>
          </w:rPr>
          <w:delText xml:space="preserve"> </w:delText>
        </w:r>
        <w:r w:rsidDel="00A3325A">
          <w:delText>to</w:delText>
        </w:r>
        <w:r w:rsidDel="00A3325A">
          <w:rPr>
            <w:spacing w:val="1"/>
          </w:rPr>
          <w:delText xml:space="preserve"> </w:delText>
        </w:r>
        <w:r w:rsidDel="00A3325A">
          <w:rPr>
            <w:spacing w:val="-1"/>
          </w:rPr>
          <w:delText>Appendix</w:delText>
        </w:r>
        <w:r w:rsidDel="00A3325A">
          <w:rPr>
            <w:spacing w:val="-2"/>
          </w:rPr>
          <w:delText xml:space="preserve"> </w:delText>
        </w:r>
        <w:r w:rsidDel="00A3325A">
          <w:rPr>
            <w:spacing w:val="-1"/>
          </w:rPr>
          <w:delText xml:space="preserve">“F” </w:delText>
        </w:r>
        <w:r w:rsidDel="00A3325A">
          <w:delText>for</w:delText>
        </w:r>
        <w:r w:rsidDel="00A3325A">
          <w:rPr>
            <w:spacing w:val="-1"/>
          </w:rPr>
          <w:delText xml:space="preserve"> more</w:delText>
        </w:r>
        <w:r w:rsidDel="00A3325A">
          <w:rPr>
            <w:spacing w:val="1"/>
          </w:rPr>
          <w:delText xml:space="preserve"> </w:delText>
        </w:r>
        <w:r w:rsidDel="00A3325A">
          <w:rPr>
            <w:spacing w:val="-1"/>
          </w:rPr>
          <w:delText>information</w:delText>
        </w:r>
        <w:r w:rsidDel="00A3325A">
          <w:rPr>
            <w:spacing w:val="1"/>
          </w:rPr>
          <w:delText xml:space="preserve"> </w:delText>
        </w:r>
        <w:r w:rsidDel="00A3325A">
          <w:rPr>
            <w:spacing w:val="-1"/>
          </w:rPr>
          <w:delText>concerning egress.)</w:delText>
        </w:r>
      </w:del>
      <w:ins w:id="116" w:author="Johnson, David M ERDC-RDE-ITL-MS" w:date="2016-10-12T12:17:00Z">
        <w:r w:rsidR="00A3325A">
          <w:t>The “</w:t>
        </w:r>
        <w:r w:rsidR="00A3325A" w:rsidRPr="00871D3F">
          <w:rPr>
            <w:i/>
            <w:color w:val="0070C0"/>
            <w:spacing w:val="-1"/>
            <w:rPrChange w:id="117" w:author="Johnson, David M ERDC-RDE-ITL-MS" w:date="2016-10-12T12:40:00Z">
              <w:rPr/>
            </w:rPrChange>
          </w:rPr>
          <w:t>Z-Sheet Information List</w:t>
        </w:r>
        <w:r w:rsidR="00A3325A">
          <w:t>” list contains the</w:t>
        </w:r>
      </w:ins>
      <w:ins w:id="118" w:author="Johnson, David M ERDC-RDE-ITL-MS" w:date="2016-10-12T12:18:00Z">
        <w:r w:rsidR="00A3325A">
          <w:t xml:space="preserve"> drawing</w:t>
        </w:r>
      </w:ins>
      <w:ins w:id="119" w:author="Johnson, David M ERDC-RDE-ITL-MS" w:date="2016-10-12T12:17:00Z">
        <w:r w:rsidR="00A3325A">
          <w:t xml:space="preserve"> </w:t>
        </w:r>
      </w:ins>
      <w:ins w:id="120" w:author="Johnson, David M ERDC-RDE-ITL-MS" w:date="2016-10-12T12:18:00Z">
        <w:r w:rsidR="00A3325A">
          <w:t>sheets that are in the project and the information (parameters) that is in each sheet. This schedule can be used to check that the</w:t>
        </w:r>
      </w:ins>
      <w:ins w:id="121" w:author="Johnson, David M ERDC-RDE-ITL-MS" w:date="2016-10-12T12:20:00Z">
        <w:r w:rsidR="00A3325A">
          <w:t xml:space="preserve"> record for drawing</w:t>
        </w:r>
      </w:ins>
      <w:ins w:id="122" w:author="Johnson, David M ERDC-RDE-ITL-MS" w:date="2016-10-12T12:19:00Z">
        <w:r w:rsidR="00A3325A">
          <w:t xml:space="preserve"> responsibility </w:t>
        </w:r>
      </w:ins>
      <w:ins w:id="123" w:author="Johnson, David M ERDC-RDE-ITL-MS" w:date="2016-10-12T12:20:00Z">
        <w:r w:rsidR="00A3325A">
          <w:t xml:space="preserve">has been added to each sheet (“Designed By”, </w:t>
        </w:r>
      </w:ins>
      <w:ins w:id="124" w:author="Johnson, David M ERDC-RDE-ITL-MS" w:date="2016-10-12T12:21:00Z">
        <w:r w:rsidR="00A3325A">
          <w:t>“</w:t>
        </w:r>
      </w:ins>
      <w:ins w:id="125" w:author="Johnson, David M ERDC-RDE-ITL-MS" w:date="2016-10-12T12:20:00Z">
        <w:r w:rsidR="00A3325A">
          <w:t>Drawn By</w:t>
        </w:r>
      </w:ins>
      <w:ins w:id="126" w:author="Johnson, David M ERDC-RDE-ITL-MS" w:date="2016-10-12T12:21:00Z">
        <w:r w:rsidR="00A3325A">
          <w:t>”, “Checked By”….), the</w:t>
        </w:r>
      </w:ins>
      <w:ins w:id="127" w:author="Johnson, David M ERDC-RDE-ITL-MS" w:date="2016-10-12T12:18:00Z">
        <w:r w:rsidR="00A3325A">
          <w:t xml:space="preserve"> proper building ID</w:t>
        </w:r>
      </w:ins>
      <w:ins w:id="128" w:author="Johnson, David M ERDC-RDE-ITL-MS" w:date="2016-10-12T12:21:00Z">
        <w:r w:rsidR="00A3325A">
          <w:t xml:space="preserve"> assigned and</w:t>
        </w:r>
      </w:ins>
      <w:ins w:id="129" w:author="Johnson, David M ERDC-RDE-ITL-MS" w:date="2016-10-12T12:22:00Z">
        <w:r w:rsidR="00A3325A">
          <w:t xml:space="preserve"> sheet</w:t>
        </w:r>
      </w:ins>
      <w:ins w:id="130" w:author="Johnson, David M ERDC-RDE-ITL-MS" w:date="2016-10-12T12:21:00Z">
        <w:r w:rsidR="00A3325A">
          <w:t xml:space="preserve"> </w:t>
        </w:r>
      </w:ins>
      <w:ins w:id="131" w:author="Johnson, David M ERDC-RDE-ITL-MS" w:date="2016-10-12T12:22:00Z">
        <w:r w:rsidR="00A3325A">
          <w:t>revision information is listed.</w:t>
        </w:r>
      </w:ins>
      <w:ins w:id="132" w:author="Johnson, David M ERDC-RDE-ITL-MS" w:date="2016-10-12T12:33:00Z">
        <w:r w:rsidR="00871D3F">
          <w:t xml:space="preserve"> “</w:t>
        </w:r>
        <w:r w:rsidR="00871D3F" w:rsidRPr="00871D3F">
          <w:rPr>
            <w:i/>
            <w:color w:val="0070C0"/>
            <w:rPrChange w:id="133" w:author="Johnson, David M ERDC-RDE-ITL-MS" w:date="2016-10-12T12:39:00Z">
              <w:rPr/>
            </w:rPrChange>
          </w:rPr>
          <w:t>Z-View List</w:t>
        </w:r>
        <w:r w:rsidR="00871D3F">
          <w:t xml:space="preserve">” schedule contains most parameter settings for the sheet such as the Family and Type (Elevation, Floor Plan, </w:t>
        </w:r>
        <w:proofErr w:type="gramStart"/>
        <w:r w:rsidR="00871D3F">
          <w:t>Section</w:t>
        </w:r>
        <w:proofErr w:type="gramEnd"/>
        <w:r w:rsidR="00871D3F">
          <w:t>), View Name, Scale Value, assigned discipline, phase and View Purpose.</w:t>
        </w:r>
      </w:ins>
    </w:p>
    <w:p w:rsidR="00B31CAF" w:rsidRDefault="00B31CAF" w:rsidP="00B31CAF">
      <w:pPr>
        <w:spacing w:before="1"/>
        <w:rPr>
          <w:rFonts w:ascii="Arial" w:eastAsia="Arial" w:hAnsi="Arial" w:cs="Arial"/>
          <w:sz w:val="21"/>
          <w:szCs w:val="21"/>
        </w:rPr>
      </w:pPr>
    </w:p>
    <w:p w:rsidR="00B31CAF" w:rsidRDefault="00B31CAF" w:rsidP="008B22E1">
      <w:pPr>
        <w:pStyle w:val="Heading1"/>
        <w:pPrChange w:id="134" w:author="Johnson, David M ERDC-RDE-ITL-MS" w:date="2016-10-19T08:01:00Z">
          <w:pPr>
            <w:pStyle w:val="Heading1"/>
          </w:pPr>
        </w:pPrChange>
      </w:pPr>
      <w:bookmarkStart w:id="135" w:name="_bookmark11"/>
      <w:bookmarkStart w:id="136" w:name="_Toc398040906"/>
      <w:bookmarkStart w:id="137" w:name="_Toc400452852"/>
      <w:bookmarkEnd w:id="135"/>
      <w:r>
        <w:t>NCS</w:t>
      </w:r>
      <w:r>
        <w:rPr>
          <w:spacing w:val="-14"/>
        </w:rPr>
        <w:t xml:space="preserve"> </w:t>
      </w:r>
      <w:r>
        <w:t>Symbols</w:t>
      </w:r>
      <w:bookmarkEnd w:id="136"/>
      <w:bookmarkEnd w:id="137"/>
    </w:p>
    <w:p w:rsidR="00B31CAF" w:rsidRDefault="00B31CAF" w:rsidP="00B31CAF">
      <w:pPr>
        <w:spacing w:before="6"/>
        <w:rPr>
          <w:rFonts w:ascii="Cambria" w:eastAsia="Cambria" w:hAnsi="Cambria" w:cs="Cambria"/>
          <w:b/>
          <w:bCs/>
          <w:sz w:val="27"/>
          <w:szCs w:val="27"/>
        </w:rPr>
      </w:pPr>
    </w:p>
    <w:p w:rsidR="004A18EA" w:rsidRDefault="00B31CAF" w:rsidP="004A18EA">
      <w:pPr>
        <w:pStyle w:val="BodyText"/>
        <w:spacing w:line="239" w:lineRule="auto"/>
        <w:ind w:right="146"/>
        <w:rPr>
          <w:spacing w:val="-1"/>
        </w:rPr>
      </w:pPr>
      <w:r>
        <w:rPr>
          <w:spacing w:val="-1"/>
        </w:rPr>
        <w:t>Symbols</w:t>
      </w:r>
      <w:r>
        <w:t xml:space="preserve"> </w:t>
      </w:r>
      <w:r>
        <w:rPr>
          <w:spacing w:val="-1"/>
        </w:rPr>
        <w:t>(families) have</w:t>
      </w:r>
      <w:r>
        <w:rPr>
          <w:spacing w:val="1"/>
        </w:rPr>
        <w:t xml:space="preserve"> </w:t>
      </w:r>
      <w:r>
        <w:rPr>
          <w:spacing w:val="-1"/>
        </w:rPr>
        <w:t>been added,</w:t>
      </w:r>
      <w:r>
        <w:rPr>
          <w:spacing w:val="-2"/>
        </w:rPr>
        <w:t xml:space="preserve"> </w:t>
      </w:r>
      <w:r>
        <w:rPr>
          <w:spacing w:val="-1"/>
        </w:rPr>
        <w:t>modified</w:t>
      </w:r>
      <w:r>
        <w:rPr>
          <w:spacing w:val="1"/>
        </w:rPr>
        <w:t xml:space="preserve"> </w:t>
      </w:r>
      <w:r>
        <w:t>to</w:t>
      </w:r>
      <w:r>
        <w:rPr>
          <w:spacing w:val="1"/>
        </w:rPr>
        <w:t xml:space="preserve"> </w:t>
      </w:r>
      <w:r>
        <w:rPr>
          <w:spacing w:val="-1"/>
        </w:rPr>
        <w:t>comply</w:t>
      </w:r>
      <w:r>
        <w:rPr>
          <w:spacing w:val="-2"/>
        </w:rPr>
        <w:t xml:space="preserve"> </w:t>
      </w:r>
      <w:r>
        <w:rPr>
          <w:spacing w:val="-1"/>
        </w:rPr>
        <w:t>with</w:t>
      </w:r>
      <w:r>
        <w:rPr>
          <w:spacing w:val="1"/>
        </w:rPr>
        <w:t xml:space="preserve"> </w:t>
      </w:r>
      <w:r>
        <w:t>the</w:t>
      </w:r>
      <w:r>
        <w:rPr>
          <w:spacing w:val="1"/>
        </w:rPr>
        <w:t xml:space="preserve"> </w:t>
      </w:r>
      <w:r>
        <w:rPr>
          <w:spacing w:val="-1"/>
        </w:rPr>
        <w:t>current</w:t>
      </w:r>
      <w:r>
        <w:t xml:space="preserve"> </w:t>
      </w:r>
      <w:r>
        <w:rPr>
          <w:spacing w:val="-1"/>
        </w:rPr>
        <w:t>release</w:t>
      </w:r>
      <w:r>
        <w:rPr>
          <w:spacing w:val="1"/>
        </w:rPr>
        <w:t xml:space="preserve"> </w:t>
      </w:r>
      <w:r>
        <w:rPr>
          <w:spacing w:val="-1"/>
        </w:rPr>
        <w:t>of</w:t>
      </w:r>
      <w:r>
        <w:t xml:space="preserve"> </w:t>
      </w:r>
      <w:r>
        <w:rPr>
          <w:spacing w:val="-1"/>
        </w:rPr>
        <w:t>the</w:t>
      </w:r>
      <w:r>
        <w:rPr>
          <w:spacing w:val="49"/>
        </w:rPr>
        <w:t xml:space="preserve"> </w:t>
      </w:r>
      <w:r>
        <w:rPr>
          <w:spacing w:val="-1"/>
        </w:rPr>
        <w:t>National</w:t>
      </w:r>
      <w:r>
        <w:t xml:space="preserve"> </w:t>
      </w:r>
      <w:r>
        <w:rPr>
          <w:spacing w:val="-1"/>
        </w:rPr>
        <w:t>CAD</w:t>
      </w:r>
      <w:r>
        <w:rPr>
          <w:spacing w:val="-3"/>
        </w:rPr>
        <w:t xml:space="preserve"> </w:t>
      </w:r>
      <w:r>
        <w:rPr>
          <w:spacing w:val="-1"/>
        </w:rPr>
        <w:t>Standards</w:t>
      </w:r>
      <w:r>
        <w:t xml:space="preserve"> </w:t>
      </w:r>
      <w:r>
        <w:rPr>
          <w:spacing w:val="-1"/>
        </w:rPr>
        <w:t>version</w:t>
      </w:r>
      <w:r>
        <w:rPr>
          <w:spacing w:val="1"/>
        </w:rPr>
        <w:t xml:space="preserve"> </w:t>
      </w:r>
      <w:r>
        <w:t xml:space="preserve">5. </w:t>
      </w:r>
      <w:r>
        <w:rPr>
          <w:spacing w:val="-1"/>
        </w:rPr>
        <w:t xml:space="preserve">Refer </w:t>
      </w:r>
      <w:r>
        <w:t>to</w:t>
      </w:r>
      <w:r>
        <w:rPr>
          <w:spacing w:val="-4"/>
        </w:rPr>
        <w:t xml:space="preserve"> </w:t>
      </w:r>
      <w:r>
        <w:rPr>
          <w:spacing w:val="-1"/>
        </w:rPr>
        <w:t>Appendix</w:t>
      </w:r>
      <w:r>
        <w:rPr>
          <w:spacing w:val="-2"/>
        </w:rPr>
        <w:t xml:space="preserve"> </w:t>
      </w:r>
      <w:r>
        <w:rPr>
          <w:spacing w:val="-1"/>
        </w:rPr>
        <w:t xml:space="preserve">“A” </w:t>
      </w:r>
      <w:r>
        <w:t>for</w:t>
      </w:r>
      <w:r>
        <w:rPr>
          <w:spacing w:val="-1"/>
        </w:rPr>
        <w:t xml:space="preserve"> examples</w:t>
      </w:r>
      <w:r>
        <w:t xml:space="preserve"> </w:t>
      </w:r>
      <w:r>
        <w:rPr>
          <w:spacing w:val="-1"/>
        </w:rPr>
        <w:t>of</w:t>
      </w:r>
      <w:r>
        <w:t xml:space="preserve"> </w:t>
      </w:r>
      <w:r>
        <w:rPr>
          <w:spacing w:val="-1"/>
        </w:rPr>
        <w:t>the</w:t>
      </w:r>
      <w:r>
        <w:rPr>
          <w:spacing w:val="1"/>
        </w:rPr>
        <w:t xml:space="preserve"> </w:t>
      </w:r>
      <w:r>
        <w:rPr>
          <w:spacing w:val="-1"/>
        </w:rPr>
        <w:t>symbols</w:t>
      </w:r>
      <w:r>
        <w:rPr>
          <w:spacing w:val="61"/>
        </w:rPr>
        <w:t xml:space="preserve"> </w:t>
      </w:r>
      <w:r>
        <w:t>used</w:t>
      </w:r>
      <w:r>
        <w:rPr>
          <w:spacing w:val="1"/>
        </w:rPr>
        <w:t xml:space="preserve"> </w:t>
      </w:r>
      <w:r>
        <w:rPr>
          <w:spacing w:val="-2"/>
        </w:rPr>
        <w:t>in</w:t>
      </w:r>
      <w:r>
        <w:rPr>
          <w:spacing w:val="1"/>
        </w:rPr>
        <w:t xml:space="preserve"> </w:t>
      </w:r>
      <w:r>
        <w:rPr>
          <w:spacing w:val="-1"/>
        </w:rPr>
        <w:t>the</w:t>
      </w:r>
      <w:r>
        <w:rPr>
          <w:spacing w:val="1"/>
        </w:rPr>
        <w:t xml:space="preserve"> </w:t>
      </w:r>
      <w:r>
        <w:rPr>
          <w:spacing w:val="-1"/>
        </w:rPr>
        <w:t>project.</w:t>
      </w:r>
      <w:bookmarkStart w:id="138" w:name="Annotation/Dimensions"/>
      <w:bookmarkStart w:id="139" w:name="_bookmark12"/>
      <w:bookmarkStart w:id="140" w:name="_Toc398040907"/>
      <w:bookmarkStart w:id="141" w:name="_Toc400452853"/>
      <w:bookmarkEnd w:id="138"/>
      <w:bookmarkEnd w:id="139"/>
    </w:p>
    <w:p w:rsidR="004A18EA" w:rsidRDefault="004A18EA" w:rsidP="004A18EA">
      <w:pPr>
        <w:pStyle w:val="BodyText"/>
        <w:spacing w:line="239" w:lineRule="auto"/>
        <w:ind w:right="146"/>
        <w:rPr>
          <w:spacing w:val="-1"/>
        </w:rPr>
      </w:pPr>
    </w:p>
    <w:p w:rsidR="00B31CAF" w:rsidRDefault="00B31CAF" w:rsidP="004A18EA">
      <w:pPr>
        <w:pStyle w:val="BodyText"/>
        <w:spacing w:line="239" w:lineRule="auto"/>
        <w:ind w:right="146"/>
        <w:rPr>
          <w:b/>
          <w:bCs/>
        </w:rPr>
      </w:pPr>
      <w:r>
        <w:rPr>
          <w:color w:val="4F81BD"/>
          <w:spacing w:val="-1"/>
        </w:rPr>
        <w:t>Annotation/Dimensions</w:t>
      </w:r>
      <w:bookmarkEnd w:id="140"/>
      <w:bookmarkEnd w:id="141"/>
    </w:p>
    <w:p w:rsidR="00B31CAF" w:rsidRDefault="00B31CAF" w:rsidP="00B31CAF">
      <w:pPr>
        <w:spacing w:before="8"/>
        <w:rPr>
          <w:rFonts w:ascii="Cambria" w:eastAsia="Cambria" w:hAnsi="Cambria" w:cs="Cambria"/>
          <w:b/>
          <w:bCs/>
          <w:sz w:val="20"/>
          <w:szCs w:val="20"/>
        </w:rPr>
      </w:pPr>
    </w:p>
    <w:p w:rsidR="00B31CAF" w:rsidRDefault="00B31CAF" w:rsidP="00B31CAF">
      <w:pPr>
        <w:pStyle w:val="BodyText"/>
        <w:spacing w:line="276" w:lineRule="auto"/>
        <w:ind w:right="302"/>
      </w:pPr>
      <w:r>
        <w:rPr>
          <w:spacing w:val="-1"/>
        </w:rPr>
        <w:t>USACE</w:t>
      </w:r>
      <w:r>
        <w:rPr>
          <w:spacing w:val="-2"/>
        </w:rPr>
        <w:t xml:space="preserve"> </w:t>
      </w:r>
      <w:r>
        <w:t xml:space="preserve">fonts </w:t>
      </w:r>
      <w:r>
        <w:rPr>
          <w:spacing w:val="-2"/>
        </w:rPr>
        <w:t>have</w:t>
      </w:r>
      <w:r>
        <w:rPr>
          <w:spacing w:val="1"/>
        </w:rPr>
        <w:t xml:space="preserve"> </w:t>
      </w:r>
      <w:r>
        <w:rPr>
          <w:spacing w:val="-1"/>
        </w:rPr>
        <w:t>been</w:t>
      </w:r>
      <w:r>
        <w:rPr>
          <w:spacing w:val="1"/>
        </w:rPr>
        <w:t xml:space="preserve"> </w:t>
      </w:r>
      <w:r>
        <w:rPr>
          <w:spacing w:val="-1"/>
        </w:rPr>
        <w:t>added</w:t>
      </w:r>
      <w:r>
        <w:rPr>
          <w:spacing w:val="1"/>
        </w:rPr>
        <w:t xml:space="preserve"> </w:t>
      </w:r>
      <w:r>
        <w:rPr>
          <w:spacing w:val="-1"/>
        </w:rPr>
        <w:t>that</w:t>
      </w:r>
      <w:r>
        <w:rPr>
          <w:spacing w:val="-2"/>
        </w:rPr>
        <w:t xml:space="preserve"> </w:t>
      </w:r>
      <w:r>
        <w:rPr>
          <w:spacing w:val="-1"/>
        </w:rPr>
        <w:t>are based</w:t>
      </w:r>
      <w:r>
        <w:rPr>
          <w:spacing w:val="1"/>
        </w:rPr>
        <w:t xml:space="preserve"> </w:t>
      </w:r>
      <w:r>
        <w:rPr>
          <w:spacing w:val="-1"/>
        </w:rPr>
        <w:t>upon the</w:t>
      </w:r>
      <w:r>
        <w:rPr>
          <w:spacing w:val="1"/>
        </w:rPr>
        <w:t xml:space="preserve"> </w:t>
      </w:r>
      <w:r>
        <w:rPr>
          <w:spacing w:val="-1"/>
        </w:rPr>
        <w:t>National</w:t>
      </w:r>
      <w:r>
        <w:t xml:space="preserve"> </w:t>
      </w:r>
      <w:r>
        <w:rPr>
          <w:spacing w:val="-1"/>
        </w:rPr>
        <w:t>CAD</w:t>
      </w:r>
      <w:r>
        <w:t xml:space="preserve"> </w:t>
      </w:r>
      <w:r>
        <w:rPr>
          <w:spacing w:val="-1"/>
        </w:rPr>
        <w:t>Standards</w:t>
      </w:r>
      <w:r>
        <w:rPr>
          <w:spacing w:val="-2"/>
        </w:rPr>
        <w:t xml:space="preserve"> </w:t>
      </w:r>
      <w:del w:id="142" w:author="Johnson, David M ERDC-RDE-ITL-MS" w:date="2016-10-12T12:40:00Z">
        <w:r w:rsidDel="00595316">
          <w:rPr>
            <w:spacing w:val="-1"/>
          </w:rPr>
          <w:delText>5</w:delText>
        </w:r>
      </w:del>
      <w:ins w:id="143" w:author="Johnson, David M ERDC-RDE-ITL-MS" w:date="2016-10-12T12:40:00Z">
        <w:r w:rsidR="00595316">
          <w:rPr>
            <w:spacing w:val="-1"/>
          </w:rPr>
          <w:t>6</w:t>
        </w:r>
      </w:ins>
      <w:r>
        <w:rPr>
          <w:spacing w:val="-1"/>
        </w:rPr>
        <w:t>.0.</w:t>
      </w:r>
      <w:r>
        <w:rPr>
          <w:spacing w:val="61"/>
        </w:rPr>
        <w:t xml:space="preserve"> </w:t>
      </w:r>
      <w:r>
        <w:rPr>
          <w:spacing w:val="-1"/>
        </w:rPr>
        <w:t>For dimensions</w:t>
      </w:r>
      <w:r>
        <w:rPr>
          <w:spacing w:val="-2"/>
        </w:rPr>
        <w:t xml:space="preserve"> </w:t>
      </w:r>
      <w:r>
        <w:rPr>
          <w:spacing w:val="-1"/>
        </w:rPr>
        <w:t>there</w:t>
      </w:r>
      <w:r>
        <w:rPr>
          <w:spacing w:val="1"/>
        </w:rPr>
        <w:t xml:space="preserve"> </w:t>
      </w:r>
      <w:r>
        <w:rPr>
          <w:spacing w:val="-1"/>
        </w:rPr>
        <w:t>are</w:t>
      </w:r>
      <w:r>
        <w:rPr>
          <w:spacing w:val="1"/>
        </w:rPr>
        <w:t xml:space="preserve"> </w:t>
      </w:r>
      <w:r>
        <w:rPr>
          <w:spacing w:val="-1"/>
        </w:rPr>
        <w:t>two</w:t>
      </w:r>
      <w:r>
        <w:rPr>
          <w:spacing w:val="1"/>
        </w:rPr>
        <w:t xml:space="preserve"> </w:t>
      </w:r>
      <w:r>
        <w:rPr>
          <w:spacing w:val="-1"/>
        </w:rPr>
        <w:t>types</w:t>
      </w:r>
      <w:r>
        <w:t xml:space="preserve"> </w:t>
      </w:r>
      <w:r>
        <w:rPr>
          <w:spacing w:val="-1"/>
        </w:rPr>
        <w:t>of</w:t>
      </w:r>
      <w:r>
        <w:rPr>
          <w:spacing w:val="3"/>
        </w:rPr>
        <w:t xml:space="preserve"> </w:t>
      </w:r>
      <w:r>
        <w:rPr>
          <w:spacing w:val="-1"/>
        </w:rPr>
        <w:t>dimensions</w:t>
      </w:r>
      <w:r>
        <w:t xml:space="preserve"> </w:t>
      </w:r>
      <w:r>
        <w:rPr>
          <w:spacing w:val="-1"/>
        </w:rPr>
        <w:t>that</w:t>
      </w:r>
      <w:r>
        <w:rPr>
          <w:spacing w:val="-2"/>
        </w:rPr>
        <w:t xml:space="preserve"> </w:t>
      </w:r>
      <w:r>
        <w:rPr>
          <w:spacing w:val="-1"/>
        </w:rPr>
        <w:t>are</w:t>
      </w:r>
      <w:r>
        <w:rPr>
          <w:spacing w:val="1"/>
        </w:rPr>
        <w:t xml:space="preserve"> </w:t>
      </w:r>
      <w:r>
        <w:rPr>
          <w:spacing w:val="-1"/>
        </w:rPr>
        <w:t>set</w:t>
      </w:r>
      <w:r>
        <w:t xml:space="preserve"> </w:t>
      </w:r>
      <w:r>
        <w:rPr>
          <w:spacing w:val="-1"/>
        </w:rPr>
        <w:t>up:</w:t>
      </w:r>
      <w:r>
        <w:t xml:space="preserve"> </w:t>
      </w:r>
      <w:r>
        <w:rPr>
          <w:spacing w:val="-2"/>
        </w:rPr>
        <w:t>one</w:t>
      </w:r>
      <w:r>
        <w:rPr>
          <w:spacing w:val="1"/>
        </w:rPr>
        <w:t xml:space="preserve"> </w:t>
      </w:r>
      <w:r>
        <w:rPr>
          <w:spacing w:val="-1"/>
        </w:rPr>
        <w:t>contains</w:t>
      </w:r>
      <w:r>
        <w:rPr>
          <w:spacing w:val="-2"/>
        </w:rPr>
        <w:t xml:space="preserve"> </w:t>
      </w:r>
      <w:r>
        <w:rPr>
          <w:spacing w:val="-1"/>
        </w:rPr>
        <w:t>arrows</w:t>
      </w:r>
      <w:r>
        <w:rPr>
          <w:spacing w:val="65"/>
        </w:rPr>
        <w:t xml:space="preserve"> </w:t>
      </w:r>
      <w:r>
        <w:t>and</w:t>
      </w:r>
      <w:r>
        <w:rPr>
          <w:spacing w:val="-1"/>
        </w:rPr>
        <w:t xml:space="preserve"> </w:t>
      </w:r>
      <w:r>
        <w:t>the</w:t>
      </w:r>
      <w:r>
        <w:rPr>
          <w:spacing w:val="-1"/>
        </w:rPr>
        <w:t xml:space="preserve"> other contains</w:t>
      </w:r>
      <w:r>
        <w:rPr>
          <w:spacing w:val="-5"/>
        </w:rPr>
        <w:t xml:space="preserve"> </w:t>
      </w:r>
      <w:r>
        <w:rPr>
          <w:spacing w:val="-1"/>
        </w:rPr>
        <w:t>slashes,</w:t>
      </w:r>
      <w:r>
        <w:rPr>
          <w:spacing w:val="-2"/>
        </w:rPr>
        <w:t xml:space="preserve"> </w:t>
      </w:r>
      <w:r>
        <w:rPr>
          <w:spacing w:val="-1"/>
        </w:rPr>
        <w:t>both</w:t>
      </w:r>
      <w:r>
        <w:rPr>
          <w:spacing w:val="1"/>
        </w:rPr>
        <w:t xml:space="preserve"> </w:t>
      </w:r>
      <w:r>
        <w:rPr>
          <w:spacing w:val="-1"/>
        </w:rPr>
        <w:t>of</w:t>
      </w:r>
      <w:r>
        <w:t xml:space="preserve"> </w:t>
      </w:r>
      <w:r>
        <w:rPr>
          <w:spacing w:val="-1"/>
        </w:rPr>
        <w:t>which</w:t>
      </w:r>
      <w:r>
        <w:rPr>
          <w:spacing w:val="1"/>
        </w:rPr>
        <w:t xml:space="preserve"> </w:t>
      </w:r>
      <w:r>
        <w:rPr>
          <w:spacing w:val="-1"/>
        </w:rPr>
        <w:t>are</w:t>
      </w:r>
      <w:r>
        <w:rPr>
          <w:spacing w:val="1"/>
        </w:rPr>
        <w:t xml:space="preserve"> </w:t>
      </w:r>
      <w:r>
        <w:rPr>
          <w:spacing w:val="-1"/>
        </w:rPr>
        <w:t>acceptable</w:t>
      </w:r>
      <w:r>
        <w:rPr>
          <w:spacing w:val="1"/>
        </w:rPr>
        <w:t xml:space="preserve"> </w:t>
      </w:r>
      <w:r>
        <w:rPr>
          <w:spacing w:val="-1"/>
        </w:rPr>
        <w:t>in the National</w:t>
      </w:r>
      <w:r>
        <w:t xml:space="preserve"> </w:t>
      </w:r>
      <w:r>
        <w:rPr>
          <w:spacing w:val="-1"/>
        </w:rPr>
        <w:t>CAD</w:t>
      </w:r>
      <w:r>
        <w:rPr>
          <w:spacing w:val="71"/>
        </w:rPr>
        <w:t xml:space="preserve"> </w:t>
      </w:r>
      <w:r>
        <w:rPr>
          <w:spacing w:val="-1"/>
        </w:rPr>
        <w:t>Standards.</w:t>
      </w:r>
      <w:r>
        <w:rPr>
          <w:spacing w:val="-2"/>
        </w:rPr>
        <w:t xml:space="preserve"> </w:t>
      </w:r>
      <w:r>
        <w:rPr>
          <w:spacing w:val="-1"/>
        </w:rPr>
        <w:t>There may</w:t>
      </w:r>
      <w:r>
        <w:rPr>
          <w:spacing w:val="-2"/>
        </w:rPr>
        <w:t xml:space="preserve"> </w:t>
      </w:r>
      <w:r>
        <w:t>be</w:t>
      </w:r>
      <w:r>
        <w:rPr>
          <w:spacing w:val="1"/>
        </w:rPr>
        <w:t xml:space="preserve"> </w:t>
      </w:r>
      <w:r>
        <w:rPr>
          <w:spacing w:val="-1"/>
        </w:rPr>
        <w:t>additional</w:t>
      </w:r>
      <w:r>
        <w:t xml:space="preserve"> </w:t>
      </w:r>
      <w:r>
        <w:rPr>
          <w:spacing w:val="-1"/>
        </w:rPr>
        <w:t>standards</w:t>
      </w:r>
      <w:r>
        <w:t xml:space="preserve"> </w:t>
      </w:r>
      <w:r>
        <w:rPr>
          <w:spacing w:val="-1"/>
        </w:rPr>
        <w:t>required</w:t>
      </w:r>
      <w:r>
        <w:rPr>
          <w:spacing w:val="1"/>
        </w:rPr>
        <w:t xml:space="preserve"> </w:t>
      </w:r>
      <w:r>
        <w:t>by</w:t>
      </w:r>
      <w:r>
        <w:rPr>
          <w:spacing w:val="-2"/>
        </w:rPr>
        <w:t xml:space="preserve"> </w:t>
      </w:r>
      <w:r>
        <w:t>the</w:t>
      </w:r>
      <w:r>
        <w:rPr>
          <w:spacing w:val="-1"/>
        </w:rPr>
        <w:t xml:space="preserve"> owner </w:t>
      </w:r>
      <w:r>
        <w:t>or</w:t>
      </w:r>
      <w:r>
        <w:rPr>
          <w:spacing w:val="-1"/>
        </w:rPr>
        <w:t xml:space="preserve"> organization</w:t>
      </w:r>
      <w:r>
        <w:rPr>
          <w:spacing w:val="55"/>
        </w:rPr>
        <w:t xml:space="preserve"> </w:t>
      </w:r>
      <w:r>
        <w:t xml:space="preserve">that </w:t>
      </w:r>
      <w:r>
        <w:rPr>
          <w:spacing w:val="-1"/>
        </w:rPr>
        <w:t>is</w:t>
      </w:r>
      <w:r>
        <w:t xml:space="preserve"> </w:t>
      </w:r>
      <w:r>
        <w:rPr>
          <w:spacing w:val="-1"/>
        </w:rPr>
        <w:t xml:space="preserve">responsible </w:t>
      </w:r>
      <w:r>
        <w:t>for</w:t>
      </w:r>
      <w:r>
        <w:rPr>
          <w:spacing w:val="-1"/>
        </w:rPr>
        <w:t xml:space="preserve"> review</w:t>
      </w:r>
      <w:r>
        <w:rPr>
          <w:spacing w:val="-3"/>
        </w:rPr>
        <w:t xml:space="preserve"> </w:t>
      </w:r>
      <w:r>
        <w:t xml:space="preserve">of </w:t>
      </w:r>
      <w:r>
        <w:rPr>
          <w:spacing w:val="-1"/>
        </w:rPr>
        <w:t>documentation.</w:t>
      </w:r>
      <w:r>
        <w:rPr>
          <w:spacing w:val="-2"/>
        </w:rPr>
        <w:t xml:space="preserve"> </w:t>
      </w:r>
      <w:r>
        <w:rPr>
          <w:spacing w:val="-1"/>
        </w:rPr>
        <w:t>These</w:t>
      </w:r>
      <w:r>
        <w:rPr>
          <w:spacing w:val="1"/>
        </w:rPr>
        <w:t xml:space="preserve"> </w:t>
      </w:r>
      <w:r>
        <w:rPr>
          <w:spacing w:val="-1"/>
        </w:rPr>
        <w:t>shall</w:t>
      </w:r>
      <w:r>
        <w:t xml:space="preserve"> be</w:t>
      </w:r>
      <w:r>
        <w:rPr>
          <w:spacing w:val="-4"/>
        </w:rPr>
        <w:t xml:space="preserve"> </w:t>
      </w:r>
      <w:r>
        <w:rPr>
          <w:spacing w:val="-1"/>
        </w:rPr>
        <w:t>followed</w:t>
      </w:r>
      <w:r>
        <w:rPr>
          <w:spacing w:val="1"/>
        </w:rPr>
        <w:t xml:space="preserve"> </w:t>
      </w:r>
      <w:r>
        <w:rPr>
          <w:spacing w:val="-1"/>
        </w:rPr>
        <w:t>in</w:t>
      </w:r>
      <w:r>
        <w:rPr>
          <w:spacing w:val="1"/>
        </w:rPr>
        <w:t xml:space="preserve"> </w:t>
      </w:r>
      <w:r>
        <w:rPr>
          <w:spacing w:val="-1"/>
        </w:rPr>
        <w:t>lieu</w:t>
      </w:r>
      <w:r>
        <w:rPr>
          <w:spacing w:val="1"/>
        </w:rPr>
        <w:t xml:space="preserve"> </w:t>
      </w:r>
      <w:r>
        <w:rPr>
          <w:spacing w:val="-1"/>
        </w:rPr>
        <w:t>of</w:t>
      </w:r>
      <w:r>
        <w:t xml:space="preserve"> </w:t>
      </w:r>
      <w:r>
        <w:rPr>
          <w:spacing w:val="-1"/>
        </w:rPr>
        <w:t>these</w:t>
      </w:r>
      <w:r>
        <w:rPr>
          <w:spacing w:val="57"/>
        </w:rPr>
        <w:t xml:space="preserve"> </w:t>
      </w:r>
      <w:r>
        <w:rPr>
          <w:spacing w:val="-1"/>
        </w:rPr>
        <w:t>standards.</w:t>
      </w:r>
    </w:p>
    <w:p w:rsidR="00B31CAF" w:rsidRDefault="00B31CAF" w:rsidP="00B31CAF">
      <w:pPr>
        <w:spacing w:before="1"/>
        <w:rPr>
          <w:rFonts w:ascii="Arial" w:eastAsia="Arial" w:hAnsi="Arial" w:cs="Arial"/>
          <w:sz w:val="21"/>
          <w:szCs w:val="21"/>
        </w:rPr>
      </w:pPr>
    </w:p>
    <w:p w:rsidR="00B31CAF" w:rsidRDefault="00B31CAF" w:rsidP="008B22E1">
      <w:pPr>
        <w:pStyle w:val="Heading1"/>
        <w:pPrChange w:id="144" w:author="Johnson, David M ERDC-RDE-ITL-MS" w:date="2016-10-19T08:01:00Z">
          <w:pPr>
            <w:pStyle w:val="Heading1"/>
          </w:pPr>
        </w:pPrChange>
      </w:pPr>
      <w:bookmarkStart w:id="145" w:name="_bookmark13"/>
      <w:bookmarkStart w:id="146" w:name="_Toc398040908"/>
      <w:bookmarkStart w:id="147" w:name="_Toc400452854"/>
      <w:bookmarkEnd w:id="145"/>
      <w:r>
        <w:t>Sheets</w:t>
      </w:r>
      <w:bookmarkEnd w:id="146"/>
      <w:bookmarkEnd w:id="147"/>
    </w:p>
    <w:p w:rsidR="00B31CAF" w:rsidRDefault="00B31CAF" w:rsidP="00B31CAF">
      <w:pPr>
        <w:spacing w:before="8"/>
        <w:rPr>
          <w:rFonts w:ascii="Cambria" w:eastAsia="Cambria" w:hAnsi="Cambria" w:cs="Cambria"/>
          <w:b/>
          <w:bCs/>
          <w:sz w:val="20"/>
          <w:szCs w:val="20"/>
        </w:rPr>
      </w:pPr>
    </w:p>
    <w:p w:rsidR="00B31CAF" w:rsidRDefault="00B31CAF" w:rsidP="00B31CAF">
      <w:pPr>
        <w:pStyle w:val="BodyText"/>
        <w:spacing w:line="276" w:lineRule="auto"/>
        <w:ind w:right="302"/>
      </w:pPr>
      <w:r>
        <w:t>A</w:t>
      </w:r>
      <w:r>
        <w:rPr>
          <w:spacing w:val="1"/>
        </w:rPr>
        <w:t xml:space="preserve"> </w:t>
      </w:r>
      <w:r>
        <w:rPr>
          <w:spacing w:val="-1"/>
        </w:rPr>
        <w:t>sheet</w:t>
      </w:r>
      <w:r>
        <w:t xml:space="preserve"> </w:t>
      </w:r>
      <w:r>
        <w:rPr>
          <w:spacing w:val="-1"/>
        </w:rPr>
        <w:t>labeled</w:t>
      </w:r>
      <w:r>
        <w:rPr>
          <w:spacing w:val="1"/>
        </w:rPr>
        <w:t xml:space="preserve"> </w:t>
      </w:r>
      <w:r>
        <w:rPr>
          <w:spacing w:val="-1"/>
        </w:rPr>
        <w:t>“</w:t>
      </w:r>
      <w:r w:rsidRPr="00595316">
        <w:rPr>
          <w:i/>
          <w:color w:val="0070C0"/>
          <w:rPrChange w:id="148" w:author="Johnson, David M ERDC-RDE-ITL-MS" w:date="2016-10-12T12:40:00Z">
            <w:rPr>
              <w:spacing w:val="-1"/>
            </w:rPr>
          </w:rPrChange>
        </w:rPr>
        <w:t>0 – US</w:t>
      </w:r>
      <w:bookmarkStart w:id="149" w:name="Sheets"/>
      <w:bookmarkEnd w:id="149"/>
      <w:r w:rsidRPr="00595316">
        <w:rPr>
          <w:i/>
          <w:color w:val="0070C0"/>
          <w:rPrChange w:id="150" w:author="Johnson, David M ERDC-RDE-ITL-MS" w:date="2016-10-12T12:40:00Z">
            <w:rPr>
              <w:spacing w:val="-1"/>
            </w:rPr>
          </w:rPrChange>
        </w:rPr>
        <w:t>ACE Revit Starting View</w:t>
      </w:r>
      <w:r>
        <w:rPr>
          <w:spacing w:val="-2"/>
        </w:rPr>
        <w:t>”</w:t>
      </w:r>
      <w:r>
        <w:rPr>
          <w:spacing w:val="-1"/>
        </w:rPr>
        <w:t xml:space="preserve"> </w:t>
      </w:r>
      <w:r>
        <w:t xml:space="preserve">has </w:t>
      </w:r>
      <w:r>
        <w:rPr>
          <w:spacing w:val="-1"/>
        </w:rPr>
        <w:t>been</w:t>
      </w:r>
      <w:r>
        <w:rPr>
          <w:spacing w:val="1"/>
        </w:rPr>
        <w:t xml:space="preserve"> </w:t>
      </w:r>
      <w:r>
        <w:rPr>
          <w:spacing w:val="-1"/>
        </w:rPr>
        <w:t xml:space="preserve">created </w:t>
      </w:r>
      <w:r>
        <w:t xml:space="preserve">as </w:t>
      </w:r>
      <w:r>
        <w:rPr>
          <w:spacing w:val="-1"/>
        </w:rPr>
        <w:t>the</w:t>
      </w:r>
      <w:r>
        <w:rPr>
          <w:spacing w:val="1"/>
        </w:rPr>
        <w:t xml:space="preserve"> </w:t>
      </w:r>
      <w:r>
        <w:rPr>
          <w:spacing w:val="-1"/>
        </w:rPr>
        <w:t>initial</w:t>
      </w:r>
      <w:r>
        <w:rPr>
          <w:spacing w:val="59"/>
        </w:rPr>
        <w:t xml:space="preserve"> </w:t>
      </w:r>
      <w:r>
        <w:rPr>
          <w:spacing w:val="-1"/>
        </w:rPr>
        <w:t>opening sheet</w:t>
      </w:r>
      <w:r>
        <w:rPr>
          <w:spacing w:val="-2"/>
        </w:rPr>
        <w:t xml:space="preserve"> </w:t>
      </w:r>
      <w:r>
        <w:t>for</w:t>
      </w:r>
      <w:r>
        <w:rPr>
          <w:spacing w:val="-3"/>
        </w:rPr>
        <w:t xml:space="preserve"> </w:t>
      </w:r>
      <w:r>
        <w:t>the</w:t>
      </w:r>
      <w:r>
        <w:rPr>
          <w:spacing w:val="-1"/>
        </w:rPr>
        <w:t xml:space="preserve"> project.</w:t>
      </w:r>
      <w:r>
        <w:rPr>
          <w:spacing w:val="-2"/>
        </w:rPr>
        <w:t xml:space="preserve"> </w:t>
      </w:r>
      <w:r>
        <w:t>The</w:t>
      </w:r>
      <w:r>
        <w:rPr>
          <w:spacing w:val="1"/>
        </w:rPr>
        <w:t xml:space="preserve"> </w:t>
      </w:r>
      <w:r>
        <w:rPr>
          <w:spacing w:val="-1"/>
        </w:rPr>
        <w:t>sheet</w:t>
      </w:r>
      <w:r>
        <w:t xml:space="preserve"> </w:t>
      </w:r>
      <w:r>
        <w:rPr>
          <w:spacing w:val="-1"/>
        </w:rPr>
        <w:t>contains</w:t>
      </w:r>
      <w:r>
        <w:t xml:space="preserve"> </w:t>
      </w:r>
      <w:r>
        <w:rPr>
          <w:spacing w:val="-1"/>
        </w:rPr>
        <w:t>general</w:t>
      </w:r>
      <w:r>
        <w:t xml:space="preserve"> </w:t>
      </w:r>
      <w:r>
        <w:rPr>
          <w:spacing w:val="-1"/>
        </w:rPr>
        <w:t>project</w:t>
      </w:r>
      <w:r>
        <w:t xml:space="preserve"> </w:t>
      </w:r>
      <w:r>
        <w:rPr>
          <w:spacing w:val="-1"/>
        </w:rPr>
        <w:t>information</w:t>
      </w:r>
      <w:r>
        <w:rPr>
          <w:spacing w:val="1"/>
        </w:rPr>
        <w:t xml:space="preserve"> </w:t>
      </w:r>
      <w:r>
        <w:rPr>
          <w:spacing w:val="-1"/>
        </w:rPr>
        <w:t>and</w:t>
      </w:r>
      <w:r>
        <w:rPr>
          <w:spacing w:val="1"/>
        </w:rPr>
        <w:t xml:space="preserve"> </w:t>
      </w:r>
      <w:r>
        <w:rPr>
          <w:spacing w:val="-1"/>
        </w:rPr>
        <w:t>uses</w:t>
      </w:r>
      <w:r>
        <w:rPr>
          <w:spacing w:val="57"/>
        </w:rPr>
        <w:t xml:space="preserve"> </w:t>
      </w:r>
      <w:r>
        <w:t>that</w:t>
      </w:r>
      <w:r>
        <w:rPr>
          <w:spacing w:val="-2"/>
        </w:rPr>
        <w:t xml:space="preserve"> </w:t>
      </w:r>
      <w:r>
        <w:rPr>
          <w:spacing w:val="-1"/>
        </w:rPr>
        <w:t>are</w:t>
      </w:r>
      <w:r>
        <w:rPr>
          <w:spacing w:val="1"/>
        </w:rPr>
        <w:t xml:space="preserve"> </w:t>
      </w:r>
      <w:r>
        <w:rPr>
          <w:spacing w:val="-1"/>
        </w:rPr>
        <w:t>linked</w:t>
      </w:r>
      <w:r>
        <w:rPr>
          <w:spacing w:val="1"/>
        </w:rPr>
        <w:t xml:space="preserve"> </w:t>
      </w:r>
      <w:r>
        <w:rPr>
          <w:spacing w:val="-1"/>
        </w:rPr>
        <w:t>into</w:t>
      </w:r>
      <w:r>
        <w:rPr>
          <w:spacing w:val="1"/>
        </w:rPr>
        <w:t xml:space="preserve"> </w:t>
      </w:r>
      <w:r>
        <w:rPr>
          <w:spacing w:val="-1"/>
        </w:rPr>
        <w:t>the Project</w:t>
      </w:r>
      <w:r>
        <w:t xml:space="preserve"> </w:t>
      </w:r>
      <w:r>
        <w:rPr>
          <w:spacing w:val="-1"/>
        </w:rPr>
        <w:t>Information</w:t>
      </w:r>
      <w:r>
        <w:rPr>
          <w:spacing w:val="1"/>
        </w:rPr>
        <w:t xml:space="preserve"> </w:t>
      </w:r>
      <w:r>
        <w:rPr>
          <w:spacing w:val="-1"/>
        </w:rPr>
        <w:t>Attributes</w:t>
      </w:r>
      <w:r>
        <w:t xml:space="preserve"> </w:t>
      </w:r>
      <w:r>
        <w:rPr>
          <w:spacing w:val="-1"/>
        </w:rPr>
        <w:t>(accessed</w:t>
      </w:r>
      <w:r>
        <w:rPr>
          <w:spacing w:val="1"/>
        </w:rPr>
        <w:t xml:space="preserve"> </w:t>
      </w:r>
      <w:r>
        <w:rPr>
          <w:spacing w:val="-1"/>
        </w:rPr>
        <w:t xml:space="preserve">under </w:t>
      </w:r>
      <w:r>
        <w:t>the</w:t>
      </w:r>
      <w:r>
        <w:rPr>
          <w:spacing w:val="1"/>
        </w:rPr>
        <w:t xml:space="preserve"> </w:t>
      </w:r>
      <w:r>
        <w:rPr>
          <w:spacing w:val="-1"/>
        </w:rPr>
        <w:t>“Manage”</w:t>
      </w:r>
      <w:r>
        <w:rPr>
          <w:spacing w:val="53"/>
        </w:rPr>
        <w:t xml:space="preserve"> </w:t>
      </w:r>
      <w:r>
        <w:rPr>
          <w:spacing w:val="-1"/>
        </w:rPr>
        <w:t>tab</w:t>
      </w:r>
      <w:proofErr w:type="gramStart"/>
      <w:r>
        <w:rPr>
          <w:spacing w:val="-1"/>
        </w:rPr>
        <w:t>,</w:t>
      </w:r>
      <w:r w:rsidR="0055099E">
        <w:rPr>
          <w:spacing w:val="-1"/>
        </w:rPr>
        <w:t xml:space="preserve"> </w:t>
      </w:r>
      <w:r>
        <w:rPr>
          <w:spacing w:val="-1"/>
        </w:rPr>
        <w:t>”</w:t>
      </w:r>
      <w:proofErr w:type="gramEnd"/>
      <w:r>
        <w:rPr>
          <w:spacing w:val="-1"/>
        </w:rPr>
        <w:t>Project</w:t>
      </w:r>
      <w:r>
        <w:t xml:space="preserve"> </w:t>
      </w:r>
      <w:r>
        <w:rPr>
          <w:spacing w:val="-1"/>
        </w:rPr>
        <w:t>Information” icon).</w:t>
      </w:r>
      <w:r>
        <w:t xml:space="preserve"> </w:t>
      </w:r>
      <w:r>
        <w:rPr>
          <w:spacing w:val="-1"/>
        </w:rPr>
        <w:t>Additional</w:t>
      </w:r>
      <w:r>
        <w:t xml:space="preserve"> </w:t>
      </w:r>
      <w:r>
        <w:rPr>
          <w:spacing w:val="-2"/>
        </w:rPr>
        <w:t>user</w:t>
      </w:r>
      <w:r>
        <w:rPr>
          <w:spacing w:val="-1"/>
        </w:rPr>
        <w:t xml:space="preserve"> instructions</w:t>
      </w:r>
      <w:r>
        <w:rPr>
          <w:spacing w:val="-2"/>
        </w:rPr>
        <w:t xml:space="preserve"> </w:t>
      </w:r>
      <w:r>
        <w:t>may</w:t>
      </w:r>
      <w:r>
        <w:rPr>
          <w:spacing w:val="-2"/>
        </w:rPr>
        <w:t xml:space="preserve"> </w:t>
      </w:r>
      <w:r>
        <w:t>be</w:t>
      </w:r>
      <w:r>
        <w:rPr>
          <w:spacing w:val="-1"/>
        </w:rPr>
        <w:t xml:space="preserve"> contained </w:t>
      </w:r>
      <w:r>
        <w:t>on</w:t>
      </w:r>
      <w:r>
        <w:rPr>
          <w:spacing w:val="-1"/>
        </w:rPr>
        <w:t xml:space="preserve"> this</w:t>
      </w:r>
      <w:r>
        <w:rPr>
          <w:spacing w:val="77"/>
        </w:rPr>
        <w:t xml:space="preserve"> </w:t>
      </w:r>
      <w:r>
        <w:rPr>
          <w:spacing w:val="-1"/>
        </w:rPr>
        <w:t>sheet.</w:t>
      </w:r>
      <w:r>
        <w:t xml:space="preserve"> </w:t>
      </w:r>
      <w:r>
        <w:rPr>
          <w:spacing w:val="-1"/>
        </w:rPr>
        <w:t>(Refer to</w:t>
      </w:r>
      <w:r>
        <w:rPr>
          <w:spacing w:val="1"/>
        </w:rPr>
        <w:t xml:space="preserve"> </w:t>
      </w:r>
      <w:r>
        <w:rPr>
          <w:spacing w:val="-1"/>
        </w:rPr>
        <w:t>Appendix</w:t>
      </w:r>
      <w:r>
        <w:rPr>
          <w:spacing w:val="-2"/>
        </w:rPr>
        <w:t xml:space="preserve"> </w:t>
      </w:r>
      <w:r>
        <w:rPr>
          <w:spacing w:val="-1"/>
        </w:rPr>
        <w:t xml:space="preserve">“B” </w:t>
      </w:r>
      <w:r>
        <w:t>on</w:t>
      </w:r>
      <w:r>
        <w:rPr>
          <w:spacing w:val="1"/>
        </w:rPr>
        <w:t xml:space="preserve"> </w:t>
      </w:r>
      <w:r>
        <w:rPr>
          <w:spacing w:val="-1"/>
        </w:rPr>
        <w:t>shared parameters</w:t>
      </w:r>
      <w:r>
        <w:rPr>
          <w:spacing w:val="-2"/>
        </w:rPr>
        <w:t xml:space="preserve"> </w:t>
      </w:r>
      <w:r>
        <w:t>for</w:t>
      </w:r>
      <w:r>
        <w:rPr>
          <w:spacing w:val="-1"/>
        </w:rPr>
        <w:t xml:space="preserve"> details.)</w:t>
      </w:r>
    </w:p>
    <w:p w:rsidR="00B31CAF" w:rsidRDefault="00B31CAF">
      <w:pPr>
        <w:pStyle w:val="BodyText"/>
        <w:spacing w:before="202" w:line="275" w:lineRule="auto"/>
        <w:ind w:left="139" w:right="223"/>
        <w:pPrChange w:id="151" w:author="Johnson, David M ERDC-RDE-ITL-MS" w:date="2016-10-12T12:43:00Z">
          <w:pPr>
            <w:pStyle w:val="BodyText"/>
            <w:spacing w:before="202" w:line="275" w:lineRule="auto"/>
            <w:ind w:left="139" w:right="223"/>
            <w:jc w:val="both"/>
          </w:pPr>
        </w:pPrChange>
      </w:pPr>
      <w:r>
        <w:rPr>
          <w:spacing w:val="-1"/>
        </w:rPr>
        <w:t>There</w:t>
      </w:r>
      <w:r>
        <w:rPr>
          <w:spacing w:val="1"/>
        </w:rPr>
        <w:t xml:space="preserve"> </w:t>
      </w:r>
      <w:r>
        <w:rPr>
          <w:spacing w:val="-1"/>
        </w:rPr>
        <w:t>is</w:t>
      </w:r>
      <w:r>
        <w:t xml:space="preserve"> a</w:t>
      </w:r>
      <w:r>
        <w:rPr>
          <w:spacing w:val="-1"/>
        </w:rPr>
        <w:t xml:space="preserve"> cover sheet</w:t>
      </w:r>
      <w:r>
        <w:rPr>
          <w:spacing w:val="-2"/>
        </w:rPr>
        <w:t xml:space="preserve"> </w:t>
      </w:r>
      <w:r>
        <w:rPr>
          <w:spacing w:val="-1"/>
        </w:rPr>
        <w:t>numbered</w:t>
      </w:r>
      <w:r>
        <w:rPr>
          <w:spacing w:val="1"/>
        </w:rPr>
        <w:t xml:space="preserve"> </w:t>
      </w:r>
      <w:r>
        <w:rPr>
          <w:spacing w:val="-1"/>
        </w:rPr>
        <w:t>G-001</w:t>
      </w:r>
      <w:r>
        <w:rPr>
          <w:spacing w:val="1"/>
        </w:rPr>
        <w:t xml:space="preserve"> </w:t>
      </w:r>
      <w:r>
        <w:rPr>
          <w:spacing w:val="-1"/>
        </w:rPr>
        <w:t>that</w:t>
      </w:r>
      <w:r>
        <w:rPr>
          <w:spacing w:val="-4"/>
        </w:rPr>
        <w:t xml:space="preserve"> </w:t>
      </w:r>
      <w:r>
        <w:t>may</w:t>
      </w:r>
      <w:r>
        <w:rPr>
          <w:spacing w:val="-2"/>
        </w:rPr>
        <w:t xml:space="preserve"> </w:t>
      </w:r>
      <w:r>
        <w:t>be</w:t>
      </w:r>
      <w:r>
        <w:rPr>
          <w:spacing w:val="-1"/>
        </w:rPr>
        <w:t xml:space="preserve"> </w:t>
      </w:r>
      <w:r>
        <w:t>used</w:t>
      </w:r>
      <w:r>
        <w:rPr>
          <w:spacing w:val="-1"/>
        </w:rPr>
        <w:t xml:space="preserve"> that</w:t>
      </w:r>
      <w:r>
        <w:t xml:space="preserve"> </w:t>
      </w:r>
      <w:r>
        <w:rPr>
          <w:spacing w:val="-1"/>
        </w:rPr>
        <w:t>contains</w:t>
      </w:r>
      <w:r>
        <w:t xml:space="preserve"> </w:t>
      </w:r>
      <w:r>
        <w:rPr>
          <w:spacing w:val="-1"/>
        </w:rPr>
        <w:t>labels</w:t>
      </w:r>
      <w:r>
        <w:t xml:space="preserve"> </w:t>
      </w:r>
      <w:r>
        <w:rPr>
          <w:spacing w:val="-1"/>
        </w:rPr>
        <w:t xml:space="preserve">linked </w:t>
      </w:r>
      <w:r>
        <w:t>to</w:t>
      </w:r>
      <w:r>
        <w:rPr>
          <w:spacing w:val="61"/>
        </w:rPr>
        <w:t xml:space="preserve"> </w:t>
      </w:r>
      <w:r>
        <w:t>the</w:t>
      </w:r>
      <w:r>
        <w:rPr>
          <w:spacing w:val="1"/>
        </w:rPr>
        <w:t xml:space="preserve"> </w:t>
      </w:r>
      <w:r>
        <w:rPr>
          <w:spacing w:val="-1"/>
        </w:rPr>
        <w:t>Project</w:t>
      </w:r>
      <w:r>
        <w:t xml:space="preserve"> </w:t>
      </w:r>
      <w:r>
        <w:rPr>
          <w:spacing w:val="-1"/>
        </w:rPr>
        <w:t>Information.</w:t>
      </w:r>
      <w:r>
        <w:t xml:space="preserve"> </w:t>
      </w:r>
      <w:r>
        <w:rPr>
          <w:spacing w:val="-1"/>
        </w:rPr>
        <w:t>Items</w:t>
      </w:r>
      <w:r>
        <w:t xml:space="preserve"> </w:t>
      </w:r>
      <w:r>
        <w:rPr>
          <w:spacing w:val="-1"/>
        </w:rPr>
        <w:t>such</w:t>
      </w:r>
      <w:r>
        <w:rPr>
          <w:spacing w:val="1"/>
        </w:rPr>
        <w:t xml:space="preserve"> </w:t>
      </w:r>
      <w:r>
        <w:t>as</w:t>
      </w:r>
      <w:r>
        <w:rPr>
          <w:spacing w:val="-2"/>
        </w:rPr>
        <w:t xml:space="preserve"> </w:t>
      </w:r>
      <w:ins w:id="152" w:author="Johnson, David M ERDC-RDE-ITL-MS" w:date="2016-10-12T12:43:00Z">
        <w:r w:rsidR="00595316">
          <w:rPr>
            <w:spacing w:val="-2"/>
          </w:rPr>
          <w:t>“</w:t>
        </w:r>
      </w:ins>
      <w:r>
        <w:rPr>
          <w:spacing w:val="-1"/>
        </w:rPr>
        <w:t>Project</w:t>
      </w:r>
      <w:r>
        <w:rPr>
          <w:spacing w:val="-2"/>
        </w:rPr>
        <w:t xml:space="preserve"> </w:t>
      </w:r>
      <w:r>
        <w:rPr>
          <w:spacing w:val="-1"/>
        </w:rPr>
        <w:t>Name</w:t>
      </w:r>
      <w:ins w:id="153" w:author="Johnson, David M ERDC-RDE-ITL-MS" w:date="2016-10-12T12:43:00Z">
        <w:r w:rsidR="00595316">
          <w:rPr>
            <w:spacing w:val="-1"/>
          </w:rPr>
          <w:t>”</w:t>
        </w:r>
      </w:ins>
      <w:r>
        <w:rPr>
          <w:spacing w:val="-1"/>
        </w:rPr>
        <w:t>,</w:t>
      </w:r>
      <w:r>
        <w:t xml:space="preserve"> </w:t>
      </w:r>
      <w:ins w:id="154" w:author="Johnson, David M ERDC-RDE-ITL-MS" w:date="2016-10-12T12:43:00Z">
        <w:r w:rsidR="00595316">
          <w:t>“</w:t>
        </w:r>
      </w:ins>
      <w:r>
        <w:rPr>
          <w:spacing w:val="-1"/>
        </w:rPr>
        <w:t>Owner</w:t>
      </w:r>
      <w:ins w:id="155" w:author="Johnson, David M ERDC-RDE-ITL-MS" w:date="2016-10-12T12:43:00Z">
        <w:r w:rsidR="00595316">
          <w:rPr>
            <w:spacing w:val="-1"/>
          </w:rPr>
          <w:t>”</w:t>
        </w:r>
      </w:ins>
      <w:r>
        <w:rPr>
          <w:spacing w:val="-1"/>
        </w:rPr>
        <w:t>,</w:t>
      </w:r>
      <w:r>
        <w:t xml:space="preserve"> </w:t>
      </w:r>
      <w:ins w:id="156" w:author="Johnson, David M ERDC-RDE-ITL-MS" w:date="2016-10-12T12:43:00Z">
        <w:r w:rsidR="00595316">
          <w:t>“</w:t>
        </w:r>
      </w:ins>
      <w:r>
        <w:rPr>
          <w:spacing w:val="-1"/>
        </w:rPr>
        <w:t>Project</w:t>
      </w:r>
      <w:r>
        <w:rPr>
          <w:spacing w:val="-2"/>
        </w:rPr>
        <w:t xml:space="preserve"> </w:t>
      </w:r>
      <w:r>
        <w:rPr>
          <w:spacing w:val="-1"/>
        </w:rPr>
        <w:t>Status</w:t>
      </w:r>
      <w:ins w:id="157" w:author="Johnson, David M ERDC-RDE-ITL-MS" w:date="2016-10-12T12:43:00Z">
        <w:r w:rsidR="00595316">
          <w:rPr>
            <w:spacing w:val="-1"/>
          </w:rPr>
          <w:t>”</w:t>
        </w:r>
      </w:ins>
      <w:r>
        <w:rPr>
          <w:spacing w:val="-1"/>
        </w:rPr>
        <w:t>,</w:t>
      </w:r>
      <w:r>
        <w:t xml:space="preserve"> </w:t>
      </w:r>
      <w:ins w:id="158" w:author="Johnson, David M ERDC-RDE-ITL-MS" w:date="2016-10-12T12:43:00Z">
        <w:r w:rsidR="005C1E75">
          <w:t>“</w:t>
        </w:r>
      </w:ins>
      <w:del w:id="159" w:author="Johnson, David M ERDC-RDE-ITL-MS" w:date="2016-10-12T12:43:00Z">
        <w:r w:rsidDel="005C1E75">
          <w:rPr>
            <w:spacing w:val="-1"/>
          </w:rPr>
          <w:delText>solicitation</w:delText>
        </w:r>
        <w:r w:rsidDel="005C1E75">
          <w:rPr>
            <w:spacing w:val="69"/>
          </w:rPr>
          <w:delText xml:space="preserve"> </w:delText>
        </w:r>
      </w:del>
      <w:ins w:id="160" w:author="Johnson, David M ERDC-RDE-ITL-MS" w:date="2016-10-12T12:43:00Z">
        <w:r w:rsidR="005C1E75">
          <w:rPr>
            <w:spacing w:val="-1"/>
          </w:rPr>
          <w:t>Solicitation”</w:t>
        </w:r>
        <w:r w:rsidR="005C1E75">
          <w:rPr>
            <w:spacing w:val="69"/>
          </w:rPr>
          <w:t xml:space="preserve"> </w:t>
        </w:r>
      </w:ins>
      <w:r>
        <w:t>and</w:t>
      </w:r>
      <w:r>
        <w:rPr>
          <w:spacing w:val="1"/>
        </w:rPr>
        <w:t xml:space="preserve"> </w:t>
      </w:r>
      <w:ins w:id="161" w:author="Johnson, David M ERDC-RDE-ITL-MS" w:date="2016-10-12T12:43:00Z">
        <w:r w:rsidR="005C1E75">
          <w:rPr>
            <w:spacing w:val="1"/>
          </w:rPr>
          <w:t>“</w:t>
        </w:r>
      </w:ins>
      <w:del w:id="162" w:author="Johnson, David M ERDC-RDE-ITL-MS" w:date="2016-10-12T12:43:00Z">
        <w:r w:rsidDel="005C1E75">
          <w:rPr>
            <w:spacing w:val="-1"/>
          </w:rPr>
          <w:delText>contract</w:delText>
        </w:r>
        <w:r w:rsidDel="005C1E75">
          <w:delText xml:space="preserve"> </w:delText>
        </w:r>
      </w:del>
      <w:ins w:id="163" w:author="Johnson, David M ERDC-RDE-ITL-MS" w:date="2016-10-12T12:43:00Z">
        <w:r w:rsidR="005C1E75">
          <w:rPr>
            <w:spacing w:val="-1"/>
          </w:rPr>
          <w:t>Contract</w:t>
        </w:r>
        <w:r w:rsidR="005C1E75">
          <w:t xml:space="preserve"> </w:t>
        </w:r>
      </w:ins>
      <w:del w:id="164" w:author="Johnson, David M ERDC-RDE-ITL-MS" w:date="2016-10-12T12:43:00Z">
        <w:r w:rsidDel="005C1E75">
          <w:rPr>
            <w:spacing w:val="-1"/>
          </w:rPr>
          <w:delText xml:space="preserve">number </w:delText>
        </w:r>
      </w:del>
      <w:ins w:id="165" w:author="Johnson, David M ERDC-RDE-ITL-MS" w:date="2016-10-12T12:43:00Z">
        <w:r w:rsidR="005C1E75">
          <w:rPr>
            <w:spacing w:val="-1"/>
          </w:rPr>
          <w:t xml:space="preserve">Number” </w:t>
        </w:r>
      </w:ins>
      <w:r>
        <w:rPr>
          <w:spacing w:val="-2"/>
        </w:rPr>
        <w:t>will</w:t>
      </w:r>
      <w:r>
        <w:t xml:space="preserve"> </w:t>
      </w:r>
      <w:r>
        <w:rPr>
          <w:spacing w:val="-1"/>
        </w:rPr>
        <w:t>automatically</w:t>
      </w:r>
      <w:r>
        <w:rPr>
          <w:spacing w:val="-2"/>
        </w:rPr>
        <w:t xml:space="preserve"> </w:t>
      </w:r>
      <w:r>
        <w:t>be</w:t>
      </w:r>
      <w:r>
        <w:rPr>
          <w:spacing w:val="-1"/>
        </w:rPr>
        <w:t xml:space="preserve"> filled</w:t>
      </w:r>
      <w:r>
        <w:rPr>
          <w:spacing w:val="1"/>
        </w:rPr>
        <w:t xml:space="preserve"> </w:t>
      </w:r>
      <w:r>
        <w:rPr>
          <w:spacing w:val="-1"/>
        </w:rPr>
        <w:t>in</w:t>
      </w:r>
      <w:r>
        <w:rPr>
          <w:spacing w:val="1"/>
        </w:rPr>
        <w:t xml:space="preserve"> </w:t>
      </w:r>
      <w:r>
        <w:rPr>
          <w:spacing w:val="-1"/>
        </w:rPr>
        <w:t>on</w:t>
      </w:r>
      <w:r>
        <w:rPr>
          <w:spacing w:val="1"/>
        </w:rPr>
        <w:t xml:space="preserve"> </w:t>
      </w:r>
      <w:r>
        <w:rPr>
          <w:spacing w:val="-1"/>
        </w:rPr>
        <w:t>the</w:t>
      </w:r>
      <w:r>
        <w:rPr>
          <w:spacing w:val="1"/>
        </w:rPr>
        <w:t xml:space="preserve"> </w:t>
      </w:r>
      <w:r>
        <w:rPr>
          <w:spacing w:val="-1"/>
        </w:rPr>
        <w:t>sheet.</w:t>
      </w:r>
    </w:p>
    <w:p w:rsidR="00B31CAF" w:rsidRDefault="00B31CAF" w:rsidP="00B31CAF">
      <w:pPr>
        <w:pStyle w:val="BodyText"/>
        <w:spacing w:before="202" w:line="275" w:lineRule="auto"/>
        <w:ind w:right="302"/>
      </w:pPr>
      <w:r>
        <w:t>The</w:t>
      </w:r>
      <w:r>
        <w:rPr>
          <w:spacing w:val="-1"/>
        </w:rPr>
        <w:t xml:space="preserve"> </w:t>
      </w:r>
      <w:r>
        <w:t>main</w:t>
      </w:r>
      <w:r>
        <w:rPr>
          <w:spacing w:val="-1"/>
        </w:rPr>
        <w:t xml:space="preserve"> </w:t>
      </w:r>
      <w:r>
        <w:t>body</w:t>
      </w:r>
      <w:r>
        <w:rPr>
          <w:spacing w:val="-2"/>
        </w:rPr>
        <w:t xml:space="preserve"> </w:t>
      </w:r>
      <w:r>
        <w:rPr>
          <w:spacing w:val="-1"/>
        </w:rPr>
        <w:t>of</w:t>
      </w:r>
      <w:r>
        <w:t xml:space="preserve"> the</w:t>
      </w:r>
      <w:r>
        <w:rPr>
          <w:spacing w:val="-1"/>
        </w:rPr>
        <w:t xml:space="preserve"> sheet</w:t>
      </w:r>
      <w:r>
        <w:rPr>
          <w:spacing w:val="-2"/>
        </w:rPr>
        <w:t xml:space="preserve"> </w:t>
      </w:r>
      <w:r>
        <w:t>set</w:t>
      </w:r>
      <w:r>
        <w:rPr>
          <w:spacing w:val="-2"/>
        </w:rPr>
        <w:t xml:space="preserve"> </w:t>
      </w:r>
      <w:r>
        <w:t>has</w:t>
      </w:r>
      <w:r>
        <w:rPr>
          <w:spacing w:val="-2"/>
        </w:rPr>
        <w:t xml:space="preserve"> </w:t>
      </w:r>
      <w:r>
        <w:rPr>
          <w:spacing w:val="-1"/>
        </w:rPr>
        <w:t>been</w:t>
      </w:r>
      <w:r>
        <w:rPr>
          <w:spacing w:val="1"/>
        </w:rPr>
        <w:t xml:space="preserve"> </w:t>
      </w:r>
      <w:r>
        <w:rPr>
          <w:spacing w:val="-1"/>
        </w:rPr>
        <w:t>set</w:t>
      </w:r>
      <w:r>
        <w:rPr>
          <w:spacing w:val="-2"/>
        </w:rPr>
        <w:t xml:space="preserve"> </w:t>
      </w:r>
      <w:r>
        <w:t>up</w:t>
      </w:r>
      <w:r>
        <w:rPr>
          <w:spacing w:val="1"/>
        </w:rPr>
        <w:t xml:space="preserve"> </w:t>
      </w:r>
      <w:r>
        <w:rPr>
          <w:spacing w:val="-1"/>
        </w:rPr>
        <w:t>to</w:t>
      </w:r>
      <w:r>
        <w:rPr>
          <w:spacing w:val="1"/>
        </w:rPr>
        <w:t xml:space="preserve"> </w:t>
      </w:r>
      <w:r>
        <w:rPr>
          <w:spacing w:val="-1"/>
        </w:rPr>
        <w:t>assist</w:t>
      </w:r>
      <w:r>
        <w:t xml:space="preserve"> </w:t>
      </w:r>
      <w:r>
        <w:rPr>
          <w:spacing w:val="-1"/>
        </w:rPr>
        <w:t>with</w:t>
      </w:r>
      <w:r>
        <w:rPr>
          <w:spacing w:val="1"/>
        </w:rPr>
        <w:t xml:space="preserve"> </w:t>
      </w:r>
      <w:r>
        <w:rPr>
          <w:spacing w:val="-1"/>
        </w:rPr>
        <w:t>the</w:t>
      </w:r>
      <w:r>
        <w:rPr>
          <w:spacing w:val="1"/>
        </w:rPr>
        <w:t xml:space="preserve"> </w:t>
      </w:r>
      <w:r>
        <w:rPr>
          <w:spacing w:val="-1"/>
        </w:rPr>
        <w:t>documentation of</w:t>
      </w:r>
      <w:r>
        <w:rPr>
          <w:spacing w:val="3"/>
        </w:rPr>
        <w:t xml:space="preserve"> </w:t>
      </w:r>
      <w:r>
        <w:rPr>
          <w:spacing w:val="-1"/>
        </w:rPr>
        <w:t>the</w:t>
      </w:r>
      <w:r>
        <w:rPr>
          <w:spacing w:val="35"/>
        </w:rPr>
        <w:t xml:space="preserve"> </w:t>
      </w:r>
      <w:r>
        <w:rPr>
          <w:spacing w:val="-1"/>
        </w:rPr>
        <w:t>model.</w:t>
      </w:r>
      <w:r>
        <w:t xml:space="preserve"> </w:t>
      </w:r>
      <w:r>
        <w:rPr>
          <w:spacing w:val="-1"/>
        </w:rPr>
        <w:t>Use of</w:t>
      </w:r>
      <w:r>
        <w:rPr>
          <w:spacing w:val="3"/>
        </w:rPr>
        <w:t xml:space="preserve"> </w:t>
      </w:r>
      <w:r>
        <w:rPr>
          <w:spacing w:val="-1"/>
        </w:rPr>
        <w:t>this</w:t>
      </w:r>
      <w:r>
        <w:t xml:space="preserve"> </w:t>
      </w:r>
      <w:r>
        <w:rPr>
          <w:spacing w:val="-1"/>
        </w:rPr>
        <w:t>sheet</w:t>
      </w:r>
      <w:r>
        <w:t xml:space="preserve"> </w:t>
      </w:r>
      <w:r>
        <w:rPr>
          <w:spacing w:val="-1"/>
        </w:rPr>
        <w:t>set,</w:t>
      </w:r>
      <w:r>
        <w:t xml:space="preserve"> </w:t>
      </w:r>
      <w:r>
        <w:rPr>
          <w:spacing w:val="-1"/>
        </w:rPr>
        <w:t>titles</w:t>
      </w:r>
      <w:r>
        <w:rPr>
          <w:spacing w:val="-2"/>
        </w:rPr>
        <w:t xml:space="preserve"> </w:t>
      </w:r>
      <w:r>
        <w:rPr>
          <w:spacing w:val="-1"/>
        </w:rPr>
        <w:t>and</w:t>
      </w:r>
      <w:r>
        <w:rPr>
          <w:spacing w:val="1"/>
        </w:rPr>
        <w:t xml:space="preserve"> </w:t>
      </w:r>
      <w:r>
        <w:rPr>
          <w:spacing w:val="-1"/>
        </w:rPr>
        <w:t xml:space="preserve">numbering </w:t>
      </w:r>
      <w:r>
        <w:t>may</w:t>
      </w:r>
      <w:r>
        <w:rPr>
          <w:spacing w:val="-2"/>
        </w:rPr>
        <w:t xml:space="preserve"> </w:t>
      </w:r>
      <w:r>
        <w:rPr>
          <w:spacing w:val="-1"/>
        </w:rPr>
        <w:t>necessitate modification</w:t>
      </w:r>
      <w:r>
        <w:rPr>
          <w:spacing w:val="67"/>
        </w:rPr>
        <w:t xml:space="preserve"> </w:t>
      </w:r>
      <w:r>
        <w:rPr>
          <w:spacing w:val="-1"/>
        </w:rPr>
        <w:t>because</w:t>
      </w:r>
      <w:r>
        <w:rPr>
          <w:spacing w:val="1"/>
        </w:rPr>
        <w:t xml:space="preserve"> </w:t>
      </w:r>
      <w:r>
        <w:rPr>
          <w:spacing w:val="-1"/>
        </w:rPr>
        <w:t>of</w:t>
      </w:r>
      <w:r>
        <w:t xml:space="preserve"> </w:t>
      </w:r>
      <w:r>
        <w:rPr>
          <w:spacing w:val="-2"/>
        </w:rPr>
        <w:t>varying</w:t>
      </w:r>
      <w:r>
        <w:rPr>
          <w:spacing w:val="-1"/>
        </w:rPr>
        <w:t xml:space="preserve"> </w:t>
      </w:r>
      <w:r>
        <w:t xml:space="preserve">model </w:t>
      </w:r>
      <w:r>
        <w:rPr>
          <w:spacing w:val="-1"/>
        </w:rPr>
        <w:t>conditions</w:t>
      </w:r>
      <w:r>
        <w:rPr>
          <w:spacing w:val="-2"/>
        </w:rPr>
        <w:t xml:space="preserve"> </w:t>
      </w:r>
      <w:r>
        <w:t>or</w:t>
      </w:r>
      <w:r>
        <w:rPr>
          <w:spacing w:val="-1"/>
        </w:rPr>
        <w:t xml:space="preserve"> </w:t>
      </w:r>
      <w:r>
        <w:t>as</w:t>
      </w:r>
      <w:r>
        <w:rPr>
          <w:spacing w:val="-2"/>
        </w:rPr>
        <w:t xml:space="preserve"> </w:t>
      </w:r>
      <w:r>
        <w:rPr>
          <w:spacing w:val="-1"/>
        </w:rPr>
        <w:t>required</w:t>
      </w:r>
      <w:r>
        <w:rPr>
          <w:spacing w:val="1"/>
        </w:rPr>
        <w:t xml:space="preserve"> </w:t>
      </w:r>
      <w:r>
        <w:t>by</w:t>
      </w:r>
      <w:r>
        <w:rPr>
          <w:spacing w:val="-2"/>
        </w:rPr>
        <w:t xml:space="preserve"> </w:t>
      </w:r>
      <w:r>
        <w:rPr>
          <w:spacing w:val="-1"/>
        </w:rPr>
        <w:t>contract</w:t>
      </w:r>
      <w:r>
        <w:t xml:space="preserve"> </w:t>
      </w:r>
      <w:r>
        <w:rPr>
          <w:spacing w:val="-1"/>
        </w:rPr>
        <w:t>requirements.</w:t>
      </w:r>
    </w:p>
    <w:p w:rsidR="00B31CAF" w:rsidRDefault="00B31CAF" w:rsidP="00B31CAF">
      <w:pPr>
        <w:pStyle w:val="BodyText"/>
        <w:spacing w:before="202" w:line="276" w:lineRule="auto"/>
        <w:ind w:right="302"/>
      </w:pPr>
      <w:r>
        <w:rPr>
          <w:spacing w:val="-1"/>
        </w:rPr>
        <w:t>There</w:t>
      </w:r>
      <w:r>
        <w:rPr>
          <w:spacing w:val="1"/>
        </w:rPr>
        <w:t xml:space="preserve"> </w:t>
      </w:r>
      <w:r>
        <w:rPr>
          <w:spacing w:val="-1"/>
        </w:rPr>
        <w:t>are sheet</w:t>
      </w:r>
      <w:r>
        <w:rPr>
          <w:spacing w:val="-2"/>
        </w:rPr>
        <w:t xml:space="preserve"> </w:t>
      </w:r>
      <w:r>
        <w:rPr>
          <w:spacing w:val="-1"/>
        </w:rPr>
        <w:t>attributes</w:t>
      </w:r>
      <w:r>
        <w:t xml:space="preserve"> </w:t>
      </w:r>
      <w:r>
        <w:rPr>
          <w:spacing w:val="-1"/>
        </w:rPr>
        <w:t>that</w:t>
      </w:r>
      <w:r>
        <w:t xml:space="preserve"> </w:t>
      </w:r>
      <w:r>
        <w:rPr>
          <w:spacing w:val="-1"/>
        </w:rPr>
        <w:t xml:space="preserve">can </w:t>
      </w:r>
      <w:r>
        <w:t>be</w:t>
      </w:r>
      <w:r>
        <w:rPr>
          <w:spacing w:val="-1"/>
        </w:rPr>
        <w:t xml:space="preserve"> </w:t>
      </w:r>
      <w:r>
        <w:t>used</w:t>
      </w:r>
      <w:r>
        <w:rPr>
          <w:spacing w:val="-4"/>
        </w:rPr>
        <w:t xml:space="preserve"> </w:t>
      </w:r>
      <w:r>
        <w:t>for</w:t>
      </w:r>
      <w:r>
        <w:rPr>
          <w:spacing w:val="-1"/>
        </w:rPr>
        <w:t xml:space="preserve"> </w:t>
      </w:r>
      <w:r>
        <w:t>making</w:t>
      </w:r>
      <w:r>
        <w:rPr>
          <w:spacing w:val="-1"/>
        </w:rPr>
        <w:t xml:space="preserve"> </w:t>
      </w:r>
      <w:r>
        <w:t>a</w:t>
      </w:r>
      <w:r>
        <w:rPr>
          <w:spacing w:val="1"/>
        </w:rPr>
        <w:t xml:space="preserve"> </w:t>
      </w:r>
      <w:r>
        <w:rPr>
          <w:spacing w:val="-1"/>
        </w:rPr>
        <w:t>custom</w:t>
      </w:r>
      <w:r>
        <w:rPr>
          <w:spacing w:val="2"/>
        </w:rPr>
        <w:t xml:space="preserve"> </w:t>
      </w:r>
      <w:r>
        <w:rPr>
          <w:spacing w:val="-1"/>
        </w:rPr>
        <w:t>sheet</w:t>
      </w:r>
      <w:r>
        <w:t xml:space="preserve"> </w:t>
      </w:r>
      <w:r>
        <w:rPr>
          <w:spacing w:val="-1"/>
        </w:rPr>
        <w:t xml:space="preserve">order </w:t>
      </w:r>
      <w:r>
        <w:t>to</w:t>
      </w:r>
      <w:r>
        <w:rPr>
          <w:spacing w:val="41"/>
        </w:rPr>
        <w:t xml:space="preserve"> </w:t>
      </w:r>
      <w:r>
        <w:rPr>
          <w:spacing w:val="-1"/>
        </w:rPr>
        <w:t>manually</w:t>
      </w:r>
      <w:r>
        <w:rPr>
          <w:spacing w:val="-2"/>
        </w:rPr>
        <w:t xml:space="preserve"> </w:t>
      </w:r>
      <w:r>
        <w:rPr>
          <w:spacing w:val="-1"/>
        </w:rPr>
        <w:t>control</w:t>
      </w:r>
      <w:r>
        <w:t xml:space="preserve"> </w:t>
      </w:r>
      <w:r>
        <w:rPr>
          <w:spacing w:val="-1"/>
        </w:rPr>
        <w:t>the order of</w:t>
      </w:r>
      <w:r>
        <w:rPr>
          <w:spacing w:val="3"/>
        </w:rPr>
        <w:t xml:space="preserve"> </w:t>
      </w:r>
      <w:r>
        <w:rPr>
          <w:spacing w:val="-1"/>
        </w:rPr>
        <w:t>sheets</w:t>
      </w:r>
      <w:r>
        <w:t xml:space="preserve"> </w:t>
      </w:r>
      <w:r>
        <w:rPr>
          <w:spacing w:val="-1"/>
        </w:rPr>
        <w:t>to</w:t>
      </w:r>
      <w:r>
        <w:rPr>
          <w:spacing w:val="1"/>
        </w:rPr>
        <w:t xml:space="preserve"> </w:t>
      </w:r>
      <w:r>
        <w:rPr>
          <w:spacing w:val="-1"/>
        </w:rPr>
        <w:t>be</w:t>
      </w:r>
      <w:r>
        <w:rPr>
          <w:spacing w:val="1"/>
        </w:rPr>
        <w:t xml:space="preserve"> </w:t>
      </w:r>
      <w:r>
        <w:rPr>
          <w:spacing w:val="-1"/>
        </w:rPr>
        <w:t>exported.</w:t>
      </w:r>
      <w:r>
        <w:rPr>
          <w:spacing w:val="-2"/>
        </w:rPr>
        <w:t xml:space="preserve"> </w:t>
      </w:r>
      <w:r>
        <w:rPr>
          <w:spacing w:val="-1"/>
        </w:rPr>
        <w:t>There</w:t>
      </w:r>
      <w:r>
        <w:rPr>
          <w:spacing w:val="1"/>
        </w:rPr>
        <w:t xml:space="preserve"> </w:t>
      </w:r>
      <w:r>
        <w:rPr>
          <w:spacing w:val="-1"/>
        </w:rPr>
        <w:t>is</w:t>
      </w:r>
      <w:r>
        <w:rPr>
          <w:spacing w:val="-2"/>
        </w:rPr>
        <w:t xml:space="preserve"> </w:t>
      </w:r>
      <w:r>
        <w:rPr>
          <w:spacing w:val="-1"/>
        </w:rPr>
        <w:t xml:space="preserve">also </w:t>
      </w:r>
      <w:r>
        <w:t>a</w:t>
      </w:r>
      <w:r>
        <w:rPr>
          <w:spacing w:val="1"/>
        </w:rPr>
        <w:t xml:space="preserve"> </w:t>
      </w:r>
      <w:r>
        <w:rPr>
          <w:spacing w:val="-1"/>
        </w:rPr>
        <w:t>checkbox</w:t>
      </w:r>
      <w:r>
        <w:rPr>
          <w:spacing w:val="-2"/>
        </w:rPr>
        <w:t xml:space="preserve"> </w:t>
      </w:r>
      <w:r>
        <w:t>for</w:t>
      </w:r>
      <w:r>
        <w:rPr>
          <w:spacing w:val="-1"/>
        </w:rPr>
        <w:t xml:space="preserve"> the</w:t>
      </w:r>
      <w:r>
        <w:rPr>
          <w:spacing w:val="67"/>
        </w:rPr>
        <w:t xml:space="preserve"> </w:t>
      </w:r>
      <w:r>
        <w:t>sheet</w:t>
      </w:r>
      <w:r>
        <w:rPr>
          <w:spacing w:val="-2"/>
        </w:rPr>
        <w:t xml:space="preserve"> </w:t>
      </w:r>
      <w:r>
        <w:rPr>
          <w:spacing w:val="-1"/>
        </w:rPr>
        <w:t>attribute</w:t>
      </w:r>
      <w:r>
        <w:rPr>
          <w:spacing w:val="1"/>
        </w:rPr>
        <w:t xml:space="preserve"> </w:t>
      </w:r>
      <w:r>
        <w:rPr>
          <w:spacing w:val="-2"/>
        </w:rPr>
        <w:t>“Appears</w:t>
      </w:r>
      <w:r>
        <w:t xml:space="preserve"> </w:t>
      </w:r>
      <w:r>
        <w:rPr>
          <w:spacing w:val="-1"/>
        </w:rPr>
        <w:t>in</w:t>
      </w:r>
      <w:r>
        <w:rPr>
          <w:spacing w:val="1"/>
        </w:rPr>
        <w:t xml:space="preserve"> </w:t>
      </w:r>
      <w:r>
        <w:rPr>
          <w:spacing w:val="-1"/>
        </w:rPr>
        <w:t>Sheet</w:t>
      </w:r>
      <w:r>
        <w:rPr>
          <w:spacing w:val="-2"/>
        </w:rPr>
        <w:t xml:space="preserve"> </w:t>
      </w:r>
      <w:r>
        <w:rPr>
          <w:spacing w:val="-1"/>
        </w:rPr>
        <w:t>List” that</w:t>
      </w:r>
      <w:r>
        <w:t xml:space="preserve"> </w:t>
      </w:r>
      <w:r>
        <w:rPr>
          <w:spacing w:val="-2"/>
        </w:rPr>
        <w:t>can</w:t>
      </w:r>
      <w:r>
        <w:rPr>
          <w:spacing w:val="1"/>
        </w:rPr>
        <w:t xml:space="preserve"> </w:t>
      </w:r>
      <w:r>
        <w:rPr>
          <w:spacing w:val="-1"/>
        </w:rPr>
        <w:t>control</w:t>
      </w:r>
      <w:r>
        <w:t xml:space="preserve"> </w:t>
      </w:r>
      <w:r>
        <w:rPr>
          <w:spacing w:val="-1"/>
        </w:rPr>
        <w:t>whether the</w:t>
      </w:r>
      <w:r>
        <w:rPr>
          <w:spacing w:val="1"/>
        </w:rPr>
        <w:t xml:space="preserve"> </w:t>
      </w:r>
      <w:r>
        <w:rPr>
          <w:spacing w:val="-1"/>
        </w:rPr>
        <w:t>sheet</w:t>
      </w:r>
      <w:r>
        <w:rPr>
          <w:spacing w:val="-2"/>
        </w:rPr>
        <w:t xml:space="preserve"> </w:t>
      </w:r>
      <w:r>
        <w:rPr>
          <w:spacing w:val="-1"/>
        </w:rPr>
        <w:t>appears</w:t>
      </w:r>
      <w:r>
        <w:t xml:space="preserve"> </w:t>
      </w:r>
      <w:r>
        <w:rPr>
          <w:spacing w:val="-2"/>
        </w:rPr>
        <w:t>in</w:t>
      </w:r>
      <w:r>
        <w:rPr>
          <w:spacing w:val="1"/>
        </w:rPr>
        <w:t xml:space="preserve"> </w:t>
      </w:r>
      <w:r>
        <w:t>a</w:t>
      </w:r>
      <w:r>
        <w:rPr>
          <w:spacing w:val="79"/>
        </w:rPr>
        <w:t xml:space="preserve"> </w:t>
      </w:r>
      <w:r>
        <w:t>sheet</w:t>
      </w:r>
      <w:r>
        <w:rPr>
          <w:spacing w:val="-2"/>
        </w:rPr>
        <w:t xml:space="preserve"> </w:t>
      </w:r>
      <w:r>
        <w:rPr>
          <w:spacing w:val="-1"/>
        </w:rPr>
        <w:t>schedule</w:t>
      </w:r>
      <w:r>
        <w:rPr>
          <w:spacing w:val="1"/>
        </w:rPr>
        <w:t xml:space="preserve"> </w:t>
      </w:r>
      <w:r>
        <w:rPr>
          <w:spacing w:val="-1"/>
        </w:rPr>
        <w:t>(this</w:t>
      </w:r>
      <w:r>
        <w:t xml:space="preserve"> </w:t>
      </w:r>
      <w:r>
        <w:rPr>
          <w:spacing w:val="-1"/>
        </w:rPr>
        <w:t>is</w:t>
      </w:r>
      <w:r>
        <w:rPr>
          <w:spacing w:val="-2"/>
        </w:rPr>
        <w:t xml:space="preserve"> </w:t>
      </w:r>
      <w:r>
        <w:t>a</w:t>
      </w:r>
      <w:r>
        <w:rPr>
          <w:spacing w:val="1"/>
        </w:rPr>
        <w:t xml:space="preserve"> </w:t>
      </w:r>
      <w:r>
        <w:rPr>
          <w:spacing w:val="-1"/>
        </w:rPr>
        <w:t>default</w:t>
      </w:r>
      <w:r>
        <w:rPr>
          <w:spacing w:val="-2"/>
        </w:rPr>
        <w:t xml:space="preserve"> </w:t>
      </w:r>
      <w:r>
        <w:rPr>
          <w:spacing w:val="-1"/>
        </w:rPr>
        <w:t>Revit</w:t>
      </w:r>
      <w:r>
        <w:t xml:space="preserve"> </w:t>
      </w:r>
      <w:r>
        <w:rPr>
          <w:spacing w:val="-1"/>
        </w:rPr>
        <w:t>parameter).</w:t>
      </w:r>
    </w:p>
    <w:p w:rsidR="004A18EA" w:rsidDel="005C1E75" w:rsidRDefault="004A18EA" w:rsidP="008B22E1">
      <w:pPr>
        <w:pStyle w:val="Heading1"/>
        <w:rPr>
          <w:del w:id="166" w:author="Johnson, David M ERDC-RDE-ITL-MS" w:date="2016-10-12T12:45:00Z"/>
          <w:rFonts w:ascii="Arial" w:eastAsia="Arial" w:hAnsi="Arial"/>
          <w:szCs w:val="24"/>
        </w:rPr>
        <w:pPrChange w:id="167" w:author="Johnson, David M ERDC-RDE-ITL-MS" w:date="2016-10-19T08:01:00Z">
          <w:pPr/>
        </w:pPrChange>
      </w:pPr>
      <w:r>
        <w:br w:type="page"/>
      </w:r>
    </w:p>
    <w:p w:rsidR="00B31CAF" w:rsidDel="005C1E75" w:rsidRDefault="00B31CAF" w:rsidP="008B22E1">
      <w:pPr>
        <w:pStyle w:val="Heading1"/>
        <w:rPr>
          <w:del w:id="168" w:author="Johnson, David M ERDC-RDE-ITL-MS" w:date="2016-10-12T12:44:00Z"/>
        </w:rPr>
        <w:pPrChange w:id="169" w:author="Johnson, David M ERDC-RDE-ITL-MS" w:date="2016-10-19T08:01:00Z">
          <w:pPr>
            <w:pStyle w:val="BodyText"/>
            <w:spacing w:before="199" w:line="275" w:lineRule="auto"/>
            <w:ind w:right="146"/>
          </w:pPr>
        </w:pPrChange>
      </w:pPr>
      <w:del w:id="170" w:author="Johnson, David M ERDC-RDE-ITL-MS" w:date="2016-10-12T12:44:00Z">
        <w:r w:rsidDel="005C1E75">
          <w:delText>There</w:delText>
        </w:r>
        <w:r w:rsidDel="005C1E75">
          <w:rPr>
            <w:spacing w:val="1"/>
          </w:rPr>
          <w:delText xml:space="preserve"> </w:delText>
        </w:r>
        <w:r w:rsidDel="005C1E75">
          <w:delText>are also project</w:delText>
        </w:r>
        <w:r w:rsidDel="005C1E75">
          <w:rPr>
            <w:spacing w:val="-2"/>
          </w:rPr>
          <w:delText xml:space="preserve"> </w:delText>
        </w:r>
        <w:r w:rsidDel="005C1E75">
          <w:delText>and</w:delText>
        </w:r>
        <w:r w:rsidDel="005C1E75">
          <w:rPr>
            <w:spacing w:val="1"/>
          </w:rPr>
          <w:delText xml:space="preserve"> </w:delText>
        </w:r>
        <w:r w:rsidDel="005C1E75">
          <w:delText>sheet parameters</w:delText>
        </w:r>
        <w:r w:rsidDel="005C1E75">
          <w:rPr>
            <w:spacing w:val="-2"/>
          </w:rPr>
          <w:delText xml:space="preserve"> </w:delText>
        </w:r>
        <w:r w:rsidDel="005C1E75">
          <w:delText>to</w:delText>
        </w:r>
        <w:r w:rsidDel="005C1E75">
          <w:rPr>
            <w:spacing w:val="1"/>
          </w:rPr>
          <w:delText xml:space="preserve"> </w:delText>
        </w:r>
        <w:r w:rsidDel="005C1E75">
          <w:delText>allow</w:delText>
        </w:r>
        <w:r w:rsidDel="005C1E75">
          <w:rPr>
            <w:spacing w:val="-3"/>
          </w:rPr>
          <w:delText xml:space="preserve"> </w:delText>
        </w:r>
        <w:r w:rsidDel="005C1E75">
          <w:delText>a</w:delText>
        </w:r>
        <w:r w:rsidDel="005C1E75">
          <w:rPr>
            <w:spacing w:val="1"/>
          </w:rPr>
          <w:delText xml:space="preserve"> </w:delText>
        </w:r>
        <w:r w:rsidDel="005C1E75">
          <w:delText>printed</w:delText>
        </w:r>
        <w:r w:rsidDel="005C1E75">
          <w:rPr>
            <w:spacing w:val="1"/>
          </w:rPr>
          <w:delText xml:space="preserve"> </w:delText>
        </w:r>
        <w:r w:rsidDel="005C1E75">
          <w:delText>AEC</w:delText>
        </w:r>
        <w:r w:rsidDel="005C1E75">
          <w:rPr>
            <w:spacing w:val="-3"/>
          </w:rPr>
          <w:delText xml:space="preserve"> </w:delText>
        </w:r>
        <w:r w:rsidDel="005C1E75">
          <w:delText>Sheet Name to</w:delText>
        </w:r>
        <w:r w:rsidDel="005C1E75">
          <w:rPr>
            <w:spacing w:val="63"/>
          </w:rPr>
          <w:delText xml:space="preserve"> </w:delText>
        </w:r>
        <w:r w:rsidDel="005C1E75">
          <w:delText>appear on</w:delText>
        </w:r>
        <w:r w:rsidDel="005C1E75">
          <w:rPr>
            <w:spacing w:val="1"/>
          </w:rPr>
          <w:delText xml:space="preserve"> </w:delText>
        </w:r>
        <w:r w:rsidDel="005C1E75">
          <w:delText>the</w:delText>
        </w:r>
        <w:r w:rsidDel="005C1E75">
          <w:rPr>
            <w:spacing w:val="1"/>
          </w:rPr>
          <w:delText xml:space="preserve"> </w:delText>
        </w:r>
        <w:r w:rsidDel="005C1E75">
          <w:delText>left hand</w:delText>
        </w:r>
        <w:r w:rsidDel="005C1E75">
          <w:rPr>
            <w:spacing w:val="1"/>
          </w:rPr>
          <w:delText xml:space="preserve"> </w:delText>
        </w:r>
        <w:r w:rsidDel="005C1E75">
          <w:delText>side of</w:delText>
        </w:r>
        <w:r w:rsidDel="005C1E75">
          <w:rPr>
            <w:spacing w:val="3"/>
          </w:rPr>
          <w:delText xml:space="preserve"> </w:delText>
        </w:r>
        <w:r w:rsidDel="005C1E75">
          <w:delText>the</w:delText>
        </w:r>
        <w:r w:rsidDel="005C1E75">
          <w:rPr>
            <w:spacing w:val="1"/>
          </w:rPr>
          <w:delText xml:space="preserve"> </w:delText>
        </w:r>
        <w:r w:rsidDel="005C1E75">
          <w:delText>sheet (outside</w:delText>
        </w:r>
        <w:r w:rsidDel="005C1E75">
          <w:rPr>
            <w:spacing w:val="1"/>
          </w:rPr>
          <w:delText xml:space="preserve"> </w:delText>
        </w:r>
        <w:r w:rsidDel="005C1E75">
          <w:delText>of the</w:delText>
        </w:r>
        <w:r w:rsidDel="005C1E75">
          <w:rPr>
            <w:spacing w:val="1"/>
          </w:rPr>
          <w:delText xml:space="preserve"> </w:delText>
        </w:r>
        <w:r w:rsidDel="005C1E75">
          <w:delText>Border). See</w:delText>
        </w:r>
        <w:r w:rsidDel="005C1E75">
          <w:rPr>
            <w:spacing w:val="1"/>
          </w:rPr>
          <w:delText xml:space="preserve"> </w:delText>
        </w:r>
        <w:r w:rsidDel="005C1E75">
          <w:delText>image below.</w:delText>
        </w:r>
      </w:del>
    </w:p>
    <w:p w:rsidR="004A18EA" w:rsidDel="005C1E75" w:rsidRDefault="00B31CAF" w:rsidP="008B22E1">
      <w:pPr>
        <w:pStyle w:val="Heading1"/>
        <w:rPr>
          <w:del w:id="171" w:author="Johnson, David M ERDC-RDE-ITL-MS" w:date="2016-10-12T12:45:00Z"/>
          <w:color w:val="4F81BD"/>
        </w:rPr>
        <w:pPrChange w:id="172" w:author="Johnson, David M ERDC-RDE-ITL-MS" w:date="2016-10-19T08:01:00Z">
          <w:pPr>
            <w:spacing w:line="200" w:lineRule="atLeast"/>
            <w:ind w:left="170"/>
          </w:pPr>
        </w:pPrChange>
      </w:pPr>
      <w:del w:id="173" w:author="Johnson, David M ERDC-RDE-ITL-MS" w:date="2016-10-12T12:44:00Z">
        <w:r w:rsidDel="005C1E75">
          <w:rPr>
            <w:noProof/>
          </w:rPr>
          <w:drawing>
            <wp:inline distT="0" distB="0" distL="0" distR="0" wp14:anchorId="0AA15295" wp14:editId="69E9C35E">
              <wp:extent cx="3964792" cy="2164270"/>
              <wp:effectExtent l="0" t="0" r="0"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1" cstate="print"/>
                      <a:stretch>
                        <a:fillRect/>
                      </a:stretch>
                    </pic:blipFill>
                    <pic:spPr>
                      <a:xfrm>
                        <a:off x="0" y="0"/>
                        <a:ext cx="3964792" cy="2164270"/>
                      </a:xfrm>
                      <a:prstGeom prst="rect">
                        <a:avLst/>
                      </a:prstGeom>
                    </pic:spPr>
                  </pic:pic>
                </a:graphicData>
              </a:graphic>
            </wp:inline>
          </w:drawing>
        </w:r>
      </w:del>
      <w:bookmarkStart w:id="174" w:name="References:"/>
      <w:bookmarkStart w:id="175" w:name="Families"/>
      <w:bookmarkStart w:id="176" w:name="_bookmark14"/>
      <w:bookmarkStart w:id="177" w:name="_Toc398040909"/>
      <w:bookmarkStart w:id="178" w:name="_Toc400452855"/>
      <w:bookmarkEnd w:id="174"/>
      <w:bookmarkEnd w:id="175"/>
      <w:bookmarkEnd w:id="176"/>
    </w:p>
    <w:p w:rsidR="004A18EA" w:rsidDel="005C1E75" w:rsidRDefault="004A18EA" w:rsidP="008B22E1">
      <w:pPr>
        <w:pStyle w:val="Heading1"/>
        <w:rPr>
          <w:del w:id="179" w:author="Johnson, David M ERDC-RDE-ITL-MS" w:date="2016-10-12T12:48:00Z"/>
        </w:rPr>
        <w:pPrChange w:id="180" w:author="Johnson, David M ERDC-RDE-ITL-MS" w:date="2016-10-19T08:01:00Z">
          <w:pPr>
            <w:spacing w:line="200" w:lineRule="atLeast"/>
            <w:ind w:left="170"/>
          </w:pPr>
        </w:pPrChange>
      </w:pPr>
    </w:p>
    <w:p w:rsidR="00B31CAF" w:rsidRPr="004A18EA" w:rsidRDefault="00B31CAF" w:rsidP="008B22E1">
      <w:pPr>
        <w:pStyle w:val="Heading1"/>
        <w:pPrChange w:id="181" w:author="Johnson, David M ERDC-RDE-ITL-MS" w:date="2016-10-19T08:01:00Z">
          <w:pPr>
            <w:spacing w:line="200" w:lineRule="atLeast"/>
            <w:ind w:left="170"/>
          </w:pPr>
        </w:pPrChange>
      </w:pPr>
      <w:r w:rsidRPr="004A18EA">
        <w:t>Starting View</w:t>
      </w:r>
      <w:bookmarkEnd w:id="177"/>
      <w:bookmarkEnd w:id="178"/>
    </w:p>
    <w:p w:rsidR="00B31CAF" w:rsidRDefault="00B31CAF" w:rsidP="00B31CAF">
      <w:pPr>
        <w:pStyle w:val="BodyText"/>
        <w:rPr>
          <w:spacing w:val="-1"/>
        </w:rPr>
      </w:pPr>
      <w:r w:rsidRPr="00CC002F">
        <w:rPr>
          <w:spacing w:val="-1"/>
        </w:rPr>
        <w:t>The opening sheet is set up to allow users/managers to add notifications or messages to people involved with the project. There are also additional standards notes for the template to assist users (Browser Organization, View Naming, Sheet Naming, Sheet Publishing Order, project information). The Project Information section is linked to the Project Information parameters in the “Project Properties” Menu (accessed from the Manage tab on the menu bar). Project information is to be filled out here and then the information will be populated to the sheets.</w:t>
      </w:r>
    </w:p>
    <w:p w:rsidR="004A18EA" w:rsidRDefault="004A18EA" w:rsidP="00B31CAF">
      <w:pPr>
        <w:pStyle w:val="BodyText"/>
        <w:rPr>
          <w:spacing w:val="-1"/>
        </w:rPr>
      </w:pPr>
      <w:r>
        <w:rPr>
          <w:noProof/>
        </w:rPr>
        <w:drawing>
          <wp:inline distT="0" distB="0" distL="0" distR="0" wp14:anchorId="47F8D18D" wp14:editId="2F8BF759">
            <wp:extent cx="5746066" cy="456247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49812" cy="4565449"/>
                    </a:xfrm>
                    <a:prstGeom prst="rect">
                      <a:avLst/>
                    </a:prstGeom>
                  </pic:spPr>
                </pic:pic>
              </a:graphicData>
            </a:graphic>
          </wp:inline>
        </w:drawing>
      </w:r>
    </w:p>
    <w:p w:rsidR="00B31CAF" w:rsidRPr="00BA24E4" w:rsidRDefault="00B31CAF" w:rsidP="00B31CAF">
      <w:pPr>
        <w:pStyle w:val="BodyText"/>
        <w:rPr>
          <w:spacing w:val="-1"/>
        </w:rPr>
      </w:pPr>
      <w:r>
        <w:rPr>
          <w:spacing w:val="-1"/>
        </w:rPr>
        <w:t xml:space="preserve"> </w:t>
      </w:r>
    </w:p>
    <w:p w:rsidR="00B31CAF" w:rsidDel="000836DC" w:rsidRDefault="00B31CAF" w:rsidP="00B31CAF">
      <w:pPr>
        <w:pStyle w:val="Heading1"/>
        <w:ind w:left="0"/>
        <w:rPr>
          <w:del w:id="182" w:author="Johnson, David M ERDC-RDE-ITL-MS" w:date="2016-10-12T13:44:00Z"/>
          <w:color w:val="4F81BD"/>
          <w:spacing w:val="-1"/>
        </w:rPr>
      </w:pPr>
      <w:bookmarkStart w:id="183" w:name="_Toc398040910"/>
      <w:bookmarkStart w:id="184" w:name="_Toc400452856"/>
      <w:del w:id="185" w:author="Johnson, David M ERDC-RDE-ITL-MS" w:date="2016-10-12T13:44:00Z">
        <w:r w:rsidDel="000836DC">
          <w:rPr>
            <w:color w:val="4F81BD"/>
            <w:spacing w:val="-1"/>
          </w:rPr>
          <w:delText>Sheet Grid</w:delText>
        </w:r>
        <w:bookmarkEnd w:id="183"/>
        <w:bookmarkEnd w:id="184"/>
      </w:del>
    </w:p>
    <w:p w:rsidR="00B31CAF" w:rsidDel="000836DC" w:rsidRDefault="00B31CAF" w:rsidP="00B31CAF">
      <w:pPr>
        <w:pStyle w:val="BodyText"/>
        <w:rPr>
          <w:del w:id="186" w:author="Johnson, David M ERDC-RDE-ITL-MS" w:date="2016-10-12T13:44:00Z"/>
        </w:rPr>
      </w:pPr>
      <w:del w:id="187" w:author="Johnson, David M ERDC-RDE-ITL-MS" w:date="2016-10-12T13:44:00Z">
        <w:r w:rsidRPr="00CB4796" w:rsidDel="000836DC">
          <w:delText>Every Sheet has a Grid which is activated by selecting the Sheet and changing the “Grid_Visible” parameter to ON (checkbox).</w:delText>
        </w:r>
        <w:r w:rsidDel="000836DC">
          <w:delText xml:space="preserve"> The grid matches the standard border sheet ticks on the USACE border sheets.</w:delText>
        </w:r>
      </w:del>
    </w:p>
    <w:p w:rsidR="00B31CAF" w:rsidDel="000836DC" w:rsidRDefault="00B31CAF" w:rsidP="00B31CAF">
      <w:pPr>
        <w:rPr>
          <w:del w:id="188" w:author="Johnson, David M ERDC-RDE-ITL-MS" w:date="2016-10-12T13:44:00Z"/>
        </w:rPr>
      </w:pPr>
    </w:p>
    <w:p w:rsidR="00B31CAF" w:rsidDel="000836DC" w:rsidRDefault="00B31CAF" w:rsidP="00B31CAF">
      <w:pPr>
        <w:jc w:val="center"/>
        <w:rPr>
          <w:del w:id="189" w:author="Johnson, David M ERDC-RDE-ITL-MS" w:date="2016-10-12T13:44:00Z"/>
        </w:rPr>
      </w:pPr>
      <w:del w:id="190" w:author="Johnson, David M ERDC-RDE-ITL-MS" w:date="2016-10-12T13:44:00Z">
        <w:r w:rsidDel="000836DC">
          <w:rPr>
            <w:noProof/>
          </w:rPr>
          <w:drawing>
            <wp:inline distT="0" distB="0" distL="0" distR="0" wp14:anchorId="279CE51B" wp14:editId="490DF322">
              <wp:extent cx="4516341" cy="2198339"/>
              <wp:effectExtent l="0" t="0" r="0" b="0"/>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14445" cy="2197416"/>
                      </a:xfrm>
                      <a:prstGeom prst="rect">
                        <a:avLst/>
                      </a:prstGeom>
                    </pic:spPr>
                  </pic:pic>
                </a:graphicData>
              </a:graphic>
            </wp:inline>
          </w:drawing>
        </w:r>
      </w:del>
    </w:p>
    <w:p w:rsidR="00B31CAF" w:rsidDel="000836DC" w:rsidRDefault="00B31CAF" w:rsidP="00B31CAF">
      <w:pPr>
        <w:rPr>
          <w:del w:id="191" w:author="Johnson, David M ERDC-RDE-ITL-MS" w:date="2016-10-12T13:44:00Z"/>
        </w:rPr>
      </w:pPr>
    </w:p>
    <w:p w:rsidR="00B31CAF" w:rsidRPr="00CB4796" w:rsidDel="000836DC" w:rsidRDefault="00B31CAF" w:rsidP="00B31CAF">
      <w:pPr>
        <w:jc w:val="center"/>
        <w:rPr>
          <w:del w:id="192" w:author="Johnson, David M ERDC-RDE-ITL-MS" w:date="2016-10-12T13:44:00Z"/>
        </w:rPr>
      </w:pPr>
      <w:del w:id="193" w:author="Johnson, David M ERDC-RDE-ITL-MS" w:date="2016-10-12T13:44:00Z">
        <w:r w:rsidDel="000836DC">
          <w:rPr>
            <w:noProof/>
          </w:rPr>
          <w:drawing>
            <wp:inline distT="0" distB="0" distL="0" distR="0" wp14:anchorId="37352D47" wp14:editId="0E16D30A">
              <wp:extent cx="3330473" cy="2226365"/>
              <wp:effectExtent l="0" t="0" r="3810" b="2540"/>
              <wp:docPr id="650" name="Pictur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28416" cy="2224990"/>
                      </a:xfrm>
                      <a:prstGeom prst="rect">
                        <a:avLst/>
                      </a:prstGeom>
                    </pic:spPr>
                  </pic:pic>
                </a:graphicData>
              </a:graphic>
            </wp:inline>
          </w:drawing>
        </w:r>
      </w:del>
    </w:p>
    <w:p w:rsidR="00B31CAF" w:rsidDel="000836DC" w:rsidRDefault="00B31CAF" w:rsidP="00B31CAF">
      <w:pPr>
        <w:rPr>
          <w:del w:id="194" w:author="Johnson, David M ERDC-RDE-ITL-MS" w:date="2016-10-12T13:44:00Z"/>
        </w:rPr>
      </w:pPr>
    </w:p>
    <w:p w:rsidR="00B31CAF" w:rsidDel="000836DC" w:rsidRDefault="00B31CAF" w:rsidP="00B31CAF">
      <w:pPr>
        <w:pStyle w:val="BodyText"/>
        <w:rPr>
          <w:del w:id="195" w:author="Johnson, David M ERDC-RDE-ITL-MS" w:date="2016-10-12T13:44:00Z"/>
          <w:rStyle w:val="Emphasis"/>
        </w:rPr>
      </w:pPr>
      <w:del w:id="196" w:author="Johnson, David M ERDC-RDE-ITL-MS" w:date="2016-10-12T13:44:00Z">
        <w:r w:rsidRPr="00E8219E" w:rsidDel="000836DC">
          <w:rPr>
            <w:rStyle w:val="Emphasis"/>
          </w:rPr>
          <w:delText>Note: Replaced Border sheet with type that allows display of grids (not the Autodesk Guide grids that do not line up with the standard tickmarks). Visibility of grids turned off by default. Select sheet and check grid visibility</w:delText>
        </w:r>
        <w:r w:rsidRPr="002F0164" w:rsidDel="000836DC">
          <w:rPr>
            <w:rStyle w:val="Emphasis"/>
          </w:rPr>
          <w:delText>.</w:delText>
        </w:r>
      </w:del>
    </w:p>
    <w:p w:rsidR="00B31CAF" w:rsidDel="000836DC" w:rsidRDefault="00B31CAF" w:rsidP="00B31CAF">
      <w:pPr>
        <w:rPr>
          <w:del w:id="197" w:author="Johnson, David M ERDC-RDE-ITL-MS" w:date="2016-10-12T13:44:00Z"/>
          <w:rStyle w:val="Emphasis"/>
        </w:rPr>
      </w:pPr>
    </w:p>
    <w:p w:rsidR="00B31CAF" w:rsidDel="000836DC" w:rsidRDefault="00B31CAF" w:rsidP="00B31CAF">
      <w:pPr>
        <w:rPr>
          <w:del w:id="198" w:author="Johnson, David M ERDC-RDE-ITL-MS" w:date="2016-10-12T13:44:00Z"/>
          <w:rStyle w:val="Emphasis"/>
        </w:rPr>
      </w:pPr>
    </w:p>
    <w:p w:rsidR="00B31CAF" w:rsidRPr="002F0164" w:rsidRDefault="00B31CAF" w:rsidP="00B31CAF">
      <w:pPr>
        <w:rPr>
          <w:rStyle w:val="Emphasis"/>
        </w:rPr>
      </w:pPr>
    </w:p>
    <w:p w:rsidR="00B31CAF" w:rsidRDefault="00B31CAF" w:rsidP="00B31CAF">
      <w:pPr>
        <w:rPr>
          <w:rFonts w:ascii="Cambria" w:eastAsia="Cambria" w:hAnsi="Cambria"/>
          <w:b/>
          <w:bCs/>
          <w:color w:val="4F81BD"/>
          <w:spacing w:val="-1"/>
          <w:sz w:val="26"/>
          <w:szCs w:val="26"/>
        </w:rPr>
      </w:pPr>
      <w:r>
        <w:rPr>
          <w:color w:val="4F81BD"/>
          <w:spacing w:val="-1"/>
        </w:rPr>
        <w:br w:type="page"/>
      </w:r>
    </w:p>
    <w:p w:rsidR="00B31CAF" w:rsidRDefault="00B31CAF" w:rsidP="008B22E1">
      <w:pPr>
        <w:pStyle w:val="Heading1"/>
        <w:pPrChange w:id="199" w:author="Johnson, David M ERDC-RDE-ITL-MS" w:date="2016-10-19T08:01:00Z">
          <w:pPr>
            <w:pStyle w:val="Heading1"/>
          </w:pPr>
        </w:pPrChange>
      </w:pPr>
      <w:bookmarkStart w:id="200" w:name="_Toc398040911"/>
      <w:bookmarkStart w:id="201" w:name="_Toc400452857"/>
      <w:r>
        <w:t>Families</w:t>
      </w:r>
      <w:bookmarkEnd w:id="200"/>
      <w:bookmarkEnd w:id="201"/>
    </w:p>
    <w:p w:rsidR="00B31CAF" w:rsidRDefault="00B31CAF" w:rsidP="00B31CAF">
      <w:pPr>
        <w:spacing w:before="9"/>
        <w:rPr>
          <w:rFonts w:ascii="Cambria" w:eastAsia="Cambria" w:hAnsi="Cambria" w:cs="Cambria"/>
          <w:b/>
          <w:bCs/>
          <w:sz w:val="20"/>
          <w:szCs w:val="20"/>
        </w:rPr>
      </w:pPr>
    </w:p>
    <w:p w:rsidR="00B31CAF" w:rsidRDefault="00B31CAF" w:rsidP="00B31CAF">
      <w:pPr>
        <w:pStyle w:val="BodyText"/>
        <w:rPr>
          <w:rFonts w:eastAsia="Calibri" w:hAnsi="Calibri" w:cs="Calibri"/>
        </w:rPr>
      </w:pPr>
      <w:r>
        <w:t>List</w:t>
      </w:r>
      <w:r>
        <w:rPr>
          <w:spacing w:val="-2"/>
        </w:rPr>
        <w:t xml:space="preserve"> </w:t>
      </w:r>
      <w:r>
        <w:t>of Families</w:t>
      </w:r>
      <w:r>
        <w:rPr>
          <w:spacing w:val="-2"/>
        </w:rPr>
        <w:t xml:space="preserve"> </w:t>
      </w:r>
      <w:r>
        <w:t xml:space="preserve">used in </w:t>
      </w:r>
      <w:r>
        <w:rPr>
          <w:spacing w:val="-2"/>
        </w:rPr>
        <w:t xml:space="preserve">the </w:t>
      </w:r>
      <w:r>
        <w:t>Architectural</w:t>
      </w:r>
      <w:r>
        <w:rPr>
          <w:spacing w:val="-2"/>
        </w:rPr>
        <w:t xml:space="preserve"> </w:t>
      </w:r>
      <w:r>
        <w:t>Template.</w:t>
      </w:r>
    </w:p>
    <w:tbl>
      <w:tblPr>
        <w:tblW w:w="9760" w:type="dxa"/>
        <w:tblInd w:w="93" w:type="dxa"/>
        <w:tblLook w:val="04A0" w:firstRow="1" w:lastRow="0" w:firstColumn="1" w:lastColumn="0" w:noHBand="0" w:noVBand="1"/>
      </w:tblPr>
      <w:tblGrid>
        <w:gridCol w:w="1740"/>
        <w:gridCol w:w="5020"/>
        <w:gridCol w:w="1220"/>
        <w:gridCol w:w="1780"/>
        <w:tblGridChange w:id="202">
          <w:tblGrid>
            <w:gridCol w:w="1740"/>
            <w:gridCol w:w="5020"/>
            <w:gridCol w:w="1220"/>
            <w:gridCol w:w="1780"/>
          </w:tblGrid>
        </w:tblGridChange>
      </w:tblGrid>
      <w:tr w:rsidR="00B31CAF" w:rsidRPr="00083BAB" w:rsidTr="001117C5">
        <w:trPr>
          <w:trHeight w:hRule="exact" w:val="315"/>
        </w:trPr>
        <w:tc>
          <w:tcPr>
            <w:tcW w:w="9760" w:type="dxa"/>
            <w:gridSpan w:val="4"/>
            <w:tcBorders>
              <w:top w:val="single" w:sz="8" w:space="0" w:color="000000"/>
              <w:left w:val="single" w:sz="8" w:space="0" w:color="000000"/>
              <w:bottom w:val="single" w:sz="8" w:space="0" w:color="000000"/>
              <w:right w:val="single" w:sz="8" w:space="0" w:color="000000"/>
            </w:tcBorders>
            <w:shd w:val="clear" w:color="000000" w:fill="753805"/>
            <w:vAlign w:val="center"/>
            <w:hideMark/>
          </w:tcPr>
          <w:p w:rsidR="00B31CAF" w:rsidRPr="00083BAB" w:rsidRDefault="00B31CAF" w:rsidP="001117C5">
            <w:pPr>
              <w:widowControl/>
              <w:jc w:val="center"/>
              <w:rPr>
                <w:rFonts w:ascii="Calibri" w:eastAsia="Times New Roman" w:hAnsi="Calibri" w:cs="Times New Roman"/>
                <w:b/>
                <w:bCs/>
                <w:color w:val="FFFFFF"/>
              </w:rPr>
            </w:pPr>
            <w:r w:rsidRPr="00083BAB">
              <w:rPr>
                <w:rFonts w:ascii="Calibri" w:eastAsia="Times New Roman" w:hAnsi="Calibri" w:cs="Times New Roman"/>
                <w:b/>
                <w:bCs/>
                <w:color w:val="FFFFFF"/>
                <w:spacing w:val="-1"/>
              </w:rPr>
              <w:t>FAMILIES</w:t>
            </w:r>
          </w:p>
        </w:tc>
      </w:tr>
      <w:tr w:rsidR="00B31CAF" w:rsidRPr="00083BAB" w:rsidTr="001117C5">
        <w:trPr>
          <w:trHeight w:hRule="exact" w:val="300"/>
        </w:trPr>
        <w:tc>
          <w:tcPr>
            <w:tcW w:w="174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B31CAF" w:rsidRPr="00083BAB" w:rsidRDefault="00B31CAF" w:rsidP="001117C5">
            <w:pPr>
              <w:widowControl/>
              <w:rPr>
                <w:rFonts w:ascii="Calibri" w:eastAsia="Times New Roman" w:hAnsi="Calibri" w:cs="Times New Roman"/>
                <w:b/>
                <w:bCs/>
                <w:color w:val="000000"/>
              </w:rPr>
            </w:pPr>
            <w:r w:rsidRPr="00083BAB">
              <w:rPr>
                <w:rFonts w:ascii="Calibri" w:eastAsia="Times New Roman" w:hAnsi="Calibri" w:cs="Times New Roman"/>
                <w:b/>
                <w:bCs/>
                <w:color w:val="000000"/>
                <w:spacing w:val="-1"/>
              </w:rPr>
              <w:t>Family Type</w:t>
            </w:r>
          </w:p>
        </w:tc>
        <w:tc>
          <w:tcPr>
            <w:tcW w:w="502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B31CAF" w:rsidRPr="00083BAB" w:rsidRDefault="00B31CAF" w:rsidP="001117C5">
            <w:pPr>
              <w:widowControl/>
              <w:jc w:val="center"/>
              <w:rPr>
                <w:rFonts w:ascii="Calibri" w:eastAsia="Times New Roman" w:hAnsi="Calibri" w:cs="Times New Roman"/>
                <w:b/>
                <w:bCs/>
                <w:color w:val="000000"/>
              </w:rPr>
            </w:pPr>
            <w:r w:rsidRPr="00083BAB">
              <w:rPr>
                <w:rFonts w:ascii="Calibri" w:eastAsia="Times New Roman" w:hAnsi="Calibri" w:cs="Times New Roman"/>
                <w:b/>
                <w:bCs/>
                <w:color w:val="000000"/>
                <w:spacing w:val="-1"/>
              </w:rPr>
              <w:t>Family Name</w:t>
            </w:r>
          </w:p>
        </w:tc>
        <w:tc>
          <w:tcPr>
            <w:tcW w:w="122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B31CAF" w:rsidRPr="00083BAB" w:rsidRDefault="00B31CAF" w:rsidP="001117C5">
            <w:pPr>
              <w:widowControl/>
              <w:jc w:val="center"/>
              <w:rPr>
                <w:rFonts w:ascii="Calibri" w:eastAsia="Times New Roman" w:hAnsi="Calibri" w:cs="Times New Roman"/>
                <w:b/>
                <w:bCs/>
                <w:color w:val="000000"/>
              </w:rPr>
            </w:pPr>
            <w:r w:rsidRPr="00083BAB">
              <w:rPr>
                <w:rFonts w:ascii="Calibri" w:eastAsia="Times New Roman" w:hAnsi="Calibri" w:cs="Times New Roman"/>
                <w:b/>
                <w:bCs/>
                <w:color w:val="000000"/>
                <w:spacing w:val="-1"/>
              </w:rPr>
              <w:t>Source</w:t>
            </w:r>
          </w:p>
        </w:tc>
        <w:tc>
          <w:tcPr>
            <w:tcW w:w="1780" w:type="dxa"/>
            <w:tcBorders>
              <w:top w:val="nil"/>
              <w:left w:val="nil"/>
              <w:bottom w:val="nil"/>
              <w:right w:val="single" w:sz="8" w:space="0" w:color="000000"/>
            </w:tcBorders>
            <w:shd w:val="clear" w:color="auto" w:fill="auto"/>
            <w:vAlign w:val="center"/>
            <w:hideMark/>
          </w:tcPr>
          <w:p w:rsidR="00B31CAF" w:rsidRPr="00083BAB" w:rsidRDefault="00B31CAF" w:rsidP="001117C5">
            <w:pPr>
              <w:widowControl/>
              <w:jc w:val="center"/>
              <w:rPr>
                <w:rFonts w:ascii="Calibri" w:eastAsia="Times New Roman" w:hAnsi="Calibri" w:cs="Times New Roman"/>
                <w:b/>
                <w:bCs/>
                <w:color w:val="000000"/>
              </w:rPr>
            </w:pPr>
            <w:r w:rsidRPr="00083BAB">
              <w:rPr>
                <w:rFonts w:ascii="Calibri" w:eastAsia="Times New Roman" w:hAnsi="Calibri" w:cs="Times New Roman"/>
                <w:b/>
                <w:bCs/>
                <w:color w:val="000000"/>
              </w:rPr>
              <w:t>NCS 5</w:t>
            </w:r>
          </w:p>
        </w:tc>
      </w:tr>
      <w:tr w:rsidR="00B31CAF" w:rsidRPr="00083BAB" w:rsidTr="001117C5">
        <w:trPr>
          <w:trHeight w:val="360"/>
        </w:trPr>
        <w:tc>
          <w:tcPr>
            <w:tcW w:w="1740" w:type="dxa"/>
            <w:vMerge/>
            <w:tcBorders>
              <w:top w:val="nil"/>
              <w:left w:val="single" w:sz="8" w:space="0" w:color="000000"/>
              <w:bottom w:val="single" w:sz="8" w:space="0" w:color="000000"/>
              <w:right w:val="single" w:sz="8" w:space="0" w:color="000000"/>
            </w:tcBorders>
            <w:vAlign w:val="center"/>
            <w:hideMark/>
          </w:tcPr>
          <w:p w:rsidR="00B31CAF" w:rsidRPr="00083BAB" w:rsidRDefault="00B31CAF" w:rsidP="001117C5">
            <w:pPr>
              <w:widowControl/>
              <w:rPr>
                <w:rFonts w:ascii="Calibri" w:eastAsia="Times New Roman" w:hAnsi="Calibri" w:cs="Times New Roman"/>
                <w:b/>
                <w:bCs/>
                <w:color w:val="000000"/>
              </w:rPr>
            </w:pPr>
          </w:p>
        </w:tc>
        <w:tc>
          <w:tcPr>
            <w:tcW w:w="5020" w:type="dxa"/>
            <w:vMerge/>
            <w:tcBorders>
              <w:top w:val="nil"/>
              <w:left w:val="single" w:sz="8" w:space="0" w:color="000000"/>
              <w:bottom w:val="single" w:sz="8" w:space="0" w:color="000000"/>
              <w:right w:val="single" w:sz="8" w:space="0" w:color="000000"/>
            </w:tcBorders>
            <w:vAlign w:val="center"/>
            <w:hideMark/>
          </w:tcPr>
          <w:p w:rsidR="00B31CAF" w:rsidRPr="00083BAB" w:rsidRDefault="00B31CAF" w:rsidP="001117C5">
            <w:pPr>
              <w:widowControl/>
              <w:rPr>
                <w:rFonts w:ascii="Calibri" w:eastAsia="Times New Roman" w:hAnsi="Calibri" w:cs="Times New Roman"/>
                <w:b/>
                <w:bCs/>
                <w:color w:val="000000"/>
              </w:rPr>
            </w:pPr>
          </w:p>
        </w:tc>
        <w:tc>
          <w:tcPr>
            <w:tcW w:w="1220" w:type="dxa"/>
            <w:vMerge/>
            <w:tcBorders>
              <w:top w:val="nil"/>
              <w:left w:val="single" w:sz="8" w:space="0" w:color="000000"/>
              <w:bottom w:val="single" w:sz="8" w:space="0" w:color="000000"/>
              <w:right w:val="single" w:sz="8" w:space="0" w:color="000000"/>
            </w:tcBorders>
            <w:vAlign w:val="center"/>
            <w:hideMark/>
          </w:tcPr>
          <w:p w:rsidR="00B31CAF" w:rsidRPr="00083BAB" w:rsidRDefault="00B31CAF" w:rsidP="001117C5">
            <w:pPr>
              <w:widowControl/>
              <w:rPr>
                <w:rFonts w:ascii="Calibri" w:eastAsia="Times New Roman" w:hAnsi="Calibri" w:cs="Times New Roman"/>
                <w:b/>
                <w:bCs/>
                <w:color w:val="000000"/>
              </w:rPr>
            </w:pPr>
          </w:p>
        </w:tc>
        <w:tc>
          <w:tcPr>
            <w:tcW w:w="1780" w:type="dxa"/>
            <w:tcBorders>
              <w:top w:val="nil"/>
              <w:left w:val="nil"/>
              <w:bottom w:val="single" w:sz="8" w:space="0" w:color="000000"/>
              <w:right w:val="single" w:sz="8" w:space="0" w:color="000000"/>
            </w:tcBorders>
            <w:shd w:val="clear" w:color="auto" w:fill="auto"/>
            <w:vAlign w:val="center"/>
            <w:hideMark/>
          </w:tcPr>
          <w:p w:rsidR="00B31CAF" w:rsidRPr="00083BAB" w:rsidRDefault="00B31CAF" w:rsidP="001117C5">
            <w:pPr>
              <w:widowControl/>
              <w:jc w:val="center"/>
              <w:rPr>
                <w:rFonts w:ascii="Calibri" w:eastAsia="Times New Roman" w:hAnsi="Calibri" w:cs="Times New Roman"/>
                <w:b/>
                <w:bCs/>
                <w:color w:val="000000"/>
              </w:rPr>
            </w:pPr>
            <w:r w:rsidRPr="00083BAB">
              <w:rPr>
                <w:rFonts w:ascii="Calibri" w:eastAsia="Times New Roman" w:hAnsi="Calibri" w:cs="Times New Roman"/>
                <w:b/>
                <w:bCs/>
                <w:color w:val="000000"/>
                <w:spacing w:val="-1"/>
              </w:rPr>
              <w:t>Compliant</w:t>
            </w:r>
          </w:p>
        </w:tc>
      </w:tr>
      <w:tr w:rsidR="00B31CAF" w:rsidRPr="00083BAB" w:rsidTr="001117C5">
        <w:trPr>
          <w:trHeight w:hRule="exact" w:val="240"/>
        </w:trPr>
        <w:tc>
          <w:tcPr>
            <w:tcW w:w="9760" w:type="dxa"/>
            <w:gridSpan w:val="4"/>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31CAF" w:rsidRPr="00083BAB" w:rsidRDefault="00B31CAF" w:rsidP="001117C5">
            <w:pPr>
              <w:widowControl/>
              <w:rPr>
                <w:rFonts w:ascii="Calibri" w:eastAsia="Times New Roman" w:hAnsi="Calibri" w:cs="Times New Roman"/>
                <w:b/>
                <w:bCs/>
                <w:color w:val="000000"/>
              </w:rPr>
            </w:pPr>
            <w:r w:rsidRPr="00083BAB">
              <w:rPr>
                <w:rFonts w:ascii="Calibri" w:eastAsia="Times New Roman" w:hAnsi="Calibri" w:cs="Times New Roman"/>
                <w:b/>
                <w:bCs/>
                <w:color w:val="000000"/>
                <w:spacing w:val="-1"/>
              </w:rPr>
              <w:t>Annotation</w:t>
            </w:r>
          </w:p>
        </w:tc>
      </w:tr>
      <w:tr w:rsidR="00B31CAF" w:rsidRPr="00083BAB" w:rsidTr="001117C5">
        <w:trPr>
          <w:trHeight w:val="240"/>
        </w:trPr>
        <w:tc>
          <w:tcPr>
            <w:tcW w:w="1740" w:type="dxa"/>
            <w:tcBorders>
              <w:top w:val="nil"/>
              <w:left w:val="single" w:sz="12" w:space="0" w:color="000000"/>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 </w:t>
            </w:r>
          </w:p>
        </w:tc>
        <w:tc>
          <w:tcPr>
            <w:tcW w:w="5020" w:type="dxa"/>
            <w:tcBorders>
              <w:top w:val="nil"/>
              <w:left w:val="nil"/>
              <w:bottom w:val="single" w:sz="4" w:space="0" w:color="000000"/>
              <w:right w:val="single" w:sz="4" w:space="0" w:color="000000"/>
            </w:tcBorders>
            <w:shd w:val="clear" w:color="auto" w:fill="auto"/>
            <w:noWrap/>
            <w:vAlign w:val="bottom"/>
            <w:hideMark/>
          </w:tcPr>
          <w:p w:rsidR="00B31CAF" w:rsidRPr="00083BAB" w:rsidRDefault="00924AA9" w:rsidP="001117C5">
            <w:pPr>
              <w:widowControl/>
              <w:rPr>
                <w:rFonts w:ascii="Calibri" w:eastAsia="Times New Roman" w:hAnsi="Calibri" w:cs="Times New Roman"/>
                <w:color w:val="000000"/>
                <w:sz w:val="18"/>
                <w:szCs w:val="18"/>
              </w:rPr>
            </w:pPr>
            <w:ins w:id="203" w:author="Johnson, David M ERDC-RDE-ITL-MS" w:date="2016-10-12T14:16:00Z">
              <w:r w:rsidRPr="00924AA9">
                <w:rPr>
                  <w:rFonts w:ascii="Calibri" w:eastAsia="Times New Roman" w:hAnsi="Calibri" w:cs="Times New Roman"/>
                  <w:color w:val="0070C0"/>
                  <w:sz w:val="18"/>
                  <w:szCs w:val="18"/>
                  <w:rPrChange w:id="204" w:author="Johnson, David M ERDC-RDE-ITL-MS" w:date="2016-10-12T14:16:00Z">
                    <w:rPr>
                      <w:rFonts w:ascii="Calibri" w:eastAsia="Times New Roman" w:hAnsi="Calibri" w:cs="Times New Roman"/>
                      <w:color w:val="000000"/>
                      <w:sz w:val="18"/>
                      <w:szCs w:val="18"/>
                    </w:rPr>
                  </w:rPrChange>
                </w:rPr>
                <w:t>ANSI D_22x34_Border_USACE</w:t>
              </w:r>
            </w:ins>
            <w:del w:id="205" w:author="Johnson, David M ERDC-RDE-ITL-MS" w:date="2016-10-12T14:16:00Z">
              <w:r w:rsidR="00B31CAF" w:rsidRPr="00083BAB" w:rsidDel="00924AA9">
                <w:rPr>
                  <w:rFonts w:ascii="Calibri" w:eastAsia="Times New Roman" w:hAnsi="Calibri" w:cs="Times New Roman"/>
                  <w:color w:val="000000"/>
                  <w:sz w:val="18"/>
                  <w:szCs w:val="18"/>
                </w:rPr>
                <w:delText>Border_ANSI D_22x34_USACE</w:delText>
              </w:r>
            </w:del>
          </w:p>
        </w:tc>
        <w:tc>
          <w:tcPr>
            <w:tcW w:w="1220" w:type="dxa"/>
            <w:tcBorders>
              <w:top w:val="nil"/>
              <w:left w:val="nil"/>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USACE</w:t>
            </w:r>
          </w:p>
        </w:tc>
        <w:tc>
          <w:tcPr>
            <w:tcW w:w="1780" w:type="dxa"/>
            <w:tcBorders>
              <w:top w:val="nil"/>
              <w:left w:val="nil"/>
              <w:bottom w:val="single" w:sz="4" w:space="0" w:color="000000"/>
              <w:right w:val="single" w:sz="12" w:space="0" w:color="000000"/>
            </w:tcBorders>
            <w:shd w:val="clear" w:color="auto" w:fill="auto"/>
            <w:noWrap/>
            <w:vAlign w:val="bottom"/>
            <w:hideMark/>
          </w:tcPr>
          <w:p w:rsidR="00B31CAF" w:rsidRPr="00083BAB" w:rsidRDefault="00B31CAF" w:rsidP="001117C5">
            <w:pPr>
              <w:widowControl/>
              <w:jc w:val="center"/>
              <w:rPr>
                <w:rFonts w:ascii="Calibri" w:eastAsia="Times New Roman" w:hAnsi="Calibri" w:cs="Times New Roman"/>
                <w:b/>
                <w:bCs/>
                <w:color w:val="000000"/>
                <w:sz w:val="18"/>
                <w:szCs w:val="18"/>
              </w:rPr>
            </w:pPr>
            <w:r w:rsidRPr="00083BAB">
              <w:rPr>
                <w:rFonts w:ascii="Calibri" w:eastAsia="Times New Roman" w:hAnsi="Calibri" w:cs="Times New Roman"/>
                <w:b/>
                <w:bCs/>
                <w:color w:val="000000"/>
                <w:sz w:val="18"/>
                <w:szCs w:val="18"/>
              </w:rPr>
              <w:t>YES</w:t>
            </w:r>
          </w:p>
        </w:tc>
      </w:tr>
      <w:tr w:rsidR="00B31CAF" w:rsidRPr="00083BAB" w:rsidTr="001117C5">
        <w:trPr>
          <w:trHeight w:val="240"/>
        </w:trPr>
        <w:tc>
          <w:tcPr>
            <w:tcW w:w="1740" w:type="dxa"/>
            <w:tcBorders>
              <w:top w:val="nil"/>
              <w:left w:val="single" w:sz="12" w:space="0" w:color="000000"/>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 </w:t>
            </w:r>
          </w:p>
        </w:tc>
        <w:tc>
          <w:tcPr>
            <w:tcW w:w="5020" w:type="dxa"/>
            <w:tcBorders>
              <w:top w:val="nil"/>
              <w:left w:val="nil"/>
              <w:bottom w:val="single" w:sz="4" w:space="0" w:color="000000"/>
              <w:right w:val="single" w:sz="4" w:space="0" w:color="000000"/>
            </w:tcBorders>
            <w:shd w:val="clear" w:color="auto" w:fill="auto"/>
            <w:noWrap/>
            <w:vAlign w:val="bottom"/>
            <w:hideMark/>
          </w:tcPr>
          <w:p w:rsidR="00B31CAF" w:rsidRPr="00083BAB" w:rsidRDefault="00924AA9" w:rsidP="001117C5">
            <w:pPr>
              <w:widowControl/>
              <w:rPr>
                <w:rFonts w:ascii="Calibri" w:eastAsia="Times New Roman" w:hAnsi="Calibri" w:cs="Times New Roman"/>
                <w:color w:val="000000"/>
                <w:sz w:val="18"/>
                <w:szCs w:val="18"/>
              </w:rPr>
            </w:pPr>
            <w:ins w:id="206" w:author="Johnson, David M ERDC-RDE-ITL-MS" w:date="2016-10-12T14:19:00Z">
              <w:r w:rsidRPr="00924AA9">
                <w:rPr>
                  <w:rFonts w:ascii="Calibri" w:eastAsia="Times New Roman" w:hAnsi="Calibri" w:cs="Times New Roman"/>
                  <w:color w:val="0070C0"/>
                  <w:sz w:val="18"/>
                  <w:szCs w:val="18"/>
                  <w:rPrChange w:id="207" w:author="Johnson, David M ERDC-RDE-ITL-MS" w:date="2016-10-12T14:19:00Z">
                    <w:rPr>
                      <w:rFonts w:ascii="Calibri" w:eastAsia="Times New Roman" w:hAnsi="Calibri" w:cs="Times New Roman"/>
                      <w:color w:val="000000"/>
                      <w:sz w:val="18"/>
                      <w:szCs w:val="18"/>
                    </w:rPr>
                  </w:rPrChange>
                </w:rPr>
                <w:t>Door Tag NCS</w:t>
              </w:r>
              <w:r w:rsidRPr="00924AA9" w:rsidDel="00924AA9">
                <w:rPr>
                  <w:rFonts w:ascii="Calibri" w:eastAsia="Times New Roman" w:hAnsi="Calibri" w:cs="Times New Roman"/>
                  <w:color w:val="0070C0"/>
                  <w:sz w:val="18"/>
                  <w:szCs w:val="18"/>
                  <w:rPrChange w:id="208" w:author="Johnson, David M ERDC-RDE-ITL-MS" w:date="2016-10-12T14:19:00Z">
                    <w:rPr>
                      <w:rFonts w:ascii="Calibri" w:eastAsia="Times New Roman" w:hAnsi="Calibri" w:cs="Times New Roman"/>
                      <w:color w:val="000000"/>
                      <w:sz w:val="18"/>
                      <w:szCs w:val="18"/>
                    </w:rPr>
                  </w:rPrChange>
                </w:rPr>
                <w:t xml:space="preserve"> </w:t>
              </w:r>
            </w:ins>
            <w:del w:id="209" w:author="Johnson, David M ERDC-RDE-ITL-MS" w:date="2016-10-12T14:16:00Z">
              <w:r w:rsidR="00B31CAF" w:rsidRPr="00083BAB" w:rsidDel="00924AA9">
                <w:rPr>
                  <w:rFonts w:ascii="Calibri" w:eastAsia="Times New Roman" w:hAnsi="Calibri" w:cs="Times New Roman"/>
                  <w:color w:val="000000"/>
                  <w:sz w:val="18"/>
                  <w:szCs w:val="18"/>
                </w:rPr>
                <w:delText>Border_ANSI_E1_30x42_Cover_USACE</w:delText>
              </w:r>
            </w:del>
          </w:p>
        </w:tc>
        <w:tc>
          <w:tcPr>
            <w:tcW w:w="1220" w:type="dxa"/>
            <w:tcBorders>
              <w:top w:val="nil"/>
              <w:left w:val="nil"/>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USACE</w:t>
            </w:r>
          </w:p>
        </w:tc>
        <w:tc>
          <w:tcPr>
            <w:tcW w:w="1780" w:type="dxa"/>
            <w:tcBorders>
              <w:top w:val="nil"/>
              <w:left w:val="nil"/>
              <w:bottom w:val="single" w:sz="4" w:space="0" w:color="000000"/>
              <w:right w:val="single" w:sz="12" w:space="0" w:color="000000"/>
            </w:tcBorders>
            <w:shd w:val="clear" w:color="auto" w:fill="auto"/>
            <w:noWrap/>
            <w:vAlign w:val="bottom"/>
            <w:hideMark/>
          </w:tcPr>
          <w:p w:rsidR="00B31CAF" w:rsidRPr="00083BAB" w:rsidRDefault="00B31CAF" w:rsidP="001117C5">
            <w:pPr>
              <w:widowControl/>
              <w:jc w:val="center"/>
              <w:rPr>
                <w:rFonts w:ascii="Calibri" w:eastAsia="Times New Roman" w:hAnsi="Calibri" w:cs="Times New Roman"/>
                <w:b/>
                <w:bCs/>
                <w:color w:val="000000"/>
                <w:sz w:val="18"/>
                <w:szCs w:val="18"/>
              </w:rPr>
            </w:pPr>
            <w:r w:rsidRPr="00083BAB">
              <w:rPr>
                <w:rFonts w:ascii="Calibri" w:eastAsia="Times New Roman" w:hAnsi="Calibri" w:cs="Times New Roman"/>
                <w:b/>
                <w:bCs/>
                <w:color w:val="000000"/>
                <w:sz w:val="18"/>
                <w:szCs w:val="18"/>
              </w:rPr>
              <w:t>YES</w:t>
            </w:r>
          </w:p>
        </w:tc>
      </w:tr>
      <w:tr w:rsidR="00B31CAF" w:rsidRPr="00083BAB" w:rsidTr="001117C5">
        <w:trPr>
          <w:trHeight w:val="240"/>
        </w:trPr>
        <w:tc>
          <w:tcPr>
            <w:tcW w:w="1740" w:type="dxa"/>
            <w:tcBorders>
              <w:top w:val="nil"/>
              <w:left w:val="single" w:sz="12" w:space="0" w:color="000000"/>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 </w:t>
            </w:r>
          </w:p>
        </w:tc>
        <w:tc>
          <w:tcPr>
            <w:tcW w:w="5020" w:type="dxa"/>
            <w:tcBorders>
              <w:top w:val="nil"/>
              <w:left w:val="nil"/>
              <w:bottom w:val="single" w:sz="4" w:space="0" w:color="000000"/>
              <w:right w:val="single" w:sz="4" w:space="0" w:color="000000"/>
            </w:tcBorders>
            <w:shd w:val="clear" w:color="auto" w:fill="auto"/>
            <w:noWrap/>
            <w:vAlign w:val="bottom"/>
            <w:hideMark/>
          </w:tcPr>
          <w:p w:rsidR="00B31CAF" w:rsidRPr="00083BAB" w:rsidRDefault="00924AA9" w:rsidP="001117C5">
            <w:pPr>
              <w:widowControl/>
              <w:rPr>
                <w:rFonts w:ascii="Calibri" w:eastAsia="Times New Roman" w:hAnsi="Calibri" w:cs="Times New Roman"/>
                <w:color w:val="000000"/>
                <w:sz w:val="18"/>
                <w:szCs w:val="18"/>
              </w:rPr>
            </w:pPr>
            <w:ins w:id="210" w:author="Johnson, David M ERDC-RDE-ITL-MS" w:date="2016-10-12T14:22:00Z">
              <w:r w:rsidRPr="00924AA9">
                <w:rPr>
                  <w:rFonts w:ascii="Calibri" w:eastAsia="Times New Roman" w:hAnsi="Calibri" w:cs="Times New Roman"/>
                  <w:color w:val="0070C0"/>
                  <w:sz w:val="18"/>
                  <w:szCs w:val="18"/>
                  <w:rPrChange w:id="211" w:author="Johnson, David M ERDC-RDE-ITL-MS" w:date="2016-10-12T14:22:00Z">
                    <w:rPr>
                      <w:rFonts w:ascii="Calibri" w:eastAsia="Times New Roman" w:hAnsi="Calibri" w:cs="Times New Roman"/>
                      <w:color w:val="000000"/>
                      <w:sz w:val="18"/>
                      <w:szCs w:val="18"/>
                    </w:rPr>
                  </w:rPrChange>
                </w:rPr>
                <w:t xml:space="preserve">Egress Path </w:t>
              </w:r>
              <w:proofErr w:type="spellStart"/>
              <w:r w:rsidRPr="00924AA9">
                <w:rPr>
                  <w:rFonts w:ascii="Calibri" w:eastAsia="Times New Roman" w:hAnsi="Calibri" w:cs="Times New Roman"/>
                  <w:color w:val="0070C0"/>
                  <w:sz w:val="18"/>
                  <w:szCs w:val="18"/>
                  <w:rPrChange w:id="212" w:author="Johnson, David M ERDC-RDE-ITL-MS" w:date="2016-10-12T14:22:00Z">
                    <w:rPr>
                      <w:rFonts w:ascii="Calibri" w:eastAsia="Times New Roman" w:hAnsi="Calibri" w:cs="Times New Roman"/>
                      <w:color w:val="000000"/>
                      <w:sz w:val="18"/>
                      <w:szCs w:val="18"/>
                    </w:rPr>
                  </w:rPrChange>
                </w:rPr>
                <w:t>Tag_USACE</w:t>
              </w:r>
            </w:ins>
            <w:proofErr w:type="spellEnd"/>
            <w:del w:id="213" w:author="Johnson, David M ERDC-RDE-ITL-MS" w:date="2016-10-12T14:22:00Z">
              <w:r w:rsidR="00B31CAF" w:rsidRPr="00083BAB" w:rsidDel="00924AA9">
                <w:rPr>
                  <w:rFonts w:ascii="Calibri" w:eastAsia="Times New Roman" w:hAnsi="Calibri" w:cs="Times New Roman"/>
                  <w:color w:val="000000"/>
                  <w:sz w:val="18"/>
                  <w:szCs w:val="18"/>
                </w:rPr>
                <w:delText>Callout Head - w-Dash_NCS5</w:delText>
              </w:r>
            </w:del>
          </w:p>
        </w:tc>
        <w:tc>
          <w:tcPr>
            <w:tcW w:w="1220" w:type="dxa"/>
            <w:tcBorders>
              <w:top w:val="nil"/>
              <w:left w:val="nil"/>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USACE</w:t>
            </w:r>
          </w:p>
        </w:tc>
        <w:tc>
          <w:tcPr>
            <w:tcW w:w="1780" w:type="dxa"/>
            <w:tcBorders>
              <w:top w:val="nil"/>
              <w:left w:val="nil"/>
              <w:bottom w:val="single" w:sz="4" w:space="0" w:color="000000"/>
              <w:right w:val="single" w:sz="12" w:space="0" w:color="000000"/>
            </w:tcBorders>
            <w:shd w:val="clear" w:color="auto" w:fill="auto"/>
            <w:noWrap/>
            <w:vAlign w:val="bottom"/>
            <w:hideMark/>
          </w:tcPr>
          <w:p w:rsidR="00B31CAF" w:rsidRPr="00083BAB" w:rsidRDefault="00B31CAF" w:rsidP="001117C5">
            <w:pPr>
              <w:widowControl/>
              <w:jc w:val="center"/>
              <w:rPr>
                <w:rFonts w:ascii="Calibri" w:eastAsia="Times New Roman" w:hAnsi="Calibri" w:cs="Times New Roman"/>
                <w:b/>
                <w:bCs/>
                <w:color w:val="000000"/>
                <w:sz w:val="18"/>
                <w:szCs w:val="18"/>
              </w:rPr>
            </w:pPr>
            <w:r w:rsidRPr="00083BAB">
              <w:rPr>
                <w:rFonts w:ascii="Calibri" w:eastAsia="Times New Roman" w:hAnsi="Calibri" w:cs="Times New Roman"/>
                <w:b/>
                <w:bCs/>
                <w:color w:val="000000"/>
                <w:sz w:val="18"/>
                <w:szCs w:val="18"/>
              </w:rPr>
              <w:t>YES</w:t>
            </w:r>
          </w:p>
        </w:tc>
      </w:tr>
      <w:tr w:rsidR="00B31CAF" w:rsidRPr="00083BAB" w:rsidTr="001117C5">
        <w:trPr>
          <w:trHeight w:val="240"/>
        </w:trPr>
        <w:tc>
          <w:tcPr>
            <w:tcW w:w="1740" w:type="dxa"/>
            <w:tcBorders>
              <w:top w:val="nil"/>
              <w:left w:val="single" w:sz="12" w:space="0" w:color="000000"/>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 </w:t>
            </w:r>
          </w:p>
        </w:tc>
        <w:tc>
          <w:tcPr>
            <w:tcW w:w="5020" w:type="dxa"/>
            <w:tcBorders>
              <w:top w:val="nil"/>
              <w:left w:val="nil"/>
              <w:bottom w:val="single" w:sz="4" w:space="0" w:color="000000"/>
              <w:right w:val="single" w:sz="4" w:space="0" w:color="000000"/>
            </w:tcBorders>
            <w:shd w:val="clear" w:color="auto" w:fill="auto"/>
            <w:noWrap/>
            <w:vAlign w:val="bottom"/>
            <w:hideMark/>
          </w:tcPr>
          <w:p w:rsidR="00B31CAF" w:rsidRPr="00083BAB" w:rsidRDefault="00924AA9" w:rsidP="001117C5">
            <w:pPr>
              <w:widowControl/>
              <w:rPr>
                <w:rFonts w:ascii="Calibri" w:eastAsia="Times New Roman" w:hAnsi="Calibri" w:cs="Times New Roman"/>
                <w:color w:val="000000"/>
                <w:sz w:val="18"/>
                <w:szCs w:val="18"/>
              </w:rPr>
            </w:pPr>
            <w:ins w:id="214" w:author="Johnson, David M ERDC-RDE-ITL-MS" w:date="2016-10-12T14:22:00Z">
              <w:r w:rsidRPr="00924AA9">
                <w:rPr>
                  <w:rFonts w:ascii="Calibri" w:eastAsia="Times New Roman" w:hAnsi="Calibri" w:cs="Times New Roman"/>
                  <w:color w:val="0070C0"/>
                  <w:sz w:val="18"/>
                  <w:szCs w:val="18"/>
                  <w:rPrChange w:id="215" w:author="Johnson, David M ERDC-RDE-ITL-MS" w:date="2016-10-12T14:22:00Z">
                    <w:rPr>
                      <w:rFonts w:ascii="Calibri" w:eastAsia="Times New Roman" w:hAnsi="Calibri" w:cs="Times New Roman"/>
                      <w:color w:val="000000"/>
                      <w:sz w:val="18"/>
                      <w:szCs w:val="18"/>
                    </w:rPr>
                  </w:rPrChange>
                </w:rPr>
                <w:t xml:space="preserve">Elevation Exterior Mark </w:t>
              </w:r>
              <w:proofErr w:type="spellStart"/>
              <w:r w:rsidRPr="00924AA9">
                <w:rPr>
                  <w:rFonts w:ascii="Calibri" w:eastAsia="Times New Roman" w:hAnsi="Calibri" w:cs="Times New Roman"/>
                  <w:color w:val="0070C0"/>
                  <w:sz w:val="18"/>
                  <w:szCs w:val="18"/>
                  <w:rPrChange w:id="216" w:author="Johnson, David M ERDC-RDE-ITL-MS" w:date="2016-10-12T14:22:00Z">
                    <w:rPr>
                      <w:rFonts w:ascii="Calibri" w:eastAsia="Times New Roman" w:hAnsi="Calibri" w:cs="Times New Roman"/>
                      <w:color w:val="000000"/>
                      <w:sz w:val="18"/>
                      <w:szCs w:val="18"/>
                    </w:rPr>
                  </w:rPrChange>
                </w:rPr>
                <w:t>Body_Circle_NCS</w:t>
              </w:r>
            </w:ins>
            <w:proofErr w:type="spellEnd"/>
            <w:del w:id="217" w:author="Johnson, David M ERDC-RDE-ITL-MS" w:date="2016-10-12T14:22:00Z">
              <w:r w:rsidR="00B31CAF" w:rsidRPr="00083BAB" w:rsidDel="00924AA9">
                <w:rPr>
                  <w:rFonts w:ascii="Calibri" w:eastAsia="Times New Roman" w:hAnsi="Calibri" w:cs="Times New Roman"/>
                  <w:color w:val="000000"/>
                  <w:sz w:val="18"/>
                  <w:szCs w:val="18"/>
                </w:rPr>
                <w:delText>Door Tag NCS5</w:delText>
              </w:r>
            </w:del>
          </w:p>
        </w:tc>
        <w:tc>
          <w:tcPr>
            <w:tcW w:w="1220" w:type="dxa"/>
            <w:tcBorders>
              <w:top w:val="nil"/>
              <w:left w:val="nil"/>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USACE</w:t>
            </w:r>
          </w:p>
        </w:tc>
        <w:tc>
          <w:tcPr>
            <w:tcW w:w="1780" w:type="dxa"/>
            <w:tcBorders>
              <w:top w:val="nil"/>
              <w:left w:val="nil"/>
              <w:bottom w:val="single" w:sz="4" w:space="0" w:color="000000"/>
              <w:right w:val="single" w:sz="12" w:space="0" w:color="000000"/>
            </w:tcBorders>
            <w:shd w:val="clear" w:color="auto" w:fill="auto"/>
            <w:noWrap/>
            <w:vAlign w:val="bottom"/>
            <w:hideMark/>
          </w:tcPr>
          <w:p w:rsidR="00B31CAF" w:rsidRPr="00083BAB" w:rsidRDefault="00B31CAF" w:rsidP="001117C5">
            <w:pPr>
              <w:widowControl/>
              <w:jc w:val="center"/>
              <w:rPr>
                <w:rFonts w:ascii="Calibri" w:eastAsia="Times New Roman" w:hAnsi="Calibri" w:cs="Times New Roman"/>
                <w:b/>
                <w:bCs/>
                <w:color w:val="000000"/>
                <w:sz w:val="18"/>
                <w:szCs w:val="18"/>
              </w:rPr>
            </w:pPr>
            <w:r w:rsidRPr="00083BAB">
              <w:rPr>
                <w:rFonts w:ascii="Calibri" w:eastAsia="Times New Roman" w:hAnsi="Calibri" w:cs="Times New Roman"/>
                <w:b/>
                <w:bCs/>
                <w:color w:val="000000"/>
                <w:sz w:val="18"/>
                <w:szCs w:val="18"/>
              </w:rPr>
              <w:t>YES</w:t>
            </w:r>
          </w:p>
        </w:tc>
      </w:tr>
      <w:tr w:rsidR="00B31CAF" w:rsidRPr="00083BAB" w:rsidTr="001117C5">
        <w:trPr>
          <w:trHeight w:val="240"/>
        </w:trPr>
        <w:tc>
          <w:tcPr>
            <w:tcW w:w="1740" w:type="dxa"/>
            <w:tcBorders>
              <w:top w:val="nil"/>
              <w:left w:val="single" w:sz="12" w:space="0" w:color="000000"/>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 </w:t>
            </w:r>
          </w:p>
        </w:tc>
        <w:tc>
          <w:tcPr>
            <w:tcW w:w="5020" w:type="dxa"/>
            <w:tcBorders>
              <w:top w:val="nil"/>
              <w:left w:val="nil"/>
              <w:bottom w:val="single" w:sz="4" w:space="0" w:color="000000"/>
              <w:right w:val="single" w:sz="4" w:space="0" w:color="000000"/>
            </w:tcBorders>
            <w:shd w:val="clear" w:color="auto" w:fill="auto"/>
            <w:noWrap/>
            <w:vAlign w:val="bottom"/>
            <w:hideMark/>
          </w:tcPr>
          <w:p w:rsidR="00B31CAF" w:rsidRPr="00083BAB" w:rsidRDefault="00924AA9" w:rsidP="001117C5">
            <w:pPr>
              <w:widowControl/>
              <w:rPr>
                <w:rFonts w:ascii="Calibri" w:eastAsia="Times New Roman" w:hAnsi="Calibri" w:cs="Times New Roman"/>
                <w:color w:val="000000"/>
                <w:sz w:val="18"/>
                <w:szCs w:val="18"/>
              </w:rPr>
            </w:pPr>
            <w:ins w:id="218" w:author="Johnson, David M ERDC-RDE-ITL-MS" w:date="2016-10-12T14:23:00Z">
              <w:r w:rsidRPr="00924AA9">
                <w:rPr>
                  <w:rFonts w:ascii="Calibri" w:eastAsia="Times New Roman" w:hAnsi="Calibri" w:cs="Times New Roman"/>
                  <w:color w:val="0070C0"/>
                  <w:sz w:val="18"/>
                  <w:szCs w:val="18"/>
                  <w:rPrChange w:id="219" w:author="Johnson, David M ERDC-RDE-ITL-MS" w:date="2016-10-12T14:23:00Z">
                    <w:rPr>
                      <w:rFonts w:ascii="Calibri" w:eastAsia="Times New Roman" w:hAnsi="Calibri" w:cs="Times New Roman"/>
                      <w:color w:val="000000"/>
                      <w:sz w:val="18"/>
                      <w:szCs w:val="18"/>
                    </w:rPr>
                  </w:rPrChange>
                </w:rPr>
                <w:t xml:space="preserve">Elevation Exterior Mark </w:t>
              </w:r>
              <w:proofErr w:type="spellStart"/>
              <w:r w:rsidRPr="00924AA9">
                <w:rPr>
                  <w:rFonts w:ascii="Calibri" w:eastAsia="Times New Roman" w:hAnsi="Calibri" w:cs="Times New Roman"/>
                  <w:color w:val="0070C0"/>
                  <w:sz w:val="18"/>
                  <w:szCs w:val="18"/>
                  <w:rPrChange w:id="220" w:author="Johnson, David M ERDC-RDE-ITL-MS" w:date="2016-10-12T14:23:00Z">
                    <w:rPr>
                      <w:rFonts w:ascii="Calibri" w:eastAsia="Times New Roman" w:hAnsi="Calibri" w:cs="Times New Roman"/>
                      <w:color w:val="000000"/>
                      <w:sz w:val="18"/>
                      <w:szCs w:val="18"/>
                    </w:rPr>
                  </w:rPrChange>
                </w:rPr>
                <w:t>Pointer_Circle_NCS</w:t>
              </w:r>
            </w:ins>
            <w:proofErr w:type="spellEnd"/>
            <w:del w:id="221" w:author="Johnson, David M ERDC-RDE-ITL-MS" w:date="2016-10-12T14:23:00Z">
              <w:r w:rsidR="00B31CAF" w:rsidRPr="00083BAB" w:rsidDel="00924AA9">
                <w:rPr>
                  <w:rFonts w:ascii="Calibri" w:eastAsia="Times New Roman" w:hAnsi="Calibri" w:cs="Times New Roman"/>
                  <w:color w:val="000000"/>
                  <w:sz w:val="18"/>
                  <w:szCs w:val="18"/>
                </w:rPr>
                <w:delText>Elevation Mark Body_Circle Exterior_NCS5</w:delText>
              </w:r>
            </w:del>
          </w:p>
        </w:tc>
        <w:tc>
          <w:tcPr>
            <w:tcW w:w="1220" w:type="dxa"/>
            <w:tcBorders>
              <w:top w:val="nil"/>
              <w:left w:val="nil"/>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USACE</w:t>
            </w:r>
          </w:p>
        </w:tc>
        <w:tc>
          <w:tcPr>
            <w:tcW w:w="1780" w:type="dxa"/>
            <w:tcBorders>
              <w:top w:val="nil"/>
              <w:left w:val="nil"/>
              <w:bottom w:val="single" w:sz="4" w:space="0" w:color="000000"/>
              <w:right w:val="single" w:sz="12" w:space="0" w:color="000000"/>
            </w:tcBorders>
            <w:shd w:val="clear" w:color="auto" w:fill="auto"/>
            <w:noWrap/>
            <w:vAlign w:val="bottom"/>
            <w:hideMark/>
          </w:tcPr>
          <w:p w:rsidR="00B31CAF" w:rsidRPr="00083BAB" w:rsidRDefault="00B31CAF" w:rsidP="001117C5">
            <w:pPr>
              <w:widowControl/>
              <w:jc w:val="center"/>
              <w:rPr>
                <w:rFonts w:ascii="Calibri" w:eastAsia="Times New Roman" w:hAnsi="Calibri" w:cs="Times New Roman"/>
                <w:b/>
                <w:bCs/>
                <w:color w:val="000000"/>
                <w:sz w:val="18"/>
                <w:szCs w:val="18"/>
              </w:rPr>
            </w:pPr>
            <w:r w:rsidRPr="00083BAB">
              <w:rPr>
                <w:rFonts w:ascii="Calibri" w:eastAsia="Times New Roman" w:hAnsi="Calibri" w:cs="Times New Roman"/>
                <w:b/>
                <w:bCs/>
                <w:color w:val="000000"/>
                <w:sz w:val="18"/>
                <w:szCs w:val="18"/>
              </w:rPr>
              <w:t>YES</w:t>
            </w:r>
          </w:p>
        </w:tc>
      </w:tr>
      <w:tr w:rsidR="00B31CAF" w:rsidRPr="00083BAB" w:rsidTr="001117C5">
        <w:trPr>
          <w:trHeight w:val="240"/>
        </w:trPr>
        <w:tc>
          <w:tcPr>
            <w:tcW w:w="1740" w:type="dxa"/>
            <w:tcBorders>
              <w:top w:val="nil"/>
              <w:left w:val="single" w:sz="12" w:space="0" w:color="000000"/>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 </w:t>
            </w:r>
          </w:p>
        </w:tc>
        <w:tc>
          <w:tcPr>
            <w:tcW w:w="5020" w:type="dxa"/>
            <w:tcBorders>
              <w:top w:val="nil"/>
              <w:left w:val="nil"/>
              <w:bottom w:val="single" w:sz="4" w:space="0" w:color="000000"/>
              <w:right w:val="single" w:sz="4" w:space="0" w:color="000000"/>
            </w:tcBorders>
            <w:shd w:val="clear" w:color="auto" w:fill="auto"/>
            <w:noWrap/>
            <w:vAlign w:val="bottom"/>
            <w:hideMark/>
          </w:tcPr>
          <w:p w:rsidR="00B31CAF" w:rsidRPr="00083BAB" w:rsidRDefault="00924AA9" w:rsidP="001117C5">
            <w:pPr>
              <w:widowControl/>
              <w:rPr>
                <w:rFonts w:ascii="Calibri" w:eastAsia="Times New Roman" w:hAnsi="Calibri" w:cs="Times New Roman"/>
                <w:color w:val="000000"/>
                <w:sz w:val="18"/>
                <w:szCs w:val="18"/>
              </w:rPr>
            </w:pPr>
            <w:ins w:id="222" w:author="Johnson, David M ERDC-RDE-ITL-MS" w:date="2016-10-12T14:23:00Z">
              <w:r w:rsidRPr="00924AA9">
                <w:rPr>
                  <w:rFonts w:ascii="Calibri" w:eastAsia="Times New Roman" w:hAnsi="Calibri" w:cs="Times New Roman"/>
                  <w:color w:val="0070C0"/>
                  <w:sz w:val="18"/>
                  <w:szCs w:val="18"/>
                  <w:rPrChange w:id="223" w:author="Johnson, David M ERDC-RDE-ITL-MS" w:date="2016-10-12T14:23:00Z">
                    <w:rPr>
                      <w:rFonts w:ascii="Calibri" w:eastAsia="Times New Roman" w:hAnsi="Calibri" w:cs="Times New Roman"/>
                      <w:color w:val="000000"/>
                      <w:sz w:val="18"/>
                      <w:szCs w:val="18"/>
                    </w:rPr>
                  </w:rPrChange>
                </w:rPr>
                <w:t xml:space="preserve">Elevation Interior Mark </w:t>
              </w:r>
              <w:proofErr w:type="spellStart"/>
              <w:r w:rsidRPr="00924AA9">
                <w:rPr>
                  <w:rFonts w:ascii="Calibri" w:eastAsia="Times New Roman" w:hAnsi="Calibri" w:cs="Times New Roman"/>
                  <w:color w:val="0070C0"/>
                  <w:sz w:val="18"/>
                  <w:szCs w:val="18"/>
                  <w:rPrChange w:id="224" w:author="Johnson, David M ERDC-RDE-ITL-MS" w:date="2016-10-12T14:23:00Z">
                    <w:rPr>
                      <w:rFonts w:ascii="Calibri" w:eastAsia="Times New Roman" w:hAnsi="Calibri" w:cs="Times New Roman"/>
                      <w:color w:val="000000"/>
                      <w:sz w:val="18"/>
                      <w:szCs w:val="18"/>
                    </w:rPr>
                  </w:rPrChange>
                </w:rPr>
                <w:t>Body_Circle_NCS</w:t>
              </w:r>
            </w:ins>
            <w:proofErr w:type="spellEnd"/>
            <w:del w:id="225" w:author="Johnson, David M ERDC-RDE-ITL-MS" w:date="2016-10-12T14:23:00Z">
              <w:r w:rsidR="00B31CAF" w:rsidRPr="00083BAB" w:rsidDel="00924AA9">
                <w:rPr>
                  <w:rFonts w:ascii="Calibri" w:eastAsia="Times New Roman" w:hAnsi="Calibri" w:cs="Times New Roman"/>
                  <w:color w:val="000000"/>
                  <w:sz w:val="18"/>
                  <w:szCs w:val="18"/>
                </w:rPr>
                <w:delText>Elevation Mark Body_Circle_NCS5</w:delText>
              </w:r>
            </w:del>
          </w:p>
        </w:tc>
        <w:tc>
          <w:tcPr>
            <w:tcW w:w="1220" w:type="dxa"/>
            <w:tcBorders>
              <w:top w:val="nil"/>
              <w:left w:val="nil"/>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USACE</w:t>
            </w:r>
          </w:p>
        </w:tc>
        <w:tc>
          <w:tcPr>
            <w:tcW w:w="1780" w:type="dxa"/>
            <w:tcBorders>
              <w:top w:val="nil"/>
              <w:left w:val="nil"/>
              <w:bottom w:val="single" w:sz="4" w:space="0" w:color="000000"/>
              <w:right w:val="single" w:sz="12" w:space="0" w:color="000000"/>
            </w:tcBorders>
            <w:shd w:val="clear" w:color="auto" w:fill="auto"/>
            <w:noWrap/>
            <w:vAlign w:val="bottom"/>
            <w:hideMark/>
          </w:tcPr>
          <w:p w:rsidR="00B31CAF" w:rsidRPr="00083BAB" w:rsidRDefault="00B31CAF" w:rsidP="001117C5">
            <w:pPr>
              <w:widowControl/>
              <w:jc w:val="center"/>
              <w:rPr>
                <w:rFonts w:ascii="Calibri" w:eastAsia="Times New Roman" w:hAnsi="Calibri" w:cs="Times New Roman"/>
                <w:b/>
                <w:bCs/>
                <w:color w:val="000000"/>
                <w:sz w:val="18"/>
                <w:szCs w:val="18"/>
              </w:rPr>
            </w:pPr>
            <w:r w:rsidRPr="00083BAB">
              <w:rPr>
                <w:rFonts w:ascii="Calibri" w:eastAsia="Times New Roman" w:hAnsi="Calibri" w:cs="Times New Roman"/>
                <w:b/>
                <w:bCs/>
                <w:color w:val="000000"/>
                <w:sz w:val="18"/>
                <w:szCs w:val="18"/>
              </w:rPr>
              <w:t>YES</w:t>
            </w:r>
          </w:p>
        </w:tc>
      </w:tr>
      <w:tr w:rsidR="00B31CAF" w:rsidRPr="00083BAB" w:rsidTr="001117C5">
        <w:trPr>
          <w:trHeight w:val="240"/>
        </w:trPr>
        <w:tc>
          <w:tcPr>
            <w:tcW w:w="1740" w:type="dxa"/>
            <w:tcBorders>
              <w:top w:val="nil"/>
              <w:left w:val="single" w:sz="12" w:space="0" w:color="000000"/>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 </w:t>
            </w:r>
          </w:p>
        </w:tc>
        <w:tc>
          <w:tcPr>
            <w:tcW w:w="5020" w:type="dxa"/>
            <w:tcBorders>
              <w:top w:val="nil"/>
              <w:left w:val="nil"/>
              <w:bottom w:val="single" w:sz="4" w:space="0" w:color="000000"/>
              <w:right w:val="single" w:sz="4" w:space="0" w:color="000000"/>
            </w:tcBorders>
            <w:shd w:val="clear" w:color="auto" w:fill="auto"/>
            <w:noWrap/>
            <w:vAlign w:val="bottom"/>
            <w:hideMark/>
          </w:tcPr>
          <w:p w:rsidR="00B31CAF" w:rsidRPr="00083BAB" w:rsidRDefault="00924AA9" w:rsidP="001117C5">
            <w:pPr>
              <w:widowControl/>
              <w:rPr>
                <w:rFonts w:ascii="Calibri" w:eastAsia="Times New Roman" w:hAnsi="Calibri" w:cs="Times New Roman"/>
                <w:color w:val="000000"/>
                <w:sz w:val="18"/>
                <w:szCs w:val="18"/>
              </w:rPr>
            </w:pPr>
            <w:ins w:id="226" w:author="Johnson, David M ERDC-RDE-ITL-MS" w:date="2016-10-12T14:23:00Z">
              <w:r w:rsidRPr="00924AA9">
                <w:rPr>
                  <w:rFonts w:ascii="Calibri" w:eastAsia="Times New Roman" w:hAnsi="Calibri" w:cs="Times New Roman"/>
                  <w:color w:val="0070C0"/>
                  <w:sz w:val="18"/>
                  <w:szCs w:val="18"/>
                  <w:rPrChange w:id="227" w:author="Johnson, David M ERDC-RDE-ITL-MS" w:date="2016-10-12T14:24:00Z">
                    <w:rPr>
                      <w:rFonts w:ascii="Calibri" w:eastAsia="Times New Roman" w:hAnsi="Calibri" w:cs="Times New Roman"/>
                      <w:color w:val="000000"/>
                      <w:sz w:val="18"/>
                      <w:szCs w:val="18"/>
                    </w:rPr>
                  </w:rPrChange>
                </w:rPr>
                <w:t xml:space="preserve">Elevation Interior Mark </w:t>
              </w:r>
              <w:proofErr w:type="spellStart"/>
              <w:r w:rsidRPr="00924AA9">
                <w:rPr>
                  <w:rFonts w:ascii="Calibri" w:eastAsia="Times New Roman" w:hAnsi="Calibri" w:cs="Times New Roman"/>
                  <w:color w:val="0070C0"/>
                  <w:sz w:val="18"/>
                  <w:szCs w:val="18"/>
                  <w:rPrChange w:id="228" w:author="Johnson, David M ERDC-RDE-ITL-MS" w:date="2016-10-12T14:24:00Z">
                    <w:rPr>
                      <w:rFonts w:ascii="Calibri" w:eastAsia="Times New Roman" w:hAnsi="Calibri" w:cs="Times New Roman"/>
                      <w:color w:val="000000"/>
                      <w:sz w:val="18"/>
                      <w:szCs w:val="18"/>
                    </w:rPr>
                  </w:rPrChange>
                </w:rPr>
                <w:t>Pointer_Circle_NCS</w:t>
              </w:r>
            </w:ins>
            <w:proofErr w:type="spellEnd"/>
            <w:del w:id="229" w:author="Johnson, David M ERDC-RDE-ITL-MS" w:date="2016-10-12T14:23:00Z">
              <w:r w:rsidR="00B31CAF" w:rsidRPr="00083BAB" w:rsidDel="00924AA9">
                <w:rPr>
                  <w:rFonts w:ascii="Calibri" w:eastAsia="Times New Roman" w:hAnsi="Calibri" w:cs="Times New Roman"/>
                  <w:color w:val="000000"/>
                  <w:sz w:val="18"/>
                  <w:szCs w:val="18"/>
                </w:rPr>
                <w:delText>Elevation Mark Pointer_Circle Exterior_NCS5</w:delText>
              </w:r>
            </w:del>
          </w:p>
        </w:tc>
        <w:tc>
          <w:tcPr>
            <w:tcW w:w="1220" w:type="dxa"/>
            <w:tcBorders>
              <w:top w:val="nil"/>
              <w:left w:val="nil"/>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USACE</w:t>
            </w:r>
          </w:p>
        </w:tc>
        <w:tc>
          <w:tcPr>
            <w:tcW w:w="1780" w:type="dxa"/>
            <w:tcBorders>
              <w:top w:val="nil"/>
              <w:left w:val="nil"/>
              <w:bottom w:val="single" w:sz="4" w:space="0" w:color="000000"/>
              <w:right w:val="single" w:sz="12" w:space="0" w:color="000000"/>
            </w:tcBorders>
            <w:shd w:val="clear" w:color="auto" w:fill="auto"/>
            <w:noWrap/>
            <w:vAlign w:val="bottom"/>
            <w:hideMark/>
          </w:tcPr>
          <w:p w:rsidR="00B31CAF" w:rsidRPr="00083BAB" w:rsidRDefault="00B31CAF" w:rsidP="001117C5">
            <w:pPr>
              <w:widowControl/>
              <w:jc w:val="center"/>
              <w:rPr>
                <w:rFonts w:ascii="Calibri" w:eastAsia="Times New Roman" w:hAnsi="Calibri" w:cs="Times New Roman"/>
                <w:b/>
                <w:bCs/>
                <w:color w:val="000000"/>
                <w:sz w:val="18"/>
                <w:szCs w:val="18"/>
              </w:rPr>
            </w:pPr>
            <w:r w:rsidRPr="00083BAB">
              <w:rPr>
                <w:rFonts w:ascii="Calibri" w:eastAsia="Times New Roman" w:hAnsi="Calibri" w:cs="Times New Roman"/>
                <w:b/>
                <w:bCs/>
                <w:color w:val="000000"/>
                <w:sz w:val="18"/>
                <w:szCs w:val="18"/>
              </w:rPr>
              <w:t>YES</w:t>
            </w:r>
          </w:p>
        </w:tc>
      </w:tr>
      <w:tr w:rsidR="00B31CAF" w:rsidRPr="00083BAB" w:rsidTr="001117C5">
        <w:trPr>
          <w:trHeight w:val="240"/>
        </w:trPr>
        <w:tc>
          <w:tcPr>
            <w:tcW w:w="1740" w:type="dxa"/>
            <w:tcBorders>
              <w:top w:val="nil"/>
              <w:left w:val="single" w:sz="12" w:space="0" w:color="000000"/>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 </w:t>
            </w:r>
          </w:p>
        </w:tc>
        <w:tc>
          <w:tcPr>
            <w:tcW w:w="5020" w:type="dxa"/>
            <w:tcBorders>
              <w:top w:val="nil"/>
              <w:left w:val="nil"/>
              <w:bottom w:val="single" w:sz="4" w:space="0" w:color="000000"/>
              <w:right w:val="single" w:sz="4" w:space="0" w:color="000000"/>
            </w:tcBorders>
            <w:shd w:val="clear" w:color="auto" w:fill="auto"/>
            <w:noWrap/>
            <w:vAlign w:val="bottom"/>
            <w:hideMark/>
          </w:tcPr>
          <w:p w:rsidR="00B31CAF" w:rsidRPr="00083BAB" w:rsidRDefault="00924AA9" w:rsidP="001117C5">
            <w:pPr>
              <w:widowControl/>
              <w:rPr>
                <w:rFonts w:ascii="Calibri" w:eastAsia="Times New Roman" w:hAnsi="Calibri" w:cs="Times New Roman"/>
                <w:color w:val="000000"/>
                <w:sz w:val="18"/>
                <w:szCs w:val="18"/>
              </w:rPr>
            </w:pPr>
            <w:ins w:id="230" w:author="Johnson, David M ERDC-RDE-ITL-MS" w:date="2016-10-12T14:24:00Z">
              <w:r w:rsidRPr="00924AA9">
                <w:rPr>
                  <w:rFonts w:ascii="Calibri" w:eastAsia="Times New Roman" w:hAnsi="Calibri" w:cs="Times New Roman"/>
                  <w:color w:val="0070C0"/>
                  <w:sz w:val="18"/>
                  <w:szCs w:val="18"/>
                  <w:rPrChange w:id="231" w:author="Johnson, David M ERDC-RDE-ITL-MS" w:date="2016-10-12T14:24:00Z">
                    <w:rPr>
                      <w:rFonts w:ascii="Calibri" w:eastAsia="Times New Roman" w:hAnsi="Calibri" w:cs="Times New Roman"/>
                      <w:color w:val="000000"/>
                      <w:sz w:val="18"/>
                      <w:szCs w:val="18"/>
                    </w:rPr>
                  </w:rPrChange>
                </w:rPr>
                <w:t>Elevation Mark Pointer_Circle_NCS_1/4</w:t>
              </w:r>
            </w:ins>
            <w:del w:id="232" w:author="Johnson, David M ERDC-RDE-ITL-MS" w:date="2016-10-12T14:24:00Z">
              <w:r w:rsidR="00B31CAF" w:rsidRPr="00083BAB" w:rsidDel="00924AA9">
                <w:rPr>
                  <w:rFonts w:ascii="Calibri" w:eastAsia="Times New Roman" w:hAnsi="Calibri" w:cs="Times New Roman"/>
                  <w:color w:val="000000"/>
                  <w:sz w:val="18"/>
                  <w:szCs w:val="18"/>
                </w:rPr>
                <w:delText>Elevation Mark Pointer_Circle_NCS5</w:delText>
              </w:r>
            </w:del>
          </w:p>
        </w:tc>
        <w:tc>
          <w:tcPr>
            <w:tcW w:w="1220" w:type="dxa"/>
            <w:tcBorders>
              <w:top w:val="nil"/>
              <w:left w:val="nil"/>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USACE</w:t>
            </w:r>
          </w:p>
        </w:tc>
        <w:tc>
          <w:tcPr>
            <w:tcW w:w="1780" w:type="dxa"/>
            <w:tcBorders>
              <w:top w:val="nil"/>
              <w:left w:val="nil"/>
              <w:bottom w:val="single" w:sz="4" w:space="0" w:color="000000"/>
              <w:right w:val="single" w:sz="12" w:space="0" w:color="000000"/>
            </w:tcBorders>
            <w:shd w:val="clear" w:color="auto" w:fill="auto"/>
            <w:noWrap/>
            <w:vAlign w:val="bottom"/>
            <w:hideMark/>
          </w:tcPr>
          <w:p w:rsidR="00B31CAF" w:rsidRPr="00083BAB" w:rsidRDefault="00B31CAF" w:rsidP="001117C5">
            <w:pPr>
              <w:widowControl/>
              <w:jc w:val="center"/>
              <w:rPr>
                <w:rFonts w:ascii="Calibri" w:eastAsia="Times New Roman" w:hAnsi="Calibri" w:cs="Times New Roman"/>
                <w:b/>
                <w:bCs/>
                <w:color w:val="000000"/>
                <w:sz w:val="18"/>
                <w:szCs w:val="18"/>
              </w:rPr>
            </w:pPr>
            <w:r w:rsidRPr="00083BAB">
              <w:rPr>
                <w:rFonts w:ascii="Calibri" w:eastAsia="Times New Roman" w:hAnsi="Calibri" w:cs="Times New Roman"/>
                <w:b/>
                <w:bCs/>
                <w:color w:val="000000"/>
                <w:sz w:val="18"/>
                <w:szCs w:val="18"/>
              </w:rPr>
              <w:t>YES</w:t>
            </w:r>
          </w:p>
        </w:tc>
      </w:tr>
      <w:tr w:rsidR="00B31CAF" w:rsidRPr="00083BAB" w:rsidTr="001117C5">
        <w:trPr>
          <w:trHeight w:val="240"/>
        </w:trPr>
        <w:tc>
          <w:tcPr>
            <w:tcW w:w="1740" w:type="dxa"/>
            <w:tcBorders>
              <w:top w:val="nil"/>
              <w:left w:val="single" w:sz="12" w:space="0" w:color="000000"/>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 </w:t>
            </w:r>
          </w:p>
        </w:tc>
        <w:tc>
          <w:tcPr>
            <w:tcW w:w="5020" w:type="dxa"/>
            <w:tcBorders>
              <w:top w:val="nil"/>
              <w:left w:val="nil"/>
              <w:bottom w:val="single" w:sz="4" w:space="0" w:color="000000"/>
              <w:right w:val="single" w:sz="4" w:space="0" w:color="000000"/>
            </w:tcBorders>
            <w:shd w:val="clear" w:color="auto" w:fill="auto"/>
            <w:noWrap/>
            <w:vAlign w:val="bottom"/>
            <w:hideMark/>
          </w:tcPr>
          <w:p w:rsidR="00B31CAF" w:rsidRPr="00083BAB" w:rsidRDefault="00924AA9" w:rsidP="001117C5">
            <w:pPr>
              <w:widowControl/>
              <w:rPr>
                <w:rFonts w:ascii="Calibri" w:eastAsia="Times New Roman" w:hAnsi="Calibri" w:cs="Times New Roman"/>
                <w:color w:val="000000"/>
                <w:sz w:val="18"/>
                <w:szCs w:val="18"/>
              </w:rPr>
            </w:pPr>
            <w:ins w:id="233" w:author="Johnson, David M ERDC-RDE-ITL-MS" w:date="2016-10-12T14:25:00Z">
              <w:r w:rsidRPr="00924AA9">
                <w:rPr>
                  <w:rFonts w:ascii="Calibri" w:eastAsia="Times New Roman" w:hAnsi="Calibri" w:cs="Times New Roman"/>
                  <w:color w:val="0070C0"/>
                  <w:sz w:val="18"/>
                  <w:szCs w:val="18"/>
                  <w:rPrChange w:id="234" w:author="Johnson, David M ERDC-RDE-ITL-MS" w:date="2016-10-12T14:25:00Z">
                    <w:rPr>
                      <w:rFonts w:ascii="Calibri" w:eastAsia="Times New Roman" w:hAnsi="Calibri" w:cs="Times New Roman"/>
                      <w:color w:val="000000"/>
                      <w:sz w:val="18"/>
                      <w:szCs w:val="18"/>
                    </w:rPr>
                  </w:rPrChange>
                </w:rPr>
                <w:t xml:space="preserve">Graphic </w:t>
              </w:r>
              <w:proofErr w:type="spellStart"/>
              <w:r w:rsidRPr="00924AA9">
                <w:rPr>
                  <w:rFonts w:ascii="Calibri" w:eastAsia="Times New Roman" w:hAnsi="Calibri" w:cs="Times New Roman"/>
                  <w:color w:val="0070C0"/>
                  <w:sz w:val="18"/>
                  <w:szCs w:val="18"/>
                  <w:rPrChange w:id="235" w:author="Johnson, David M ERDC-RDE-ITL-MS" w:date="2016-10-12T14:25:00Z">
                    <w:rPr>
                      <w:rFonts w:ascii="Calibri" w:eastAsia="Times New Roman" w:hAnsi="Calibri" w:cs="Times New Roman"/>
                      <w:color w:val="000000"/>
                      <w:sz w:val="18"/>
                      <w:szCs w:val="18"/>
                    </w:rPr>
                  </w:rPrChange>
                </w:rPr>
                <w:t>Scales_Arch</w:t>
              </w:r>
              <w:proofErr w:type="spellEnd"/>
              <w:r w:rsidRPr="00924AA9">
                <w:rPr>
                  <w:rFonts w:ascii="Calibri" w:eastAsia="Times New Roman" w:hAnsi="Calibri" w:cs="Times New Roman"/>
                  <w:color w:val="0070C0"/>
                  <w:sz w:val="18"/>
                  <w:szCs w:val="18"/>
                  <w:rPrChange w:id="236" w:author="Johnson, David M ERDC-RDE-ITL-MS" w:date="2016-10-12T14:25:00Z">
                    <w:rPr>
                      <w:rFonts w:ascii="Calibri" w:eastAsia="Times New Roman" w:hAnsi="Calibri" w:cs="Times New Roman"/>
                      <w:color w:val="000000"/>
                      <w:sz w:val="18"/>
                      <w:szCs w:val="18"/>
                    </w:rPr>
                  </w:rPrChange>
                </w:rPr>
                <w:t xml:space="preserve"> AEC6_Arch</w:t>
              </w:r>
            </w:ins>
            <w:del w:id="237" w:author="Johnson, David M ERDC-RDE-ITL-MS" w:date="2016-10-12T14:25:00Z">
              <w:r w:rsidR="00B31CAF" w:rsidRPr="00083BAB" w:rsidDel="00924AA9">
                <w:rPr>
                  <w:rFonts w:ascii="Calibri" w:eastAsia="Times New Roman" w:hAnsi="Calibri" w:cs="Times New Roman"/>
                  <w:color w:val="000000"/>
                  <w:sz w:val="18"/>
                  <w:szCs w:val="18"/>
                </w:rPr>
                <w:delText>Fire Smoke Symbol_USACE</w:delText>
              </w:r>
            </w:del>
          </w:p>
        </w:tc>
        <w:tc>
          <w:tcPr>
            <w:tcW w:w="1220" w:type="dxa"/>
            <w:tcBorders>
              <w:top w:val="nil"/>
              <w:left w:val="nil"/>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USACE</w:t>
            </w:r>
          </w:p>
        </w:tc>
        <w:tc>
          <w:tcPr>
            <w:tcW w:w="1780" w:type="dxa"/>
            <w:tcBorders>
              <w:top w:val="nil"/>
              <w:left w:val="nil"/>
              <w:bottom w:val="single" w:sz="4" w:space="0" w:color="000000"/>
              <w:right w:val="single" w:sz="12" w:space="0" w:color="000000"/>
            </w:tcBorders>
            <w:shd w:val="clear" w:color="auto" w:fill="auto"/>
            <w:noWrap/>
            <w:vAlign w:val="bottom"/>
            <w:hideMark/>
          </w:tcPr>
          <w:p w:rsidR="00B31CAF" w:rsidRPr="00083BAB" w:rsidRDefault="00B31CAF" w:rsidP="001117C5">
            <w:pPr>
              <w:widowControl/>
              <w:jc w:val="center"/>
              <w:rPr>
                <w:rFonts w:ascii="Calibri" w:eastAsia="Times New Roman" w:hAnsi="Calibri" w:cs="Times New Roman"/>
                <w:b/>
                <w:bCs/>
                <w:color w:val="000000"/>
                <w:sz w:val="18"/>
                <w:szCs w:val="18"/>
              </w:rPr>
            </w:pPr>
            <w:r w:rsidRPr="00083BAB">
              <w:rPr>
                <w:rFonts w:ascii="Calibri" w:eastAsia="Times New Roman" w:hAnsi="Calibri" w:cs="Times New Roman"/>
                <w:b/>
                <w:bCs/>
                <w:color w:val="000000"/>
                <w:sz w:val="18"/>
                <w:szCs w:val="18"/>
              </w:rPr>
              <w:t>YES</w:t>
            </w:r>
          </w:p>
        </w:tc>
      </w:tr>
      <w:tr w:rsidR="00B31CAF" w:rsidRPr="00083BAB" w:rsidTr="001117C5">
        <w:trPr>
          <w:trHeight w:val="240"/>
        </w:trPr>
        <w:tc>
          <w:tcPr>
            <w:tcW w:w="1740" w:type="dxa"/>
            <w:tcBorders>
              <w:top w:val="nil"/>
              <w:left w:val="single" w:sz="12" w:space="0" w:color="000000"/>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 </w:t>
            </w:r>
          </w:p>
        </w:tc>
        <w:tc>
          <w:tcPr>
            <w:tcW w:w="5020" w:type="dxa"/>
            <w:tcBorders>
              <w:top w:val="nil"/>
              <w:left w:val="nil"/>
              <w:bottom w:val="single" w:sz="4" w:space="0" w:color="000000"/>
              <w:right w:val="single" w:sz="4" w:space="0" w:color="000000"/>
            </w:tcBorders>
            <w:shd w:val="clear" w:color="auto" w:fill="auto"/>
            <w:noWrap/>
            <w:vAlign w:val="bottom"/>
            <w:hideMark/>
          </w:tcPr>
          <w:p w:rsidR="00B31CAF" w:rsidRPr="00083BAB" w:rsidRDefault="00924AA9" w:rsidP="001117C5">
            <w:pPr>
              <w:widowControl/>
              <w:rPr>
                <w:rFonts w:ascii="Calibri" w:eastAsia="Times New Roman" w:hAnsi="Calibri" w:cs="Times New Roman"/>
                <w:color w:val="000000"/>
                <w:sz w:val="18"/>
                <w:szCs w:val="18"/>
              </w:rPr>
            </w:pPr>
            <w:ins w:id="238" w:author="Johnson, David M ERDC-RDE-ITL-MS" w:date="2016-10-12T14:25:00Z">
              <w:r w:rsidRPr="00924AA9">
                <w:rPr>
                  <w:rFonts w:ascii="Calibri" w:eastAsia="Times New Roman" w:hAnsi="Calibri" w:cs="Times New Roman"/>
                  <w:color w:val="0070C0"/>
                  <w:sz w:val="18"/>
                  <w:szCs w:val="18"/>
                  <w:rPrChange w:id="239" w:author="Johnson, David M ERDC-RDE-ITL-MS" w:date="2016-10-12T14:25:00Z">
                    <w:rPr>
                      <w:rFonts w:ascii="Calibri" w:eastAsia="Times New Roman" w:hAnsi="Calibri" w:cs="Times New Roman"/>
                      <w:color w:val="000000"/>
                      <w:sz w:val="18"/>
                      <w:szCs w:val="18"/>
                    </w:rPr>
                  </w:rPrChange>
                </w:rPr>
                <w:t xml:space="preserve">Graphic </w:t>
              </w:r>
              <w:proofErr w:type="spellStart"/>
              <w:r w:rsidRPr="00924AA9">
                <w:rPr>
                  <w:rFonts w:ascii="Calibri" w:eastAsia="Times New Roman" w:hAnsi="Calibri" w:cs="Times New Roman"/>
                  <w:color w:val="0070C0"/>
                  <w:sz w:val="18"/>
                  <w:szCs w:val="18"/>
                  <w:rPrChange w:id="240" w:author="Johnson, David M ERDC-RDE-ITL-MS" w:date="2016-10-12T14:25:00Z">
                    <w:rPr>
                      <w:rFonts w:ascii="Calibri" w:eastAsia="Times New Roman" w:hAnsi="Calibri" w:cs="Times New Roman"/>
                      <w:color w:val="000000"/>
                      <w:sz w:val="18"/>
                      <w:szCs w:val="18"/>
                    </w:rPr>
                  </w:rPrChange>
                </w:rPr>
                <w:t>Scales_Civil</w:t>
              </w:r>
              <w:proofErr w:type="spellEnd"/>
              <w:r w:rsidRPr="00924AA9">
                <w:rPr>
                  <w:rFonts w:ascii="Calibri" w:eastAsia="Times New Roman" w:hAnsi="Calibri" w:cs="Times New Roman"/>
                  <w:color w:val="0070C0"/>
                  <w:sz w:val="18"/>
                  <w:szCs w:val="18"/>
                  <w:rPrChange w:id="241" w:author="Johnson, David M ERDC-RDE-ITL-MS" w:date="2016-10-12T14:25:00Z">
                    <w:rPr>
                      <w:rFonts w:ascii="Calibri" w:eastAsia="Times New Roman" w:hAnsi="Calibri" w:cs="Times New Roman"/>
                      <w:color w:val="000000"/>
                      <w:sz w:val="18"/>
                      <w:szCs w:val="18"/>
                    </w:rPr>
                  </w:rPrChange>
                </w:rPr>
                <w:t xml:space="preserve"> AEC6_Civil</w:t>
              </w:r>
            </w:ins>
            <w:del w:id="242" w:author="Johnson, David M ERDC-RDE-ITL-MS" w:date="2016-10-12T14:25:00Z">
              <w:r w:rsidR="00B31CAF" w:rsidRPr="00083BAB" w:rsidDel="00924AA9">
                <w:rPr>
                  <w:rFonts w:ascii="Calibri" w:eastAsia="Times New Roman" w:hAnsi="Calibri" w:cs="Times New Roman"/>
                  <w:color w:val="000000"/>
                  <w:sz w:val="18"/>
                  <w:szCs w:val="18"/>
                </w:rPr>
                <w:delText>Furniture Tag_NCS5</w:delText>
              </w:r>
            </w:del>
          </w:p>
        </w:tc>
        <w:tc>
          <w:tcPr>
            <w:tcW w:w="1220" w:type="dxa"/>
            <w:tcBorders>
              <w:top w:val="nil"/>
              <w:left w:val="nil"/>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USACE</w:t>
            </w:r>
          </w:p>
        </w:tc>
        <w:tc>
          <w:tcPr>
            <w:tcW w:w="1780" w:type="dxa"/>
            <w:tcBorders>
              <w:top w:val="nil"/>
              <w:left w:val="nil"/>
              <w:bottom w:val="single" w:sz="4" w:space="0" w:color="000000"/>
              <w:right w:val="single" w:sz="12" w:space="0" w:color="000000"/>
            </w:tcBorders>
            <w:shd w:val="clear" w:color="auto" w:fill="auto"/>
            <w:noWrap/>
            <w:vAlign w:val="bottom"/>
            <w:hideMark/>
          </w:tcPr>
          <w:p w:rsidR="00B31CAF" w:rsidRPr="00083BAB" w:rsidRDefault="00B31CAF" w:rsidP="001117C5">
            <w:pPr>
              <w:widowControl/>
              <w:jc w:val="center"/>
              <w:rPr>
                <w:rFonts w:ascii="Calibri" w:eastAsia="Times New Roman" w:hAnsi="Calibri" w:cs="Times New Roman"/>
                <w:b/>
                <w:bCs/>
                <w:color w:val="000000"/>
                <w:sz w:val="18"/>
                <w:szCs w:val="18"/>
              </w:rPr>
            </w:pPr>
            <w:r w:rsidRPr="00083BAB">
              <w:rPr>
                <w:rFonts w:ascii="Calibri" w:eastAsia="Times New Roman" w:hAnsi="Calibri" w:cs="Times New Roman"/>
                <w:b/>
                <w:bCs/>
                <w:color w:val="000000"/>
                <w:sz w:val="18"/>
                <w:szCs w:val="18"/>
              </w:rPr>
              <w:t>YES</w:t>
            </w:r>
          </w:p>
        </w:tc>
      </w:tr>
      <w:tr w:rsidR="00B31CAF" w:rsidRPr="00083BAB" w:rsidTr="001117C5">
        <w:trPr>
          <w:trHeight w:val="240"/>
        </w:trPr>
        <w:tc>
          <w:tcPr>
            <w:tcW w:w="1740" w:type="dxa"/>
            <w:tcBorders>
              <w:top w:val="nil"/>
              <w:left w:val="single" w:sz="12" w:space="0" w:color="000000"/>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 </w:t>
            </w:r>
          </w:p>
        </w:tc>
        <w:tc>
          <w:tcPr>
            <w:tcW w:w="5020" w:type="dxa"/>
            <w:tcBorders>
              <w:top w:val="nil"/>
              <w:left w:val="nil"/>
              <w:bottom w:val="single" w:sz="4" w:space="0" w:color="000000"/>
              <w:right w:val="single" w:sz="4" w:space="0" w:color="000000"/>
            </w:tcBorders>
            <w:shd w:val="clear" w:color="auto" w:fill="auto"/>
            <w:noWrap/>
            <w:vAlign w:val="bottom"/>
            <w:hideMark/>
          </w:tcPr>
          <w:p w:rsidR="00B31CAF" w:rsidRPr="00083BAB" w:rsidRDefault="00924AA9" w:rsidP="001117C5">
            <w:pPr>
              <w:widowControl/>
              <w:rPr>
                <w:rFonts w:ascii="Calibri" w:eastAsia="Times New Roman" w:hAnsi="Calibri" w:cs="Times New Roman"/>
                <w:color w:val="000000"/>
                <w:sz w:val="18"/>
                <w:szCs w:val="18"/>
              </w:rPr>
            </w:pPr>
            <w:ins w:id="243" w:author="Johnson, David M ERDC-RDE-ITL-MS" w:date="2016-10-12T14:25:00Z">
              <w:r w:rsidRPr="00924AA9">
                <w:rPr>
                  <w:rFonts w:ascii="Calibri" w:eastAsia="Times New Roman" w:hAnsi="Calibri" w:cs="Times New Roman"/>
                  <w:color w:val="0070C0"/>
                  <w:sz w:val="18"/>
                  <w:szCs w:val="18"/>
                  <w:rPrChange w:id="244" w:author="Johnson, David M ERDC-RDE-ITL-MS" w:date="2016-10-12T14:25:00Z">
                    <w:rPr>
                      <w:rFonts w:ascii="Calibri" w:eastAsia="Times New Roman" w:hAnsi="Calibri" w:cs="Times New Roman"/>
                      <w:color w:val="000000"/>
                      <w:sz w:val="18"/>
                      <w:szCs w:val="18"/>
                    </w:rPr>
                  </w:rPrChange>
                </w:rPr>
                <w:t xml:space="preserve">Grid Head - </w:t>
              </w:r>
              <w:proofErr w:type="spellStart"/>
              <w:r w:rsidRPr="00924AA9">
                <w:rPr>
                  <w:rFonts w:ascii="Calibri" w:eastAsia="Times New Roman" w:hAnsi="Calibri" w:cs="Times New Roman"/>
                  <w:color w:val="0070C0"/>
                  <w:sz w:val="18"/>
                  <w:szCs w:val="18"/>
                  <w:rPrChange w:id="245" w:author="Johnson, David M ERDC-RDE-ITL-MS" w:date="2016-10-12T14:25:00Z">
                    <w:rPr>
                      <w:rFonts w:ascii="Calibri" w:eastAsia="Times New Roman" w:hAnsi="Calibri" w:cs="Times New Roman"/>
                      <w:color w:val="000000"/>
                      <w:sz w:val="18"/>
                      <w:szCs w:val="18"/>
                    </w:rPr>
                  </w:rPrChange>
                </w:rPr>
                <w:t>Circle_NCS</w:t>
              </w:r>
            </w:ins>
            <w:proofErr w:type="spellEnd"/>
            <w:del w:id="246" w:author="Johnson, David M ERDC-RDE-ITL-MS" w:date="2016-10-12T14:25:00Z">
              <w:r w:rsidR="00B31CAF" w:rsidRPr="00083BAB" w:rsidDel="00924AA9">
                <w:rPr>
                  <w:rFonts w:ascii="Calibri" w:eastAsia="Times New Roman" w:hAnsi="Calibri" w:cs="Times New Roman"/>
                  <w:color w:val="000000"/>
                  <w:sz w:val="18"/>
                  <w:szCs w:val="18"/>
                </w:rPr>
                <w:delText>Graphic Scales_Arch NCS5</w:delText>
              </w:r>
            </w:del>
          </w:p>
        </w:tc>
        <w:tc>
          <w:tcPr>
            <w:tcW w:w="1220" w:type="dxa"/>
            <w:tcBorders>
              <w:top w:val="nil"/>
              <w:left w:val="nil"/>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USACE</w:t>
            </w:r>
          </w:p>
        </w:tc>
        <w:tc>
          <w:tcPr>
            <w:tcW w:w="1780" w:type="dxa"/>
            <w:tcBorders>
              <w:top w:val="nil"/>
              <w:left w:val="nil"/>
              <w:bottom w:val="single" w:sz="4" w:space="0" w:color="000000"/>
              <w:right w:val="single" w:sz="12" w:space="0" w:color="000000"/>
            </w:tcBorders>
            <w:shd w:val="clear" w:color="auto" w:fill="auto"/>
            <w:noWrap/>
            <w:vAlign w:val="bottom"/>
            <w:hideMark/>
          </w:tcPr>
          <w:p w:rsidR="00B31CAF" w:rsidRPr="00083BAB" w:rsidRDefault="00B31CAF" w:rsidP="001117C5">
            <w:pPr>
              <w:widowControl/>
              <w:jc w:val="center"/>
              <w:rPr>
                <w:rFonts w:ascii="Calibri" w:eastAsia="Times New Roman" w:hAnsi="Calibri" w:cs="Times New Roman"/>
                <w:b/>
                <w:bCs/>
                <w:color w:val="000000"/>
                <w:sz w:val="18"/>
                <w:szCs w:val="18"/>
              </w:rPr>
            </w:pPr>
            <w:r w:rsidRPr="00083BAB">
              <w:rPr>
                <w:rFonts w:ascii="Calibri" w:eastAsia="Times New Roman" w:hAnsi="Calibri" w:cs="Times New Roman"/>
                <w:b/>
                <w:bCs/>
                <w:color w:val="000000"/>
                <w:sz w:val="18"/>
                <w:szCs w:val="18"/>
              </w:rPr>
              <w:t>YES</w:t>
            </w:r>
          </w:p>
        </w:tc>
      </w:tr>
      <w:tr w:rsidR="00B31CAF" w:rsidRPr="00083BAB" w:rsidTr="001117C5">
        <w:trPr>
          <w:trHeight w:val="240"/>
        </w:trPr>
        <w:tc>
          <w:tcPr>
            <w:tcW w:w="1740" w:type="dxa"/>
            <w:tcBorders>
              <w:top w:val="nil"/>
              <w:left w:val="single" w:sz="12" w:space="0" w:color="000000"/>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 </w:t>
            </w:r>
          </w:p>
        </w:tc>
        <w:tc>
          <w:tcPr>
            <w:tcW w:w="5020" w:type="dxa"/>
            <w:tcBorders>
              <w:top w:val="nil"/>
              <w:left w:val="nil"/>
              <w:bottom w:val="single" w:sz="4" w:space="0" w:color="000000"/>
              <w:right w:val="single" w:sz="4" w:space="0" w:color="000000"/>
            </w:tcBorders>
            <w:shd w:val="clear" w:color="auto" w:fill="auto"/>
            <w:noWrap/>
            <w:vAlign w:val="bottom"/>
            <w:hideMark/>
          </w:tcPr>
          <w:p w:rsidR="00B31CAF" w:rsidRPr="003321D9" w:rsidRDefault="00924AA9" w:rsidP="001117C5">
            <w:pPr>
              <w:widowControl/>
              <w:rPr>
                <w:rFonts w:ascii="Calibri" w:eastAsia="Times New Roman" w:hAnsi="Calibri" w:cs="Times New Roman"/>
                <w:color w:val="0070C0"/>
                <w:sz w:val="18"/>
                <w:szCs w:val="18"/>
                <w:rPrChange w:id="247" w:author="Johnson, David M ERDC-RDE-ITL-MS" w:date="2016-10-12T14:30:00Z">
                  <w:rPr>
                    <w:rFonts w:ascii="Calibri" w:eastAsia="Times New Roman" w:hAnsi="Calibri" w:cs="Times New Roman"/>
                    <w:color w:val="000000"/>
                    <w:sz w:val="18"/>
                    <w:szCs w:val="18"/>
                  </w:rPr>
                </w:rPrChange>
              </w:rPr>
            </w:pPr>
            <w:ins w:id="248" w:author="Johnson, David M ERDC-RDE-ITL-MS" w:date="2016-10-12T14:29:00Z">
              <w:r w:rsidRPr="003321D9">
                <w:rPr>
                  <w:rFonts w:ascii="Calibri" w:eastAsia="Times New Roman" w:hAnsi="Calibri" w:cs="Times New Roman"/>
                  <w:color w:val="0070C0"/>
                  <w:sz w:val="18"/>
                  <w:szCs w:val="18"/>
                  <w:rPrChange w:id="249" w:author="Johnson, David M ERDC-RDE-ITL-MS" w:date="2016-10-12T14:30:00Z">
                    <w:rPr>
                      <w:rFonts w:ascii="Calibri" w:eastAsia="Times New Roman" w:hAnsi="Calibri" w:cs="Times New Roman"/>
                      <w:color w:val="000000"/>
                      <w:sz w:val="18"/>
                      <w:szCs w:val="18"/>
                    </w:rPr>
                  </w:rPrChange>
                </w:rPr>
                <w:t>Keynote DEMO</w:t>
              </w:r>
            </w:ins>
            <w:del w:id="250" w:author="Johnson, David M ERDC-RDE-ITL-MS" w:date="2016-10-12T14:29:00Z">
              <w:r w:rsidR="00B31CAF" w:rsidRPr="003321D9" w:rsidDel="00924AA9">
                <w:rPr>
                  <w:rFonts w:ascii="Calibri" w:eastAsia="Times New Roman" w:hAnsi="Calibri" w:cs="Times New Roman"/>
                  <w:color w:val="0070C0"/>
                  <w:sz w:val="18"/>
                  <w:szCs w:val="18"/>
                  <w:rPrChange w:id="251" w:author="Johnson, David M ERDC-RDE-ITL-MS" w:date="2016-10-12T14:30:00Z">
                    <w:rPr>
                      <w:rFonts w:ascii="Calibri" w:eastAsia="Times New Roman" w:hAnsi="Calibri" w:cs="Times New Roman"/>
                      <w:color w:val="000000"/>
                      <w:sz w:val="18"/>
                      <w:szCs w:val="18"/>
                    </w:rPr>
                  </w:rPrChange>
                </w:rPr>
                <w:delText>Graphic Scales_Arch_USACE</w:delText>
              </w:r>
            </w:del>
          </w:p>
        </w:tc>
        <w:tc>
          <w:tcPr>
            <w:tcW w:w="1220" w:type="dxa"/>
            <w:tcBorders>
              <w:top w:val="nil"/>
              <w:left w:val="nil"/>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USACE</w:t>
            </w:r>
          </w:p>
        </w:tc>
        <w:tc>
          <w:tcPr>
            <w:tcW w:w="1780" w:type="dxa"/>
            <w:tcBorders>
              <w:top w:val="nil"/>
              <w:left w:val="nil"/>
              <w:bottom w:val="single" w:sz="4" w:space="0" w:color="000000"/>
              <w:right w:val="single" w:sz="12" w:space="0" w:color="000000"/>
            </w:tcBorders>
            <w:shd w:val="clear" w:color="auto" w:fill="auto"/>
            <w:noWrap/>
            <w:vAlign w:val="bottom"/>
            <w:hideMark/>
          </w:tcPr>
          <w:p w:rsidR="00B31CAF" w:rsidRPr="00083BAB" w:rsidRDefault="00B31CAF" w:rsidP="001117C5">
            <w:pPr>
              <w:widowControl/>
              <w:jc w:val="center"/>
              <w:rPr>
                <w:rFonts w:ascii="Calibri" w:eastAsia="Times New Roman" w:hAnsi="Calibri" w:cs="Times New Roman"/>
                <w:b/>
                <w:bCs/>
                <w:color w:val="000000"/>
                <w:sz w:val="18"/>
                <w:szCs w:val="18"/>
              </w:rPr>
            </w:pPr>
            <w:r w:rsidRPr="00083BAB">
              <w:rPr>
                <w:rFonts w:ascii="Calibri" w:eastAsia="Times New Roman" w:hAnsi="Calibri" w:cs="Times New Roman"/>
                <w:b/>
                <w:bCs/>
                <w:color w:val="000000"/>
                <w:sz w:val="18"/>
                <w:szCs w:val="18"/>
              </w:rPr>
              <w:t>YES</w:t>
            </w:r>
          </w:p>
        </w:tc>
      </w:tr>
      <w:tr w:rsidR="00B31CAF" w:rsidRPr="00083BAB" w:rsidTr="001117C5">
        <w:trPr>
          <w:trHeight w:val="240"/>
        </w:trPr>
        <w:tc>
          <w:tcPr>
            <w:tcW w:w="1740" w:type="dxa"/>
            <w:tcBorders>
              <w:top w:val="nil"/>
              <w:left w:val="single" w:sz="12" w:space="0" w:color="000000"/>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 </w:t>
            </w:r>
          </w:p>
        </w:tc>
        <w:tc>
          <w:tcPr>
            <w:tcW w:w="5020" w:type="dxa"/>
            <w:tcBorders>
              <w:top w:val="nil"/>
              <w:left w:val="nil"/>
              <w:bottom w:val="single" w:sz="4" w:space="0" w:color="000000"/>
              <w:right w:val="single" w:sz="4" w:space="0" w:color="000000"/>
            </w:tcBorders>
            <w:shd w:val="clear" w:color="auto" w:fill="auto"/>
            <w:noWrap/>
            <w:vAlign w:val="bottom"/>
            <w:hideMark/>
          </w:tcPr>
          <w:p w:rsidR="00B31CAF" w:rsidRPr="003321D9" w:rsidRDefault="00924AA9" w:rsidP="001117C5">
            <w:pPr>
              <w:widowControl/>
              <w:rPr>
                <w:rFonts w:ascii="Calibri" w:eastAsia="Times New Roman" w:hAnsi="Calibri" w:cs="Times New Roman"/>
                <w:color w:val="0070C0"/>
                <w:sz w:val="18"/>
                <w:szCs w:val="18"/>
                <w:rPrChange w:id="252" w:author="Johnson, David M ERDC-RDE-ITL-MS" w:date="2016-10-12T14:30:00Z">
                  <w:rPr>
                    <w:rFonts w:ascii="Calibri" w:eastAsia="Times New Roman" w:hAnsi="Calibri" w:cs="Times New Roman"/>
                    <w:color w:val="000000"/>
                    <w:sz w:val="18"/>
                    <w:szCs w:val="18"/>
                  </w:rPr>
                </w:rPrChange>
              </w:rPr>
            </w:pPr>
            <w:ins w:id="253" w:author="Johnson, David M ERDC-RDE-ITL-MS" w:date="2016-10-12T14:30:00Z">
              <w:r w:rsidRPr="003321D9">
                <w:rPr>
                  <w:rFonts w:ascii="Calibri" w:eastAsia="Times New Roman" w:hAnsi="Calibri" w:cs="Times New Roman"/>
                  <w:color w:val="0070C0"/>
                  <w:sz w:val="18"/>
                  <w:szCs w:val="18"/>
                  <w:rPrChange w:id="254" w:author="Johnson, David M ERDC-RDE-ITL-MS" w:date="2016-10-12T14:30:00Z">
                    <w:rPr>
                      <w:rFonts w:ascii="Calibri" w:eastAsia="Times New Roman" w:hAnsi="Calibri" w:cs="Times New Roman"/>
                      <w:color w:val="000000"/>
                      <w:sz w:val="18"/>
                      <w:szCs w:val="18"/>
                    </w:rPr>
                  </w:rPrChange>
                </w:rPr>
                <w:t>Keynote ELEVS</w:t>
              </w:r>
            </w:ins>
            <w:del w:id="255" w:author="Johnson, David M ERDC-RDE-ITL-MS" w:date="2016-10-12T14:30:00Z">
              <w:r w:rsidR="00B31CAF" w:rsidRPr="003321D9" w:rsidDel="00924AA9">
                <w:rPr>
                  <w:rFonts w:ascii="Calibri" w:eastAsia="Times New Roman" w:hAnsi="Calibri" w:cs="Times New Roman"/>
                  <w:color w:val="0070C0"/>
                  <w:sz w:val="18"/>
                  <w:szCs w:val="18"/>
                  <w:rPrChange w:id="256" w:author="Johnson, David M ERDC-RDE-ITL-MS" w:date="2016-10-12T14:30:00Z">
                    <w:rPr>
                      <w:rFonts w:ascii="Calibri" w:eastAsia="Times New Roman" w:hAnsi="Calibri" w:cs="Times New Roman"/>
                      <w:color w:val="000000"/>
                      <w:sz w:val="18"/>
                      <w:szCs w:val="18"/>
                    </w:rPr>
                  </w:rPrChange>
                </w:rPr>
                <w:delText>Grid Head - Circle_NCS5</w:delText>
              </w:r>
            </w:del>
          </w:p>
        </w:tc>
        <w:tc>
          <w:tcPr>
            <w:tcW w:w="1220" w:type="dxa"/>
            <w:tcBorders>
              <w:top w:val="nil"/>
              <w:left w:val="nil"/>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USACE</w:t>
            </w:r>
          </w:p>
        </w:tc>
        <w:tc>
          <w:tcPr>
            <w:tcW w:w="1780" w:type="dxa"/>
            <w:tcBorders>
              <w:top w:val="nil"/>
              <w:left w:val="nil"/>
              <w:bottom w:val="single" w:sz="4" w:space="0" w:color="000000"/>
              <w:right w:val="single" w:sz="12" w:space="0" w:color="000000"/>
            </w:tcBorders>
            <w:shd w:val="clear" w:color="auto" w:fill="auto"/>
            <w:noWrap/>
            <w:vAlign w:val="bottom"/>
            <w:hideMark/>
          </w:tcPr>
          <w:p w:rsidR="00B31CAF" w:rsidRPr="00083BAB" w:rsidRDefault="00B31CAF" w:rsidP="001117C5">
            <w:pPr>
              <w:widowControl/>
              <w:jc w:val="center"/>
              <w:rPr>
                <w:rFonts w:ascii="Calibri" w:eastAsia="Times New Roman" w:hAnsi="Calibri" w:cs="Times New Roman"/>
                <w:b/>
                <w:bCs/>
                <w:color w:val="000000"/>
                <w:sz w:val="18"/>
                <w:szCs w:val="18"/>
              </w:rPr>
            </w:pPr>
            <w:r w:rsidRPr="00083BAB">
              <w:rPr>
                <w:rFonts w:ascii="Calibri" w:eastAsia="Times New Roman" w:hAnsi="Calibri" w:cs="Times New Roman"/>
                <w:b/>
                <w:bCs/>
                <w:color w:val="000000"/>
                <w:sz w:val="18"/>
                <w:szCs w:val="18"/>
              </w:rPr>
              <w:t>YES</w:t>
            </w:r>
          </w:p>
        </w:tc>
      </w:tr>
      <w:tr w:rsidR="00B31CAF" w:rsidRPr="00083BAB" w:rsidTr="001117C5">
        <w:trPr>
          <w:trHeight w:val="240"/>
        </w:trPr>
        <w:tc>
          <w:tcPr>
            <w:tcW w:w="1740" w:type="dxa"/>
            <w:tcBorders>
              <w:top w:val="nil"/>
              <w:left w:val="single" w:sz="12" w:space="0" w:color="000000"/>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 </w:t>
            </w:r>
          </w:p>
        </w:tc>
        <w:tc>
          <w:tcPr>
            <w:tcW w:w="5020" w:type="dxa"/>
            <w:tcBorders>
              <w:top w:val="nil"/>
              <w:left w:val="nil"/>
              <w:bottom w:val="single" w:sz="4" w:space="0" w:color="000000"/>
              <w:right w:val="single" w:sz="4" w:space="0" w:color="000000"/>
            </w:tcBorders>
            <w:shd w:val="clear" w:color="auto" w:fill="auto"/>
            <w:noWrap/>
            <w:vAlign w:val="bottom"/>
            <w:hideMark/>
          </w:tcPr>
          <w:p w:rsidR="00B31CAF" w:rsidRPr="003321D9" w:rsidRDefault="003321D9" w:rsidP="001117C5">
            <w:pPr>
              <w:widowControl/>
              <w:rPr>
                <w:rFonts w:ascii="Calibri" w:eastAsia="Times New Roman" w:hAnsi="Calibri" w:cs="Times New Roman"/>
                <w:color w:val="0070C0"/>
                <w:sz w:val="18"/>
                <w:szCs w:val="18"/>
                <w:rPrChange w:id="257" w:author="Johnson, David M ERDC-RDE-ITL-MS" w:date="2016-10-12T14:30:00Z">
                  <w:rPr>
                    <w:rFonts w:ascii="Calibri" w:eastAsia="Times New Roman" w:hAnsi="Calibri" w:cs="Times New Roman"/>
                    <w:color w:val="000000"/>
                    <w:sz w:val="18"/>
                    <w:szCs w:val="18"/>
                  </w:rPr>
                </w:rPrChange>
              </w:rPr>
            </w:pPr>
            <w:ins w:id="258" w:author="Johnson, David M ERDC-RDE-ITL-MS" w:date="2016-10-12T14:30:00Z">
              <w:r w:rsidRPr="003321D9">
                <w:rPr>
                  <w:rFonts w:ascii="Calibri" w:eastAsia="Times New Roman" w:hAnsi="Calibri" w:cs="Times New Roman"/>
                  <w:color w:val="0070C0"/>
                  <w:sz w:val="18"/>
                  <w:szCs w:val="18"/>
                  <w:rPrChange w:id="259" w:author="Johnson, David M ERDC-RDE-ITL-MS" w:date="2016-10-12T14:30:00Z">
                    <w:rPr>
                      <w:rFonts w:ascii="Calibri" w:eastAsia="Times New Roman" w:hAnsi="Calibri" w:cs="Times New Roman"/>
                      <w:color w:val="000000"/>
                      <w:sz w:val="18"/>
                      <w:szCs w:val="18"/>
                    </w:rPr>
                  </w:rPrChange>
                </w:rPr>
                <w:t xml:space="preserve">Level Head - </w:t>
              </w:r>
              <w:proofErr w:type="spellStart"/>
              <w:r w:rsidRPr="003321D9">
                <w:rPr>
                  <w:rFonts w:ascii="Calibri" w:eastAsia="Times New Roman" w:hAnsi="Calibri" w:cs="Times New Roman"/>
                  <w:color w:val="0070C0"/>
                  <w:sz w:val="18"/>
                  <w:szCs w:val="18"/>
                  <w:rPrChange w:id="260" w:author="Johnson, David M ERDC-RDE-ITL-MS" w:date="2016-10-12T14:30:00Z">
                    <w:rPr>
                      <w:rFonts w:ascii="Calibri" w:eastAsia="Times New Roman" w:hAnsi="Calibri" w:cs="Times New Roman"/>
                      <w:color w:val="000000"/>
                      <w:sz w:val="18"/>
                      <w:szCs w:val="18"/>
                    </w:rPr>
                  </w:rPrChange>
                </w:rPr>
                <w:t>Circle_NCS</w:t>
              </w:r>
            </w:ins>
            <w:proofErr w:type="spellEnd"/>
            <w:del w:id="261" w:author="Johnson, David M ERDC-RDE-ITL-MS" w:date="2016-10-12T14:30:00Z">
              <w:r w:rsidR="00B31CAF" w:rsidRPr="003321D9" w:rsidDel="003321D9">
                <w:rPr>
                  <w:rFonts w:ascii="Calibri" w:eastAsia="Times New Roman" w:hAnsi="Calibri" w:cs="Times New Roman"/>
                  <w:color w:val="0070C0"/>
                  <w:sz w:val="18"/>
                  <w:szCs w:val="18"/>
                  <w:rPrChange w:id="262" w:author="Johnson, David M ERDC-RDE-ITL-MS" w:date="2016-10-12T14:30:00Z">
                    <w:rPr>
                      <w:rFonts w:ascii="Calibri" w:eastAsia="Times New Roman" w:hAnsi="Calibri" w:cs="Times New Roman"/>
                      <w:color w:val="000000"/>
                      <w:sz w:val="18"/>
                      <w:szCs w:val="18"/>
                    </w:rPr>
                  </w:rPrChange>
                </w:rPr>
                <w:delText>Level Head - Circle_NCS5</w:delText>
              </w:r>
            </w:del>
          </w:p>
        </w:tc>
        <w:tc>
          <w:tcPr>
            <w:tcW w:w="1220" w:type="dxa"/>
            <w:tcBorders>
              <w:top w:val="nil"/>
              <w:left w:val="nil"/>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USACE</w:t>
            </w:r>
          </w:p>
        </w:tc>
        <w:tc>
          <w:tcPr>
            <w:tcW w:w="1780" w:type="dxa"/>
            <w:tcBorders>
              <w:top w:val="nil"/>
              <w:left w:val="nil"/>
              <w:bottom w:val="single" w:sz="4" w:space="0" w:color="000000"/>
              <w:right w:val="single" w:sz="12" w:space="0" w:color="000000"/>
            </w:tcBorders>
            <w:shd w:val="clear" w:color="auto" w:fill="auto"/>
            <w:noWrap/>
            <w:vAlign w:val="bottom"/>
            <w:hideMark/>
          </w:tcPr>
          <w:p w:rsidR="00B31CAF" w:rsidRPr="00083BAB" w:rsidRDefault="00B31CAF" w:rsidP="001117C5">
            <w:pPr>
              <w:widowControl/>
              <w:jc w:val="center"/>
              <w:rPr>
                <w:rFonts w:ascii="Calibri" w:eastAsia="Times New Roman" w:hAnsi="Calibri" w:cs="Times New Roman"/>
                <w:b/>
                <w:bCs/>
                <w:color w:val="000000"/>
                <w:sz w:val="18"/>
                <w:szCs w:val="18"/>
              </w:rPr>
            </w:pPr>
            <w:r w:rsidRPr="00083BAB">
              <w:rPr>
                <w:rFonts w:ascii="Calibri" w:eastAsia="Times New Roman" w:hAnsi="Calibri" w:cs="Times New Roman"/>
                <w:b/>
                <w:bCs/>
                <w:color w:val="000000"/>
                <w:sz w:val="18"/>
                <w:szCs w:val="18"/>
              </w:rPr>
              <w:t>YES</w:t>
            </w:r>
          </w:p>
        </w:tc>
      </w:tr>
      <w:tr w:rsidR="00B31CAF" w:rsidRPr="00083BAB" w:rsidTr="001117C5">
        <w:trPr>
          <w:trHeight w:val="240"/>
        </w:trPr>
        <w:tc>
          <w:tcPr>
            <w:tcW w:w="1740" w:type="dxa"/>
            <w:tcBorders>
              <w:top w:val="nil"/>
              <w:left w:val="single" w:sz="12" w:space="0" w:color="000000"/>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 </w:t>
            </w:r>
          </w:p>
        </w:tc>
        <w:tc>
          <w:tcPr>
            <w:tcW w:w="5020" w:type="dxa"/>
            <w:tcBorders>
              <w:top w:val="nil"/>
              <w:left w:val="nil"/>
              <w:bottom w:val="single" w:sz="4" w:space="0" w:color="000000"/>
              <w:right w:val="single" w:sz="4" w:space="0" w:color="000000"/>
            </w:tcBorders>
            <w:shd w:val="clear" w:color="auto" w:fill="auto"/>
            <w:noWrap/>
            <w:vAlign w:val="bottom"/>
            <w:hideMark/>
          </w:tcPr>
          <w:p w:rsidR="00B31CAF" w:rsidRPr="003321D9" w:rsidRDefault="003321D9" w:rsidP="001117C5">
            <w:pPr>
              <w:widowControl/>
              <w:rPr>
                <w:rFonts w:ascii="Calibri" w:eastAsia="Times New Roman" w:hAnsi="Calibri" w:cs="Times New Roman"/>
                <w:color w:val="0070C0"/>
                <w:sz w:val="18"/>
                <w:szCs w:val="18"/>
                <w:rPrChange w:id="263" w:author="Johnson, David M ERDC-RDE-ITL-MS" w:date="2016-10-12T14:31:00Z">
                  <w:rPr>
                    <w:rFonts w:ascii="Calibri" w:eastAsia="Times New Roman" w:hAnsi="Calibri" w:cs="Times New Roman"/>
                    <w:color w:val="000000"/>
                    <w:sz w:val="18"/>
                    <w:szCs w:val="18"/>
                  </w:rPr>
                </w:rPrChange>
              </w:rPr>
            </w:pPr>
            <w:ins w:id="264" w:author="Johnson, David M ERDC-RDE-ITL-MS" w:date="2016-10-12T14:30:00Z">
              <w:r w:rsidRPr="003321D9">
                <w:rPr>
                  <w:rFonts w:ascii="Calibri" w:eastAsia="Times New Roman" w:hAnsi="Calibri" w:cs="Times New Roman"/>
                  <w:color w:val="0070C0"/>
                  <w:sz w:val="18"/>
                  <w:szCs w:val="18"/>
                  <w:rPrChange w:id="265" w:author="Johnson, David M ERDC-RDE-ITL-MS" w:date="2016-10-12T14:31:00Z">
                    <w:rPr>
                      <w:rFonts w:ascii="Calibri" w:eastAsia="Times New Roman" w:hAnsi="Calibri" w:cs="Times New Roman"/>
                      <w:color w:val="000000"/>
                      <w:sz w:val="18"/>
                      <w:szCs w:val="18"/>
                    </w:rPr>
                  </w:rPrChange>
                </w:rPr>
                <w:t xml:space="preserve">North </w:t>
              </w:r>
              <w:proofErr w:type="spellStart"/>
              <w:r w:rsidRPr="003321D9">
                <w:rPr>
                  <w:rFonts w:ascii="Calibri" w:eastAsia="Times New Roman" w:hAnsi="Calibri" w:cs="Times New Roman"/>
                  <w:color w:val="0070C0"/>
                  <w:sz w:val="18"/>
                  <w:szCs w:val="18"/>
                  <w:rPrChange w:id="266" w:author="Johnson, David M ERDC-RDE-ITL-MS" w:date="2016-10-12T14:31:00Z">
                    <w:rPr>
                      <w:rFonts w:ascii="Calibri" w:eastAsia="Times New Roman" w:hAnsi="Calibri" w:cs="Times New Roman"/>
                      <w:color w:val="000000"/>
                      <w:sz w:val="18"/>
                      <w:szCs w:val="18"/>
                    </w:rPr>
                  </w:rPrChange>
                </w:rPr>
                <w:t>Arrow_NCS</w:t>
              </w:r>
            </w:ins>
            <w:proofErr w:type="spellEnd"/>
            <w:del w:id="267" w:author="Johnson, David M ERDC-RDE-ITL-MS" w:date="2016-10-12T14:30:00Z">
              <w:r w:rsidR="00B31CAF" w:rsidRPr="003321D9" w:rsidDel="003321D9">
                <w:rPr>
                  <w:rFonts w:ascii="Calibri" w:eastAsia="Times New Roman" w:hAnsi="Calibri" w:cs="Times New Roman"/>
                  <w:color w:val="0070C0"/>
                  <w:sz w:val="18"/>
                  <w:szCs w:val="18"/>
                  <w:rPrChange w:id="268" w:author="Johnson, David M ERDC-RDE-ITL-MS" w:date="2016-10-12T14:31:00Z">
                    <w:rPr>
                      <w:rFonts w:ascii="Calibri" w:eastAsia="Times New Roman" w:hAnsi="Calibri" w:cs="Times New Roman"/>
                      <w:color w:val="000000"/>
                      <w:sz w:val="18"/>
                      <w:szCs w:val="18"/>
                    </w:rPr>
                  </w:rPrChange>
                </w:rPr>
                <w:delText>North Arrow_NCS5</w:delText>
              </w:r>
            </w:del>
          </w:p>
        </w:tc>
        <w:tc>
          <w:tcPr>
            <w:tcW w:w="1220" w:type="dxa"/>
            <w:tcBorders>
              <w:top w:val="nil"/>
              <w:left w:val="nil"/>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USACE</w:t>
            </w:r>
          </w:p>
        </w:tc>
        <w:tc>
          <w:tcPr>
            <w:tcW w:w="1780" w:type="dxa"/>
            <w:tcBorders>
              <w:top w:val="nil"/>
              <w:left w:val="nil"/>
              <w:bottom w:val="single" w:sz="4" w:space="0" w:color="000000"/>
              <w:right w:val="single" w:sz="12" w:space="0" w:color="000000"/>
            </w:tcBorders>
            <w:shd w:val="clear" w:color="auto" w:fill="auto"/>
            <w:noWrap/>
            <w:vAlign w:val="bottom"/>
            <w:hideMark/>
          </w:tcPr>
          <w:p w:rsidR="00B31CAF" w:rsidRPr="00083BAB" w:rsidRDefault="00B31CAF" w:rsidP="001117C5">
            <w:pPr>
              <w:widowControl/>
              <w:jc w:val="center"/>
              <w:rPr>
                <w:rFonts w:ascii="Calibri" w:eastAsia="Times New Roman" w:hAnsi="Calibri" w:cs="Times New Roman"/>
                <w:b/>
                <w:bCs/>
                <w:color w:val="000000"/>
                <w:sz w:val="18"/>
                <w:szCs w:val="18"/>
              </w:rPr>
            </w:pPr>
            <w:r w:rsidRPr="00083BAB">
              <w:rPr>
                <w:rFonts w:ascii="Calibri" w:eastAsia="Times New Roman" w:hAnsi="Calibri" w:cs="Times New Roman"/>
                <w:b/>
                <w:bCs/>
                <w:color w:val="000000"/>
                <w:sz w:val="18"/>
                <w:szCs w:val="18"/>
              </w:rPr>
              <w:t>YES</w:t>
            </w:r>
          </w:p>
        </w:tc>
      </w:tr>
      <w:tr w:rsidR="00B31CAF" w:rsidRPr="00083BAB" w:rsidTr="001117C5">
        <w:trPr>
          <w:trHeight w:val="240"/>
        </w:trPr>
        <w:tc>
          <w:tcPr>
            <w:tcW w:w="1740" w:type="dxa"/>
            <w:tcBorders>
              <w:top w:val="nil"/>
              <w:left w:val="single" w:sz="12" w:space="0" w:color="000000"/>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 </w:t>
            </w:r>
          </w:p>
        </w:tc>
        <w:tc>
          <w:tcPr>
            <w:tcW w:w="5020" w:type="dxa"/>
            <w:tcBorders>
              <w:top w:val="nil"/>
              <w:left w:val="nil"/>
              <w:bottom w:val="single" w:sz="4" w:space="0" w:color="000000"/>
              <w:right w:val="single" w:sz="4" w:space="0" w:color="000000"/>
            </w:tcBorders>
            <w:shd w:val="clear" w:color="auto" w:fill="auto"/>
            <w:noWrap/>
            <w:vAlign w:val="bottom"/>
            <w:hideMark/>
          </w:tcPr>
          <w:p w:rsidR="00B31CAF" w:rsidRPr="003321D9" w:rsidRDefault="00B31CAF" w:rsidP="001117C5">
            <w:pPr>
              <w:widowControl/>
              <w:rPr>
                <w:rFonts w:ascii="Calibri" w:eastAsia="Times New Roman" w:hAnsi="Calibri" w:cs="Times New Roman"/>
                <w:color w:val="0070C0"/>
                <w:sz w:val="18"/>
                <w:szCs w:val="18"/>
                <w:rPrChange w:id="269" w:author="Johnson, David M ERDC-RDE-ITL-MS" w:date="2016-10-12T14:31:00Z">
                  <w:rPr>
                    <w:rFonts w:ascii="Calibri" w:eastAsia="Times New Roman" w:hAnsi="Calibri" w:cs="Times New Roman"/>
                    <w:color w:val="000000"/>
                    <w:sz w:val="18"/>
                    <w:szCs w:val="18"/>
                  </w:rPr>
                </w:rPrChange>
              </w:rPr>
            </w:pPr>
            <w:r w:rsidRPr="003321D9">
              <w:rPr>
                <w:rFonts w:ascii="Calibri" w:eastAsia="Times New Roman" w:hAnsi="Calibri" w:cs="Times New Roman"/>
                <w:color w:val="0070C0"/>
                <w:sz w:val="18"/>
                <w:szCs w:val="18"/>
                <w:rPrChange w:id="270" w:author="Johnson, David M ERDC-RDE-ITL-MS" w:date="2016-10-12T14:31:00Z">
                  <w:rPr>
                    <w:rFonts w:ascii="Calibri" w:eastAsia="Times New Roman" w:hAnsi="Calibri" w:cs="Times New Roman"/>
                    <w:color w:val="000000"/>
                    <w:sz w:val="18"/>
                    <w:szCs w:val="18"/>
                  </w:rPr>
                </w:rPrChange>
              </w:rPr>
              <w:t xml:space="preserve">Project Starting </w:t>
            </w:r>
            <w:proofErr w:type="spellStart"/>
            <w:r w:rsidRPr="003321D9">
              <w:rPr>
                <w:rFonts w:ascii="Calibri" w:eastAsia="Times New Roman" w:hAnsi="Calibri" w:cs="Times New Roman"/>
                <w:color w:val="0070C0"/>
                <w:sz w:val="18"/>
                <w:szCs w:val="18"/>
                <w:rPrChange w:id="271" w:author="Johnson, David M ERDC-RDE-ITL-MS" w:date="2016-10-12T14:31:00Z">
                  <w:rPr>
                    <w:rFonts w:ascii="Calibri" w:eastAsia="Times New Roman" w:hAnsi="Calibri" w:cs="Times New Roman"/>
                    <w:color w:val="000000"/>
                    <w:sz w:val="18"/>
                    <w:szCs w:val="18"/>
                  </w:rPr>
                </w:rPrChange>
              </w:rPr>
              <w:t>View_USACE</w:t>
            </w:r>
            <w:proofErr w:type="spellEnd"/>
          </w:p>
        </w:tc>
        <w:tc>
          <w:tcPr>
            <w:tcW w:w="1220" w:type="dxa"/>
            <w:tcBorders>
              <w:top w:val="nil"/>
              <w:left w:val="nil"/>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USACE</w:t>
            </w:r>
          </w:p>
        </w:tc>
        <w:tc>
          <w:tcPr>
            <w:tcW w:w="1780" w:type="dxa"/>
            <w:tcBorders>
              <w:top w:val="nil"/>
              <w:left w:val="nil"/>
              <w:bottom w:val="single" w:sz="4" w:space="0" w:color="000000"/>
              <w:right w:val="single" w:sz="12" w:space="0" w:color="000000"/>
            </w:tcBorders>
            <w:shd w:val="clear" w:color="auto" w:fill="auto"/>
            <w:noWrap/>
            <w:vAlign w:val="bottom"/>
            <w:hideMark/>
          </w:tcPr>
          <w:p w:rsidR="00B31CAF" w:rsidRPr="00083BAB" w:rsidRDefault="00B31CAF" w:rsidP="001117C5">
            <w:pPr>
              <w:widowControl/>
              <w:jc w:val="center"/>
              <w:rPr>
                <w:rFonts w:ascii="Calibri" w:eastAsia="Times New Roman" w:hAnsi="Calibri" w:cs="Times New Roman"/>
                <w:b/>
                <w:bCs/>
                <w:color w:val="000000"/>
                <w:sz w:val="18"/>
                <w:szCs w:val="18"/>
              </w:rPr>
            </w:pPr>
            <w:r w:rsidRPr="00083BAB">
              <w:rPr>
                <w:rFonts w:ascii="Calibri" w:eastAsia="Times New Roman" w:hAnsi="Calibri" w:cs="Times New Roman"/>
                <w:b/>
                <w:bCs/>
                <w:color w:val="000000"/>
                <w:sz w:val="18"/>
                <w:szCs w:val="18"/>
              </w:rPr>
              <w:t>YES</w:t>
            </w:r>
          </w:p>
        </w:tc>
      </w:tr>
      <w:tr w:rsidR="00B31CAF" w:rsidRPr="00083BAB" w:rsidTr="001117C5">
        <w:trPr>
          <w:trHeight w:val="240"/>
        </w:trPr>
        <w:tc>
          <w:tcPr>
            <w:tcW w:w="1740" w:type="dxa"/>
            <w:tcBorders>
              <w:top w:val="nil"/>
              <w:left w:val="single" w:sz="12" w:space="0" w:color="000000"/>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 </w:t>
            </w:r>
          </w:p>
        </w:tc>
        <w:tc>
          <w:tcPr>
            <w:tcW w:w="5020" w:type="dxa"/>
            <w:tcBorders>
              <w:top w:val="nil"/>
              <w:left w:val="nil"/>
              <w:bottom w:val="single" w:sz="4" w:space="0" w:color="000000"/>
              <w:right w:val="single" w:sz="4" w:space="0" w:color="000000"/>
            </w:tcBorders>
            <w:shd w:val="clear" w:color="auto" w:fill="auto"/>
            <w:noWrap/>
            <w:vAlign w:val="bottom"/>
            <w:hideMark/>
          </w:tcPr>
          <w:p w:rsidR="00B31CAF" w:rsidRPr="003321D9" w:rsidRDefault="003321D9" w:rsidP="001117C5">
            <w:pPr>
              <w:widowControl/>
              <w:rPr>
                <w:rFonts w:ascii="Calibri" w:eastAsia="Times New Roman" w:hAnsi="Calibri" w:cs="Times New Roman"/>
                <w:color w:val="0070C0"/>
                <w:sz w:val="18"/>
                <w:szCs w:val="18"/>
                <w:rPrChange w:id="272" w:author="Johnson, David M ERDC-RDE-ITL-MS" w:date="2016-10-12T14:31:00Z">
                  <w:rPr>
                    <w:rFonts w:ascii="Calibri" w:eastAsia="Times New Roman" w:hAnsi="Calibri" w:cs="Times New Roman"/>
                    <w:color w:val="000000"/>
                    <w:sz w:val="18"/>
                    <w:szCs w:val="18"/>
                  </w:rPr>
                </w:rPrChange>
              </w:rPr>
            </w:pPr>
            <w:ins w:id="273" w:author="Johnson, David M ERDC-RDE-ITL-MS" w:date="2016-10-12T14:31:00Z">
              <w:r w:rsidRPr="003321D9">
                <w:rPr>
                  <w:rFonts w:ascii="Calibri" w:eastAsia="Times New Roman" w:hAnsi="Calibri" w:cs="Times New Roman"/>
                  <w:color w:val="0070C0"/>
                  <w:sz w:val="18"/>
                  <w:szCs w:val="18"/>
                  <w:rPrChange w:id="274" w:author="Johnson, David M ERDC-RDE-ITL-MS" w:date="2016-10-12T14:31:00Z">
                    <w:rPr>
                      <w:rFonts w:ascii="Calibri" w:eastAsia="Times New Roman" w:hAnsi="Calibri" w:cs="Times New Roman"/>
                      <w:color w:val="000000"/>
                      <w:sz w:val="18"/>
                      <w:szCs w:val="18"/>
                    </w:rPr>
                  </w:rPrChange>
                </w:rPr>
                <w:t xml:space="preserve">Room </w:t>
              </w:r>
              <w:proofErr w:type="spellStart"/>
              <w:r w:rsidRPr="003321D9">
                <w:rPr>
                  <w:rFonts w:ascii="Calibri" w:eastAsia="Times New Roman" w:hAnsi="Calibri" w:cs="Times New Roman"/>
                  <w:color w:val="0070C0"/>
                  <w:sz w:val="18"/>
                  <w:szCs w:val="18"/>
                  <w:rPrChange w:id="275" w:author="Johnson, David M ERDC-RDE-ITL-MS" w:date="2016-10-12T14:31:00Z">
                    <w:rPr>
                      <w:rFonts w:ascii="Calibri" w:eastAsia="Times New Roman" w:hAnsi="Calibri" w:cs="Times New Roman"/>
                      <w:color w:val="000000"/>
                      <w:sz w:val="18"/>
                      <w:szCs w:val="18"/>
                    </w:rPr>
                  </w:rPrChange>
                </w:rPr>
                <w:t>Tag_NCS</w:t>
              </w:r>
            </w:ins>
            <w:proofErr w:type="spellEnd"/>
            <w:del w:id="276" w:author="Johnson, David M ERDC-RDE-ITL-MS" w:date="2016-10-12T14:31:00Z">
              <w:r w:rsidR="00B31CAF" w:rsidRPr="003321D9" w:rsidDel="003321D9">
                <w:rPr>
                  <w:rFonts w:ascii="Calibri" w:eastAsia="Times New Roman" w:hAnsi="Calibri" w:cs="Times New Roman"/>
                  <w:color w:val="0070C0"/>
                  <w:sz w:val="18"/>
                  <w:szCs w:val="18"/>
                  <w:rPrChange w:id="277" w:author="Johnson, David M ERDC-RDE-ITL-MS" w:date="2016-10-12T14:31:00Z">
                    <w:rPr>
                      <w:rFonts w:ascii="Calibri" w:eastAsia="Times New Roman" w:hAnsi="Calibri" w:cs="Times New Roman"/>
                      <w:color w:val="000000"/>
                      <w:sz w:val="18"/>
                      <w:szCs w:val="18"/>
                    </w:rPr>
                  </w:rPrChange>
                </w:rPr>
                <w:delText>Room Tag_NCS5</w:delText>
              </w:r>
            </w:del>
          </w:p>
        </w:tc>
        <w:tc>
          <w:tcPr>
            <w:tcW w:w="1220" w:type="dxa"/>
            <w:tcBorders>
              <w:top w:val="nil"/>
              <w:left w:val="nil"/>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USACE</w:t>
            </w:r>
          </w:p>
        </w:tc>
        <w:tc>
          <w:tcPr>
            <w:tcW w:w="1780" w:type="dxa"/>
            <w:tcBorders>
              <w:top w:val="nil"/>
              <w:left w:val="nil"/>
              <w:bottom w:val="single" w:sz="4" w:space="0" w:color="000000"/>
              <w:right w:val="single" w:sz="12" w:space="0" w:color="000000"/>
            </w:tcBorders>
            <w:shd w:val="clear" w:color="auto" w:fill="auto"/>
            <w:noWrap/>
            <w:vAlign w:val="bottom"/>
            <w:hideMark/>
          </w:tcPr>
          <w:p w:rsidR="00B31CAF" w:rsidRPr="00083BAB" w:rsidRDefault="00B31CAF" w:rsidP="001117C5">
            <w:pPr>
              <w:widowControl/>
              <w:jc w:val="center"/>
              <w:rPr>
                <w:rFonts w:ascii="Calibri" w:eastAsia="Times New Roman" w:hAnsi="Calibri" w:cs="Times New Roman"/>
                <w:b/>
                <w:bCs/>
                <w:color w:val="000000"/>
                <w:sz w:val="18"/>
                <w:szCs w:val="18"/>
              </w:rPr>
            </w:pPr>
            <w:r w:rsidRPr="00083BAB">
              <w:rPr>
                <w:rFonts w:ascii="Calibri" w:eastAsia="Times New Roman" w:hAnsi="Calibri" w:cs="Times New Roman"/>
                <w:b/>
                <w:bCs/>
                <w:color w:val="000000"/>
                <w:sz w:val="18"/>
                <w:szCs w:val="18"/>
              </w:rPr>
              <w:t>YES</w:t>
            </w:r>
          </w:p>
        </w:tc>
      </w:tr>
      <w:tr w:rsidR="00B31CAF" w:rsidRPr="00083BAB" w:rsidTr="001117C5">
        <w:trPr>
          <w:trHeight w:val="240"/>
        </w:trPr>
        <w:tc>
          <w:tcPr>
            <w:tcW w:w="1740" w:type="dxa"/>
            <w:tcBorders>
              <w:top w:val="nil"/>
              <w:left w:val="single" w:sz="12" w:space="0" w:color="000000"/>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 </w:t>
            </w:r>
          </w:p>
        </w:tc>
        <w:tc>
          <w:tcPr>
            <w:tcW w:w="5020" w:type="dxa"/>
            <w:tcBorders>
              <w:top w:val="nil"/>
              <w:left w:val="nil"/>
              <w:bottom w:val="single" w:sz="4" w:space="0" w:color="000000"/>
              <w:right w:val="single" w:sz="4" w:space="0" w:color="000000"/>
            </w:tcBorders>
            <w:shd w:val="clear" w:color="auto" w:fill="auto"/>
            <w:noWrap/>
            <w:vAlign w:val="bottom"/>
            <w:hideMark/>
          </w:tcPr>
          <w:p w:rsidR="00B31CAF" w:rsidRPr="003321D9" w:rsidRDefault="003321D9" w:rsidP="001117C5">
            <w:pPr>
              <w:widowControl/>
              <w:rPr>
                <w:rFonts w:ascii="Calibri" w:eastAsia="Times New Roman" w:hAnsi="Calibri" w:cs="Times New Roman"/>
                <w:color w:val="0070C0"/>
                <w:sz w:val="18"/>
                <w:szCs w:val="18"/>
                <w:rPrChange w:id="278" w:author="Johnson, David M ERDC-RDE-ITL-MS" w:date="2016-10-12T14:32:00Z">
                  <w:rPr>
                    <w:rFonts w:ascii="Calibri" w:eastAsia="Times New Roman" w:hAnsi="Calibri" w:cs="Times New Roman"/>
                    <w:color w:val="000000"/>
                    <w:sz w:val="18"/>
                    <w:szCs w:val="18"/>
                  </w:rPr>
                </w:rPrChange>
              </w:rPr>
            </w:pPr>
            <w:ins w:id="279" w:author="Johnson, David M ERDC-RDE-ITL-MS" w:date="2016-10-12T14:32:00Z">
              <w:r w:rsidRPr="003321D9">
                <w:rPr>
                  <w:rFonts w:ascii="Calibri" w:eastAsia="Times New Roman" w:hAnsi="Calibri" w:cs="Times New Roman"/>
                  <w:color w:val="0070C0"/>
                  <w:sz w:val="18"/>
                  <w:szCs w:val="18"/>
                  <w:rPrChange w:id="280" w:author="Johnson, David M ERDC-RDE-ITL-MS" w:date="2016-10-12T14:32:00Z">
                    <w:rPr>
                      <w:rFonts w:ascii="Calibri" w:eastAsia="Times New Roman" w:hAnsi="Calibri" w:cs="Times New Roman"/>
                      <w:color w:val="000000"/>
                      <w:sz w:val="18"/>
                      <w:szCs w:val="18"/>
                    </w:rPr>
                  </w:rPrChange>
                </w:rPr>
                <w:t>Section Head - Filled 5/8" NCS</w:t>
              </w:r>
            </w:ins>
            <w:del w:id="281" w:author="Johnson, David M ERDC-RDE-ITL-MS" w:date="2016-10-12T14:32:00Z">
              <w:r w:rsidR="00B31CAF" w:rsidRPr="003321D9" w:rsidDel="003321D9">
                <w:rPr>
                  <w:rFonts w:ascii="Calibri" w:eastAsia="Times New Roman" w:hAnsi="Calibri" w:cs="Times New Roman"/>
                  <w:color w:val="0070C0"/>
                  <w:sz w:val="18"/>
                  <w:szCs w:val="18"/>
                  <w:rPrChange w:id="282" w:author="Johnson, David M ERDC-RDE-ITL-MS" w:date="2016-10-12T14:32:00Z">
                    <w:rPr>
                      <w:rFonts w:ascii="Calibri" w:eastAsia="Times New Roman" w:hAnsi="Calibri" w:cs="Times New Roman"/>
                      <w:color w:val="000000"/>
                      <w:sz w:val="18"/>
                      <w:szCs w:val="18"/>
                    </w:rPr>
                  </w:rPrChange>
                </w:rPr>
                <w:delText>Room_Occupancy_Classification_Tag_USACE</w:delText>
              </w:r>
            </w:del>
          </w:p>
        </w:tc>
        <w:tc>
          <w:tcPr>
            <w:tcW w:w="1220" w:type="dxa"/>
            <w:tcBorders>
              <w:top w:val="nil"/>
              <w:left w:val="nil"/>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USACE</w:t>
            </w:r>
          </w:p>
        </w:tc>
        <w:tc>
          <w:tcPr>
            <w:tcW w:w="1780" w:type="dxa"/>
            <w:tcBorders>
              <w:top w:val="nil"/>
              <w:left w:val="nil"/>
              <w:bottom w:val="single" w:sz="4" w:space="0" w:color="000000"/>
              <w:right w:val="single" w:sz="12" w:space="0" w:color="000000"/>
            </w:tcBorders>
            <w:shd w:val="clear" w:color="auto" w:fill="auto"/>
            <w:noWrap/>
            <w:vAlign w:val="bottom"/>
            <w:hideMark/>
          </w:tcPr>
          <w:p w:rsidR="00B31CAF" w:rsidRPr="00083BAB" w:rsidRDefault="00B31CAF" w:rsidP="001117C5">
            <w:pPr>
              <w:widowControl/>
              <w:jc w:val="center"/>
              <w:rPr>
                <w:rFonts w:ascii="Calibri" w:eastAsia="Times New Roman" w:hAnsi="Calibri" w:cs="Times New Roman"/>
                <w:b/>
                <w:bCs/>
                <w:color w:val="000000"/>
                <w:sz w:val="18"/>
                <w:szCs w:val="18"/>
              </w:rPr>
            </w:pPr>
            <w:r w:rsidRPr="00083BAB">
              <w:rPr>
                <w:rFonts w:ascii="Calibri" w:eastAsia="Times New Roman" w:hAnsi="Calibri" w:cs="Times New Roman"/>
                <w:b/>
                <w:bCs/>
                <w:color w:val="000000"/>
                <w:sz w:val="18"/>
                <w:szCs w:val="18"/>
              </w:rPr>
              <w:t>YES</w:t>
            </w:r>
          </w:p>
        </w:tc>
      </w:tr>
      <w:tr w:rsidR="00B31CAF" w:rsidRPr="00083BAB" w:rsidTr="001117C5">
        <w:trPr>
          <w:trHeight w:val="240"/>
        </w:trPr>
        <w:tc>
          <w:tcPr>
            <w:tcW w:w="1740" w:type="dxa"/>
            <w:tcBorders>
              <w:top w:val="nil"/>
              <w:left w:val="single" w:sz="12" w:space="0" w:color="000000"/>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 </w:t>
            </w:r>
          </w:p>
        </w:tc>
        <w:tc>
          <w:tcPr>
            <w:tcW w:w="5020" w:type="dxa"/>
            <w:tcBorders>
              <w:top w:val="nil"/>
              <w:left w:val="nil"/>
              <w:bottom w:val="single" w:sz="4" w:space="0" w:color="000000"/>
              <w:right w:val="single" w:sz="4" w:space="0" w:color="000000"/>
            </w:tcBorders>
            <w:shd w:val="clear" w:color="auto" w:fill="auto"/>
            <w:noWrap/>
            <w:vAlign w:val="bottom"/>
            <w:hideMark/>
          </w:tcPr>
          <w:p w:rsidR="00B31CAF" w:rsidRPr="003321D9" w:rsidRDefault="003321D9" w:rsidP="001117C5">
            <w:pPr>
              <w:widowControl/>
              <w:rPr>
                <w:rFonts w:ascii="Calibri" w:eastAsia="Times New Roman" w:hAnsi="Calibri" w:cs="Times New Roman"/>
                <w:color w:val="0070C0"/>
                <w:sz w:val="18"/>
                <w:szCs w:val="18"/>
                <w:rPrChange w:id="283" w:author="Johnson, David M ERDC-RDE-ITL-MS" w:date="2016-10-12T14:33:00Z">
                  <w:rPr>
                    <w:rFonts w:ascii="Calibri" w:eastAsia="Times New Roman" w:hAnsi="Calibri" w:cs="Times New Roman"/>
                    <w:color w:val="000000"/>
                    <w:sz w:val="18"/>
                    <w:szCs w:val="18"/>
                  </w:rPr>
                </w:rPrChange>
              </w:rPr>
            </w:pPr>
            <w:ins w:id="284" w:author="Johnson, David M ERDC-RDE-ITL-MS" w:date="2016-10-12T14:32:00Z">
              <w:r w:rsidRPr="003321D9">
                <w:rPr>
                  <w:rFonts w:ascii="Calibri" w:eastAsia="Times New Roman" w:hAnsi="Calibri" w:cs="Times New Roman"/>
                  <w:color w:val="0070C0"/>
                  <w:sz w:val="18"/>
                  <w:szCs w:val="18"/>
                  <w:rPrChange w:id="285" w:author="Johnson, David M ERDC-RDE-ITL-MS" w:date="2016-10-12T14:33:00Z">
                    <w:rPr>
                      <w:rFonts w:ascii="Calibri" w:eastAsia="Times New Roman" w:hAnsi="Calibri" w:cs="Times New Roman"/>
                      <w:color w:val="000000"/>
                      <w:sz w:val="18"/>
                      <w:szCs w:val="18"/>
                    </w:rPr>
                  </w:rPrChange>
                </w:rPr>
                <w:t xml:space="preserve">Section Tail - </w:t>
              </w:r>
              <w:proofErr w:type="spellStart"/>
              <w:r w:rsidRPr="003321D9">
                <w:rPr>
                  <w:rFonts w:ascii="Calibri" w:eastAsia="Times New Roman" w:hAnsi="Calibri" w:cs="Times New Roman"/>
                  <w:color w:val="0070C0"/>
                  <w:sz w:val="18"/>
                  <w:szCs w:val="18"/>
                  <w:rPrChange w:id="286" w:author="Johnson, David M ERDC-RDE-ITL-MS" w:date="2016-10-12T14:33:00Z">
                    <w:rPr>
                      <w:rFonts w:ascii="Calibri" w:eastAsia="Times New Roman" w:hAnsi="Calibri" w:cs="Times New Roman"/>
                      <w:color w:val="000000"/>
                      <w:sz w:val="18"/>
                      <w:szCs w:val="18"/>
                    </w:rPr>
                  </w:rPrChange>
                </w:rPr>
                <w:t>Filled_NCS</w:t>
              </w:r>
            </w:ins>
            <w:proofErr w:type="spellEnd"/>
            <w:del w:id="287" w:author="Johnson, David M ERDC-RDE-ITL-MS" w:date="2016-10-12T14:32:00Z">
              <w:r w:rsidR="00B31CAF" w:rsidRPr="003321D9" w:rsidDel="003321D9">
                <w:rPr>
                  <w:rFonts w:ascii="Calibri" w:eastAsia="Times New Roman" w:hAnsi="Calibri" w:cs="Times New Roman"/>
                  <w:color w:val="0070C0"/>
                  <w:sz w:val="18"/>
                  <w:szCs w:val="18"/>
                  <w:rPrChange w:id="288" w:author="Johnson, David M ERDC-RDE-ITL-MS" w:date="2016-10-12T14:33:00Z">
                    <w:rPr>
                      <w:rFonts w:ascii="Calibri" w:eastAsia="Times New Roman" w:hAnsi="Calibri" w:cs="Times New Roman"/>
                      <w:color w:val="000000"/>
                      <w:sz w:val="18"/>
                      <w:szCs w:val="18"/>
                    </w:rPr>
                  </w:rPrChange>
                </w:rPr>
                <w:delText>Section Head - Filled NCS5</w:delText>
              </w:r>
            </w:del>
          </w:p>
        </w:tc>
        <w:tc>
          <w:tcPr>
            <w:tcW w:w="1220" w:type="dxa"/>
            <w:tcBorders>
              <w:top w:val="nil"/>
              <w:left w:val="nil"/>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USACE</w:t>
            </w:r>
          </w:p>
        </w:tc>
        <w:tc>
          <w:tcPr>
            <w:tcW w:w="1780" w:type="dxa"/>
            <w:tcBorders>
              <w:top w:val="nil"/>
              <w:left w:val="nil"/>
              <w:bottom w:val="single" w:sz="4" w:space="0" w:color="000000"/>
              <w:right w:val="single" w:sz="12" w:space="0" w:color="000000"/>
            </w:tcBorders>
            <w:shd w:val="clear" w:color="auto" w:fill="auto"/>
            <w:noWrap/>
            <w:vAlign w:val="bottom"/>
            <w:hideMark/>
          </w:tcPr>
          <w:p w:rsidR="00B31CAF" w:rsidRPr="00083BAB" w:rsidRDefault="00B31CAF" w:rsidP="001117C5">
            <w:pPr>
              <w:widowControl/>
              <w:jc w:val="center"/>
              <w:rPr>
                <w:rFonts w:ascii="Calibri" w:eastAsia="Times New Roman" w:hAnsi="Calibri" w:cs="Times New Roman"/>
                <w:b/>
                <w:bCs/>
                <w:color w:val="000000"/>
                <w:sz w:val="18"/>
                <w:szCs w:val="18"/>
              </w:rPr>
            </w:pPr>
            <w:r w:rsidRPr="00083BAB">
              <w:rPr>
                <w:rFonts w:ascii="Calibri" w:eastAsia="Times New Roman" w:hAnsi="Calibri" w:cs="Times New Roman"/>
                <w:b/>
                <w:bCs/>
                <w:color w:val="000000"/>
                <w:sz w:val="18"/>
                <w:szCs w:val="18"/>
              </w:rPr>
              <w:t>YES</w:t>
            </w:r>
          </w:p>
        </w:tc>
      </w:tr>
      <w:tr w:rsidR="00B31CAF" w:rsidRPr="00083BAB" w:rsidTr="001117C5">
        <w:trPr>
          <w:trHeight w:val="240"/>
        </w:trPr>
        <w:tc>
          <w:tcPr>
            <w:tcW w:w="1740" w:type="dxa"/>
            <w:tcBorders>
              <w:top w:val="nil"/>
              <w:left w:val="single" w:sz="12" w:space="0" w:color="000000"/>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 </w:t>
            </w:r>
          </w:p>
        </w:tc>
        <w:tc>
          <w:tcPr>
            <w:tcW w:w="5020" w:type="dxa"/>
            <w:tcBorders>
              <w:top w:val="nil"/>
              <w:left w:val="nil"/>
              <w:bottom w:val="single" w:sz="4" w:space="0" w:color="000000"/>
              <w:right w:val="single" w:sz="4" w:space="0" w:color="000000"/>
            </w:tcBorders>
            <w:shd w:val="clear" w:color="auto" w:fill="auto"/>
            <w:noWrap/>
            <w:vAlign w:val="bottom"/>
            <w:hideMark/>
          </w:tcPr>
          <w:p w:rsidR="00B31CAF" w:rsidRPr="003321D9" w:rsidRDefault="003321D9" w:rsidP="001117C5">
            <w:pPr>
              <w:widowControl/>
              <w:rPr>
                <w:rFonts w:ascii="Calibri" w:eastAsia="Times New Roman" w:hAnsi="Calibri" w:cs="Times New Roman"/>
                <w:color w:val="0070C0"/>
                <w:sz w:val="18"/>
                <w:szCs w:val="18"/>
                <w:rPrChange w:id="289" w:author="Johnson, David M ERDC-RDE-ITL-MS" w:date="2016-10-12T14:33:00Z">
                  <w:rPr>
                    <w:rFonts w:ascii="Calibri" w:eastAsia="Times New Roman" w:hAnsi="Calibri" w:cs="Times New Roman"/>
                    <w:color w:val="000000"/>
                    <w:sz w:val="18"/>
                    <w:szCs w:val="18"/>
                  </w:rPr>
                </w:rPrChange>
              </w:rPr>
            </w:pPr>
            <w:ins w:id="290" w:author="Johnson, David M ERDC-RDE-ITL-MS" w:date="2016-10-12T14:32:00Z">
              <w:r w:rsidRPr="003321D9">
                <w:rPr>
                  <w:rFonts w:ascii="Calibri" w:eastAsia="Times New Roman" w:hAnsi="Calibri" w:cs="Times New Roman"/>
                  <w:color w:val="0070C0"/>
                  <w:sz w:val="18"/>
                  <w:szCs w:val="18"/>
                  <w:rPrChange w:id="291" w:author="Johnson, David M ERDC-RDE-ITL-MS" w:date="2016-10-12T14:33:00Z">
                    <w:rPr>
                      <w:rFonts w:ascii="Calibri" w:eastAsia="Times New Roman" w:hAnsi="Calibri" w:cs="Times New Roman"/>
                      <w:color w:val="000000"/>
                      <w:sz w:val="18"/>
                      <w:szCs w:val="18"/>
                    </w:rPr>
                  </w:rPrChange>
                </w:rPr>
                <w:t xml:space="preserve">Sheet Keynote - </w:t>
              </w:r>
              <w:proofErr w:type="spellStart"/>
              <w:r w:rsidRPr="003321D9">
                <w:rPr>
                  <w:rFonts w:ascii="Calibri" w:eastAsia="Times New Roman" w:hAnsi="Calibri" w:cs="Times New Roman"/>
                  <w:color w:val="0070C0"/>
                  <w:sz w:val="18"/>
                  <w:szCs w:val="18"/>
                  <w:rPrChange w:id="292" w:author="Johnson, David M ERDC-RDE-ITL-MS" w:date="2016-10-12T14:33:00Z">
                    <w:rPr>
                      <w:rFonts w:ascii="Calibri" w:eastAsia="Times New Roman" w:hAnsi="Calibri" w:cs="Times New Roman"/>
                      <w:color w:val="000000"/>
                      <w:sz w:val="18"/>
                      <w:szCs w:val="18"/>
                    </w:rPr>
                  </w:rPrChange>
                </w:rPr>
                <w:t>Hexagon_USACE</w:t>
              </w:r>
            </w:ins>
            <w:proofErr w:type="spellEnd"/>
            <w:del w:id="293" w:author="Johnson, David M ERDC-RDE-ITL-MS" w:date="2016-10-12T14:32:00Z">
              <w:r w:rsidR="00B31CAF" w:rsidRPr="003321D9" w:rsidDel="003321D9">
                <w:rPr>
                  <w:rFonts w:ascii="Calibri" w:eastAsia="Times New Roman" w:hAnsi="Calibri" w:cs="Times New Roman"/>
                  <w:color w:val="0070C0"/>
                  <w:sz w:val="18"/>
                  <w:szCs w:val="18"/>
                  <w:rPrChange w:id="294" w:author="Johnson, David M ERDC-RDE-ITL-MS" w:date="2016-10-12T14:33:00Z">
                    <w:rPr>
                      <w:rFonts w:ascii="Calibri" w:eastAsia="Times New Roman" w:hAnsi="Calibri" w:cs="Times New Roman"/>
                      <w:color w:val="000000"/>
                      <w:sz w:val="18"/>
                      <w:szCs w:val="18"/>
                    </w:rPr>
                  </w:rPrChange>
                </w:rPr>
                <w:delText>Section Head - Filled NCS5_USACE</w:delText>
              </w:r>
            </w:del>
          </w:p>
        </w:tc>
        <w:tc>
          <w:tcPr>
            <w:tcW w:w="1220" w:type="dxa"/>
            <w:tcBorders>
              <w:top w:val="nil"/>
              <w:left w:val="nil"/>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USACE</w:t>
            </w:r>
          </w:p>
        </w:tc>
        <w:tc>
          <w:tcPr>
            <w:tcW w:w="1780" w:type="dxa"/>
            <w:tcBorders>
              <w:top w:val="nil"/>
              <w:left w:val="nil"/>
              <w:bottom w:val="single" w:sz="4" w:space="0" w:color="000000"/>
              <w:right w:val="single" w:sz="12" w:space="0" w:color="000000"/>
            </w:tcBorders>
            <w:shd w:val="clear" w:color="auto" w:fill="auto"/>
            <w:noWrap/>
            <w:vAlign w:val="bottom"/>
            <w:hideMark/>
          </w:tcPr>
          <w:p w:rsidR="00B31CAF" w:rsidRPr="00083BAB" w:rsidRDefault="00B31CAF" w:rsidP="001117C5">
            <w:pPr>
              <w:widowControl/>
              <w:jc w:val="center"/>
              <w:rPr>
                <w:rFonts w:ascii="Calibri" w:eastAsia="Times New Roman" w:hAnsi="Calibri" w:cs="Times New Roman"/>
                <w:b/>
                <w:bCs/>
                <w:color w:val="000000"/>
                <w:sz w:val="18"/>
                <w:szCs w:val="18"/>
              </w:rPr>
            </w:pPr>
            <w:r w:rsidRPr="00083BAB">
              <w:rPr>
                <w:rFonts w:ascii="Calibri" w:eastAsia="Times New Roman" w:hAnsi="Calibri" w:cs="Times New Roman"/>
                <w:b/>
                <w:bCs/>
                <w:color w:val="000000"/>
                <w:sz w:val="18"/>
                <w:szCs w:val="18"/>
              </w:rPr>
              <w:t>YES</w:t>
            </w:r>
          </w:p>
        </w:tc>
      </w:tr>
      <w:tr w:rsidR="00B31CAF" w:rsidRPr="00083BAB" w:rsidTr="001117C5">
        <w:trPr>
          <w:trHeight w:val="240"/>
        </w:trPr>
        <w:tc>
          <w:tcPr>
            <w:tcW w:w="1740" w:type="dxa"/>
            <w:tcBorders>
              <w:top w:val="nil"/>
              <w:left w:val="single" w:sz="12" w:space="0" w:color="000000"/>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 </w:t>
            </w:r>
          </w:p>
        </w:tc>
        <w:tc>
          <w:tcPr>
            <w:tcW w:w="5020" w:type="dxa"/>
            <w:tcBorders>
              <w:top w:val="nil"/>
              <w:left w:val="nil"/>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3321D9">
              <w:rPr>
                <w:rFonts w:ascii="Calibri" w:eastAsia="Times New Roman" w:hAnsi="Calibri" w:cs="Times New Roman"/>
                <w:color w:val="0070C0"/>
                <w:sz w:val="18"/>
                <w:szCs w:val="18"/>
                <w:rPrChange w:id="295" w:author="Johnson, David M ERDC-RDE-ITL-MS" w:date="2016-10-12T14:33:00Z">
                  <w:rPr>
                    <w:rFonts w:ascii="Calibri" w:eastAsia="Times New Roman" w:hAnsi="Calibri" w:cs="Times New Roman"/>
                    <w:color w:val="000000"/>
                    <w:sz w:val="18"/>
                    <w:szCs w:val="18"/>
                  </w:rPr>
                </w:rPrChange>
              </w:rPr>
              <w:t>Section Tail - Filled_NCS5</w:t>
            </w:r>
          </w:p>
        </w:tc>
        <w:tc>
          <w:tcPr>
            <w:tcW w:w="1220" w:type="dxa"/>
            <w:tcBorders>
              <w:top w:val="nil"/>
              <w:left w:val="nil"/>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USACE</w:t>
            </w:r>
          </w:p>
        </w:tc>
        <w:tc>
          <w:tcPr>
            <w:tcW w:w="1780" w:type="dxa"/>
            <w:tcBorders>
              <w:top w:val="nil"/>
              <w:left w:val="nil"/>
              <w:bottom w:val="single" w:sz="4" w:space="0" w:color="000000"/>
              <w:right w:val="single" w:sz="12" w:space="0" w:color="000000"/>
            </w:tcBorders>
            <w:shd w:val="clear" w:color="auto" w:fill="auto"/>
            <w:noWrap/>
            <w:vAlign w:val="bottom"/>
            <w:hideMark/>
          </w:tcPr>
          <w:p w:rsidR="00B31CAF" w:rsidRPr="00083BAB" w:rsidRDefault="00B31CAF" w:rsidP="001117C5">
            <w:pPr>
              <w:widowControl/>
              <w:jc w:val="center"/>
              <w:rPr>
                <w:rFonts w:ascii="Calibri" w:eastAsia="Times New Roman" w:hAnsi="Calibri" w:cs="Times New Roman"/>
                <w:b/>
                <w:bCs/>
                <w:color w:val="000000"/>
                <w:sz w:val="18"/>
                <w:szCs w:val="18"/>
              </w:rPr>
            </w:pPr>
            <w:r w:rsidRPr="00083BAB">
              <w:rPr>
                <w:rFonts w:ascii="Calibri" w:eastAsia="Times New Roman" w:hAnsi="Calibri" w:cs="Times New Roman"/>
                <w:b/>
                <w:bCs/>
                <w:color w:val="000000"/>
                <w:sz w:val="18"/>
                <w:szCs w:val="18"/>
              </w:rPr>
              <w:t>YES</w:t>
            </w:r>
          </w:p>
        </w:tc>
      </w:tr>
      <w:tr w:rsidR="00B31CAF" w:rsidRPr="00083BAB" w:rsidTr="001117C5">
        <w:trPr>
          <w:trHeight w:val="240"/>
        </w:trPr>
        <w:tc>
          <w:tcPr>
            <w:tcW w:w="1740" w:type="dxa"/>
            <w:tcBorders>
              <w:top w:val="nil"/>
              <w:left w:val="single" w:sz="12" w:space="0" w:color="000000"/>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 </w:t>
            </w:r>
          </w:p>
        </w:tc>
        <w:tc>
          <w:tcPr>
            <w:tcW w:w="5020" w:type="dxa"/>
            <w:tcBorders>
              <w:top w:val="nil"/>
              <w:left w:val="nil"/>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3321D9">
              <w:rPr>
                <w:rFonts w:ascii="Calibri" w:eastAsia="Times New Roman" w:hAnsi="Calibri" w:cs="Times New Roman"/>
                <w:color w:val="0070C0"/>
                <w:sz w:val="18"/>
                <w:szCs w:val="18"/>
                <w:rPrChange w:id="296" w:author="Johnson, David M ERDC-RDE-ITL-MS" w:date="2016-10-12T14:33:00Z">
                  <w:rPr>
                    <w:rFonts w:ascii="Calibri" w:eastAsia="Times New Roman" w:hAnsi="Calibri" w:cs="Times New Roman"/>
                    <w:color w:val="000000"/>
                    <w:sz w:val="18"/>
                    <w:szCs w:val="18"/>
                  </w:rPr>
                </w:rPrChange>
              </w:rPr>
              <w:t xml:space="preserve">Sheet Keynote - </w:t>
            </w:r>
            <w:proofErr w:type="spellStart"/>
            <w:r w:rsidRPr="003321D9">
              <w:rPr>
                <w:rFonts w:ascii="Calibri" w:eastAsia="Times New Roman" w:hAnsi="Calibri" w:cs="Times New Roman"/>
                <w:color w:val="0070C0"/>
                <w:sz w:val="18"/>
                <w:szCs w:val="18"/>
                <w:rPrChange w:id="297" w:author="Johnson, David M ERDC-RDE-ITL-MS" w:date="2016-10-12T14:33:00Z">
                  <w:rPr>
                    <w:rFonts w:ascii="Calibri" w:eastAsia="Times New Roman" w:hAnsi="Calibri" w:cs="Times New Roman"/>
                    <w:color w:val="000000"/>
                    <w:sz w:val="18"/>
                    <w:szCs w:val="18"/>
                  </w:rPr>
                </w:rPrChange>
              </w:rPr>
              <w:t>Hexagon_USACE</w:t>
            </w:r>
            <w:proofErr w:type="spellEnd"/>
          </w:p>
        </w:tc>
        <w:tc>
          <w:tcPr>
            <w:tcW w:w="1220" w:type="dxa"/>
            <w:tcBorders>
              <w:top w:val="nil"/>
              <w:left w:val="nil"/>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USACE</w:t>
            </w:r>
          </w:p>
        </w:tc>
        <w:tc>
          <w:tcPr>
            <w:tcW w:w="1780" w:type="dxa"/>
            <w:tcBorders>
              <w:top w:val="nil"/>
              <w:left w:val="nil"/>
              <w:bottom w:val="single" w:sz="4" w:space="0" w:color="000000"/>
              <w:right w:val="single" w:sz="12" w:space="0" w:color="000000"/>
            </w:tcBorders>
            <w:shd w:val="clear" w:color="auto" w:fill="auto"/>
            <w:noWrap/>
            <w:vAlign w:val="bottom"/>
            <w:hideMark/>
          </w:tcPr>
          <w:p w:rsidR="00B31CAF" w:rsidRPr="00083BAB" w:rsidRDefault="00B31CAF" w:rsidP="001117C5">
            <w:pPr>
              <w:widowControl/>
              <w:jc w:val="center"/>
              <w:rPr>
                <w:rFonts w:ascii="Calibri" w:eastAsia="Times New Roman" w:hAnsi="Calibri" w:cs="Times New Roman"/>
                <w:b/>
                <w:bCs/>
                <w:color w:val="000000"/>
                <w:sz w:val="18"/>
                <w:szCs w:val="18"/>
              </w:rPr>
            </w:pPr>
            <w:r w:rsidRPr="00083BAB">
              <w:rPr>
                <w:rFonts w:ascii="Calibri" w:eastAsia="Times New Roman" w:hAnsi="Calibri" w:cs="Times New Roman"/>
                <w:b/>
                <w:bCs/>
                <w:color w:val="000000"/>
                <w:sz w:val="18"/>
                <w:szCs w:val="18"/>
              </w:rPr>
              <w:t>YES</w:t>
            </w:r>
          </w:p>
        </w:tc>
      </w:tr>
      <w:tr w:rsidR="00B31CAF" w:rsidRPr="00083BAB" w:rsidTr="001117C5">
        <w:trPr>
          <w:trHeight w:val="240"/>
        </w:trPr>
        <w:tc>
          <w:tcPr>
            <w:tcW w:w="1740" w:type="dxa"/>
            <w:tcBorders>
              <w:top w:val="nil"/>
              <w:left w:val="single" w:sz="12" w:space="0" w:color="000000"/>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 </w:t>
            </w:r>
          </w:p>
        </w:tc>
        <w:tc>
          <w:tcPr>
            <w:tcW w:w="5020" w:type="dxa"/>
            <w:tcBorders>
              <w:top w:val="nil"/>
              <w:left w:val="nil"/>
              <w:bottom w:val="single" w:sz="4" w:space="0" w:color="000000"/>
              <w:right w:val="single" w:sz="4" w:space="0" w:color="000000"/>
            </w:tcBorders>
            <w:shd w:val="clear" w:color="auto" w:fill="auto"/>
            <w:noWrap/>
            <w:vAlign w:val="bottom"/>
            <w:hideMark/>
          </w:tcPr>
          <w:p w:rsidR="00B31CAF" w:rsidRPr="003321D9" w:rsidRDefault="003321D9" w:rsidP="001117C5">
            <w:pPr>
              <w:widowControl/>
              <w:rPr>
                <w:rFonts w:ascii="Calibri" w:eastAsia="Times New Roman" w:hAnsi="Calibri" w:cs="Times New Roman"/>
                <w:color w:val="0070C0"/>
                <w:sz w:val="18"/>
                <w:szCs w:val="18"/>
                <w:rPrChange w:id="298" w:author="Johnson, David M ERDC-RDE-ITL-MS" w:date="2016-10-12T14:34:00Z">
                  <w:rPr>
                    <w:rFonts w:ascii="Calibri" w:eastAsia="Times New Roman" w:hAnsi="Calibri" w:cs="Times New Roman"/>
                    <w:color w:val="000000"/>
                    <w:sz w:val="18"/>
                    <w:szCs w:val="18"/>
                  </w:rPr>
                </w:rPrChange>
              </w:rPr>
            </w:pPr>
            <w:ins w:id="299" w:author="Johnson, David M ERDC-RDE-ITL-MS" w:date="2016-10-12T14:34:00Z">
              <w:r w:rsidRPr="003321D9">
                <w:rPr>
                  <w:rFonts w:ascii="Calibri" w:eastAsia="Times New Roman" w:hAnsi="Calibri" w:cs="Times New Roman"/>
                  <w:color w:val="0070C0"/>
                  <w:sz w:val="18"/>
                  <w:szCs w:val="18"/>
                  <w:rPrChange w:id="300" w:author="Johnson, David M ERDC-RDE-ITL-MS" w:date="2016-10-12T14:34:00Z">
                    <w:rPr>
                      <w:rFonts w:ascii="Calibri" w:eastAsia="Times New Roman" w:hAnsi="Calibri" w:cs="Times New Roman"/>
                      <w:color w:val="000000"/>
                      <w:sz w:val="18"/>
                      <w:szCs w:val="18"/>
                    </w:rPr>
                  </w:rPrChange>
                </w:rPr>
                <w:t xml:space="preserve">View </w:t>
              </w:r>
              <w:proofErr w:type="spellStart"/>
              <w:r w:rsidRPr="003321D9">
                <w:rPr>
                  <w:rFonts w:ascii="Calibri" w:eastAsia="Times New Roman" w:hAnsi="Calibri" w:cs="Times New Roman"/>
                  <w:color w:val="0070C0"/>
                  <w:sz w:val="18"/>
                  <w:szCs w:val="18"/>
                  <w:rPrChange w:id="301" w:author="Johnson, David M ERDC-RDE-ITL-MS" w:date="2016-10-12T14:34:00Z">
                    <w:rPr>
                      <w:rFonts w:ascii="Calibri" w:eastAsia="Times New Roman" w:hAnsi="Calibri" w:cs="Times New Roman"/>
                      <w:color w:val="000000"/>
                      <w:sz w:val="18"/>
                      <w:szCs w:val="18"/>
                    </w:rPr>
                  </w:rPrChange>
                </w:rPr>
                <w:t>Title_NCS</w:t>
              </w:r>
            </w:ins>
            <w:proofErr w:type="spellEnd"/>
            <w:del w:id="302" w:author="Johnson, David M ERDC-RDE-ITL-MS" w:date="2016-10-12T14:34:00Z">
              <w:r w:rsidR="00B31CAF" w:rsidRPr="003321D9" w:rsidDel="003321D9">
                <w:rPr>
                  <w:rFonts w:ascii="Calibri" w:eastAsia="Times New Roman" w:hAnsi="Calibri" w:cs="Times New Roman"/>
                  <w:color w:val="0070C0"/>
                  <w:sz w:val="18"/>
                  <w:szCs w:val="18"/>
                  <w:rPrChange w:id="303" w:author="Johnson, David M ERDC-RDE-ITL-MS" w:date="2016-10-12T14:34:00Z">
                    <w:rPr>
                      <w:rFonts w:ascii="Calibri" w:eastAsia="Times New Roman" w:hAnsi="Calibri" w:cs="Times New Roman"/>
                      <w:color w:val="000000"/>
                      <w:sz w:val="18"/>
                      <w:szCs w:val="18"/>
                    </w:rPr>
                  </w:rPrChange>
                </w:rPr>
                <w:delText>Room Hazard Occupancy Tag_USACE</w:delText>
              </w:r>
            </w:del>
          </w:p>
        </w:tc>
        <w:tc>
          <w:tcPr>
            <w:tcW w:w="1220" w:type="dxa"/>
            <w:tcBorders>
              <w:top w:val="nil"/>
              <w:left w:val="nil"/>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USACE</w:t>
            </w:r>
          </w:p>
        </w:tc>
        <w:tc>
          <w:tcPr>
            <w:tcW w:w="1780" w:type="dxa"/>
            <w:tcBorders>
              <w:top w:val="nil"/>
              <w:left w:val="nil"/>
              <w:bottom w:val="single" w:sz="4" w:space="0" w:color="000000"/>
              <w:right w:val="single" w:sz="12" w:space="0" w:color="000000"/>
            </w:tcBorders>
            <w:shd w:val="clear" w:color="auto" w:fill="auto"/>
            <w:noWrap/>
            <w:vAlign w:val="bottom"/>
            <w:hideMark/>
          </w:tcPr>
          <w:p w:rsidR="00B31CAF" w:rsidRPr="00083BAB" w:rsidRDefault="00B31CAF" w:rsidP="001117C5">
            <w:pPr>
              <w:widowControl/>
              <w:jc w:val="center"/>
              <w:rPr>
                <w:rFonts w:ascii="Calibri" w:eastAsia="Times New Roman" w:hAnsi="Calibri" w:cs="Times New Roman"/>
                <w:b/>
                <w:bCs/>
                <w:color w:val="000000"/>
                <w:sz w:val="18"/>
                <w:szCs w:val="18"/>
              </w:rPr>
            </w:pPr>
            <w:r w:rsidRPr="00083BAB">
              <w:rPr>
                <w:rFonts w:ascii="Calibri" w:eastAsia="Times New Roman" w:hAnsi="Calibri" w:cs="Times New Roman"/>
                <w:b/>
                <w:bCs/>
                <w:color w:val="000000"/>
                <w:sz w:val="18"/>
                <w:szCs w:val="18"/>
              </w:rPr>
              <w:t>YES</w:t>
            </w:r>
          </w:p>
        </w:tc>
      </w:tr>
      <w:tr w:rsidR="00B31CAF" w:rsidRPr="00083BAB" w:rsidTr="001117C5">
        <w:trPr>
          <w:trHeight w:val="240"/>
        </w:trPr>
        <w:tc>
          <w:tcPr>
            <w:tcW w:w="1740" w:type="dxa"/>
            <w:tcBorders>
              <w:top w:val="nil"/>
              <w:left w:val="single" w:sz="12" w:space="0" w:color="000000"/>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 </w:t>
            </w:r>
          </w:p>
        </w:tc>
        <w:tc>
          <w:tcPr>
            <w:tcW w:w="5020" w:type="dxa"/>
            <w:tcBorders>
              <w:top w:val="nil"/>
              <w:left w:val="nil"/>
              <w:bottom w:val="single" w:sz="4" w:space="0" w:color="000000"/>
              <w:right w:val="single" w:sz="4" w:space="0" w:color="000000"/>
            </w:tcBorders>
            <w:shd w:val="clear" w:color="auto" w:fill="auto"/>
            <w:noWrap/>
            <w:vAlign w:val="bottom"/>
            <w:hideMark/>
          </w:tcPr>
          <w:p w:rsidR="00B31CAF" w:rsidRPr="003321D9" w:rsidRDefault="003321D9" w:rsidP="001117C5">
            <w:pPr>
              <w:widowControl/>
              <w:rPr>
                <w:rFonts w:ascii="Calibri" w:eastAsia="Times New Roman" w:hAnsi="Calibri" w:cs="Times New Roman"/>
                <w:color w:val="0070C0"/>
                <w:sz w:val="18"/>
                <w:szCs w:val="18"/>
                <w:rPrChange w:id="304" w:author="Johnson, David M ERDC-RDE-ITL-MS" w:date="2016-10-12T14:34:00Z">
                  <w:rPr>
                    <w:rFonts w:ascii="Calibri" w:eastAsia="Times New Roman" w:hAnsi="Calibri" w:cs="Times New Roman"/>
                    <w:color w:val="000000"/>
                    <w:sz w:val="18"/>
                    <w:szCs w:val="18"/>
                  </w:rPr>
                </w:rPrChange>
              </w:rPr>
            </w:pPr>
            <w:ins w:id="305" w:author="Johnson, David M ERDC-RDE-ITL-MS" w:date="2016-10-12T14:34:00Z">
              <w:r w:rsidRPr="003321D9">
                <w:rPr>
                  <w:rFonts w:ascii="Calibri" w:eastAsia="Times New Roman" w:hAnsi="Calibri" w:cs="Times New Roman"/>
                  <w:color w:val="0070C0"/>
                  <w:sz w:val="18"/>
                  <w:szCs w:val="18"/>
                  <w:rPrChange w:id="306" w:author="Johnson, David M ERDC-RDE-ITL-MS" w:date="2016-10-12T14:34:00Z">
                    <w:rPr>
                      <w:rFonts w:ascii="Calibri" w:eastAsia="Times New Roman" w:hAnsi="Calibri" w:cs="Times New Roman"/>
                      <w:color w:val="000000"/>
                      <w:sz w:val="18"/>
                      <w:szCs w:val="18"/>
                    </w:rPr>
                  </w:rPrChange>
                </w:rPr>
                <w:t xml:space="preserve">Window </w:t>
              </w:r>
              <w:proofErr w:type="spellStart"/>
              <w:r w:rsidRPr="003321D9">
                <w:rPr>
                  <w:rFonts w:ascii="Calibri" w:eastAsia="Times New Roman" w:hAnsi="Calibri" w:cs="Times New Roman"/>
                  <w:color w:val="0070C0"/>
                  <w:sz w:val="18"/>
                  <w:szCs w:val="18"/>
                  <w:rPrChange w:id="307" w:author="Johnson, David M ERDC-RDE-ITL-MS" w:date="2016-10-12T14:34:00Z">
                    <w:rPr>
                      <w:rFonts w:ascii="Calibri" w:eastAsia="Times New Roman" w:hAnsi="Calibri" w:cs="Times New Roman"/>
                      <w:color w:val="000000"/>
                      <w:sz w:val="18"/>
                      <w:szCs w:val="18"/>
                    </w:rPr>
                  </w:rPrChange>
                </w:rPr>
                <w:t>Tag_NCS</w:t>
              </w:r>
            </w:ins>
            <w:proofErr w:type="spellEnd"/>
            <w:del w:id="308" w:author="Johnson, David M ERDC-RDE-ITL-MS" w:date="2016-10-12T14:34:00Z">
              <w:r w:rsidR="00B31CAF" w:rsidRPr="003321D9" w:rsidDel="003321D9">
                <w:rPr>
                  <w:rFonts w:ascii="Calibri" w:eastAsia="Times New Roman" w:hAnsi="Calibri" w:cs="Times New Roman"/>
                  <w:color w:val="0070C0"/>
                  <w:sz w:val="18"/>
                  <w:szCs w:val="18"/>
                  <w:rPrChange w:id="309" w:author="Johnson, David M ERDC-RDE-ITL-MS" w:date="2016-10-12T14:34:00Z">
                    <w:rPr>
                      <w:rFonts w:ascii="Calibri" w:eastAsia="Times New Roman" w:hAnsi="Calibri" w:cs="Times New Roman"/>
                      <w:color w:val="000000"/>
                      <w:sz w:val="18"/>
                      <w:szCs w:val="18"/>
                    </w:rPr>
                  </w:rPrChange>
                </w:rPr>
                <w:delText>View Title - Reference Sheet_NCS5</w:delText>
              </w:r>
            </w:del>
          </w:p>
        </w:tc>
        <w:tc>
          <w:tcPr>
            <w:tcW w:w="1220" w:type="dxa"/>
            <w:tcBorders>
              <w:top w:val="nil"/>
              <w:left w:val="nil"/>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USACE</w:t>
            </w:r>
          </w:p>
        </w:tc>
        <w:tc>
          <w:tcPr>
            <w:tcW w:w="1780" w:type="dxa"/>
            <w:tcBorders>
              <w:top w:val="nil"/>
              <w:left w:val="nil"/>
              <w:bottom w:val="single" w:sz="4" w:space="0" w:color="000000"/>
              <w:right w:val="single" w:sz="12" w:space="0" w:color="000000"/>
            </w:tcBorders>
            <w:shd w:val="clear" w:color="auto" w:fill="auto"/>
            <w:noWrap/>
            <w:vAlign w:val="bottom"/>
            <w:hideMark/>
          </w:tcPr>
          <w:p w:rsidR="00B31CAF" w:rsidRPr="00083BAB" w:rsidRDefault="00B31CAF" w:rsidP="001117C5">
            <w:pPr>
              <w:widowControl/>
              <w:jc w:val="center"/>
              <w:rPr>
                <w:rFonts w:ascii="Calibri" w:eastAsia="Times New Roman" w:hAnsi="Calibri" w:cs="Times New Roman"/>
                <w:b/>
                <w:bCs/>
                <w:color w:val="000000"/>
                <w:sz w:val="18"/>
                <w:szCs w:val="18"/>
              </w:rPr>
            </w:pPr>
            <w:r w:rsidRPr="00083BAB">
              <w:rPr>
                <w:rFonts w:ascii="Calibri" w:eastAsia="Times New Roman" w:hAnsi="Calibri" w:cs="Times New Roman"/>
                <w:b/>
                <w:bCs/>
                <w:color w:val="000000"/>
                <w:sz w:val="18"/>
                <w:szCs w:val="18"/>
              </w:rPr>
              <w:t>YES</w:t>
            </w:r>
          </w:p>
        </w:tc>
      </w:tr>
      <w:tr w:rsidR="00B31CAF" w:rsidRPr="00083BAB" w:rsidDel="003321D9" w:rsidTr="003321D9">
        <w:tblPrEx>
          <w:tblW w:w="9760" w:type="dxa"/>
          <w:tblInd w:w="93" w:type="dxa"/>
          <w:tblPrExChange w:id="310" w:author="Johnson, David M ERDC-RDE-ITL-MS" w:date="2016-10-12T14:36:00Z">
            <w:tblPrEx>
              <w:tblW w:w="9760" w:type="dxa"/>
              <w:tblInd w:w="93" w:type="dxa"/>
            </w:tblPrEx>
          </w:tblPrExChange>
        </w:tblPrEx>
        <w:trPr>
          <w:trHeight w:val="240"/>
          <w:del w:id="311" w:author="Johnson, David M ERDC-RDE-ITL-MS" w:date="2016-10-12T14:39:00Z"/>
          <w:trPrChange w:id="312" w:author="Johnson, David M ERDC-RDE-ITL-MS" w:date="2016-10-12T14:36:00Z">
            <w:trPr>
              <w:trHeight w:val="240"/>
            </w:trPr>
          </w:trPrChange>
        </w:trPr>
        <w:tc>
          <w:tcPr>
            <w:tcW w:w="1740" w:type="dxa"/>
            <w:tcBorders>
              <w:top w:val="nil"/>
              <w:left w:val="single" w:sz="12" w:space="0" w:color="000000"/>
              <w:bottom w:val="single" w:sz="4" w:space="0" w:color="000000"/>
              <w:right w:val="single" w:sz="4" w:space="0" w:color="000000"/>
            </w:tcBorders>
            <w:shd w:val="clear" w:color="auto" w:fill="auto"/>
            <w:noWrap/>
            <w:vAlign w:val="bottom"/>
            <w:hideMark/>
            <w:tcPrChange w:id="313" w:author="Johnson, David M ERDC-RDE-ITL-MS" w:date="2016-10-12T14:36:00Z">
              <w:tcPr>
                <w:tcW w:w="1740" w:type="dxa"/>
                <w:tcBorders>
                  <w:top w:val="nil"/>
                  <w:left w:val="single" w:sz="12" w:space="0" w:color="000000"/>
                  <w:bottom w:val="single" w:sz="4" w:space="0" w:color="000000"/>
                  <w:right w:val="single" w:sz="4" w:space="0" w:color="000000"/>
                </w:tcBorders>
                <w:shd w:val="clear" w:color="auto" w:fill="auto"/>
                <w:noWrap/>
                <w:vAlign w:val="bottom"/>
                <w:hideMark/>
              </w:tcPr>
            </w:tcPrChange>
          </w:tcPr>
          <w:p w:rsidR="00B31CAF" w:rsidRPr="00083BAB" w:rsidDel="003321D9" w:rsidRDefault="00B31CAF" w:rsidP="001117C5">
            <w:pPr>
              <w:widowControl/>
              <w:rPr>
                <w:del w:id="314" w:author="Johnson, David M ERDC-RDE-ITL-MS" w:date="2016-10-12T14:39:00Z"/>
                <w:rFonts w:ascii="Calibri" w:eastAsia="Times New Roman" w:hAnsi="Calibri" w:cs="Times New Roman"/>
                <w:color w:val="000000"/>
                <w:sz w:val="18"/>
                <w:szCs w:val="18"/>
              </w:rPr>
            </w:pPr>
            <w:del w:id="315" w:author="Johnson, David M ERDC-RDE-ITL-MS" w:date="2016-10-12T14:39:00Z">
              <w:r w:rsidRPr="00083BAB" w:rsidDel="003321D9">
                <w:rPr>
                  <w:rFonts w:ascii="Calibri" w:eastAsia="Times New Roman" w:hAnsi="Calibri" w:cs="Times New Roman"/>
                  <w:color w:val="000000"/>
                  <w:sz w:val="18"/>
                  <w:szCs w:val="18"/>
                </w:rPr>
                <w:delText> </w:delText>
              </w:r>
            </w:del>
          </w:p>
        </w:tc>
        <w:tc>
          <w:tcPr>
            <w:tcW w:w="5020" w:type="dxa"/>
            <w:tcBorders>
              <w:top w:val="nil"/>
              <w:left w:val="nil"/>
              <w:bottom w:val="single" w:sz="4" w:space="0" w:color="000000"/>
              <w:right w:val="single" w:sz="4" w:space="0" w:color="000000"/>
            </w:tcBorders>
            <w:shd w:val="clear" w:color="auto" w:fill="auto"/>
            <w:noWrap/>
            <w:vAlign w:val="bottom"/>
            <w:tcPrChange w:id="316" w:author="Johnson, David M ERDC-RDE-ITL-MS" w:date="2016-10-12T14:36:00Z">
              <w:tcPr>
                <w:tcW w:w="5020" w:type="dxa"/>
                <w:tcBorders>
                  <w:top w:val="nil"/>
                  <w:left w:val="nil"/>
                  <w:bottom w:val="single" w:sz="4" w:space="0" w:color="000000"/>
                  <w:right w:val="single" w:sz="4" w:space="0" w:color="000000"/>
                </w:tcBorders>
                <w:shd w:val="clear" w:color="auto" w:fill="auto"/>
                <w:noWrap/>
                <w:vAlign w:val="bottom"/>
              </w:tcPr>
            </w:tcPrChange>
          </w:tcPr>
          <w:p w:rsidR="00B31CAF" w:rsidRPr="00083BAB" w:rsidDel="003321D9" w:rsidRDefault="00B31CAF" w:rsidP="001117C5">
            <w:pPr>
              <w:widowControl/>
              <w:rPr>
                <w:del w:id="317" w:author="Johnson, David M ERDC-RDE-ITL-MS" w:date="2016-10-12T14:39:00Z"/>
                <w:rFonts w:ascii="Calibri" w:eastAsia="Times New Roman" w:hAnsi="Calibri" w:cs="Times New Roman"/>
                <w:color w:val="000000"/>
                <w:sz w:val="18"/>
                <w:szCs w:val="18"/>
              </w:rPr>
            </w:pPr>
            <w:del w:id="318" w:author="Johnson, David M ERDC-RDE-ITL-MS" w:date="2016-10-12T14:35:00Z">
              <w:r w:rsidRPr="00083BAB" w:rsidDel="003321D9">
                <w:rPr>
                  <w:rFonts w:ascii="Calibri" w:eastAsia="Times New Roman" w:hAnsi="Calibri" w:cs="Times New Roman"/>
                  <w:color w:val="000000"/>
                  <w:sz w:val="18"/>
                  <w:szCs w:val="18"/>
                </w:rPr>
                <w:delText>View Title No Number_NCS5</w:delText>
              </w:r>
            </w:del>
          </w:p>
        </w:tc>
        <w:tc>
          <w:tcPr>
            <w:tcW w:w="1220" w:type="dxa"/>
            <w:tcBorders>
              <w:top w:val="nil"/>
              <w:left w:val="nil"/>
              <w:bottom w:val="single" w:sz="4" w:space="0" w:color="000000"/>
              <w:right w:val="single" w:sz="4" w:space="0" w:color="000000"/>
            </w:tcBorders>
            <w:shd w:val="clear" w:color="auto" w:fill="auto"/>
            <w:noWrap/>
            <w:vAlign w:val="bottom"/>
            <w:tcPrChange w:id="319" w:author="Johnson, David M ERDC-RDE-ITL-MS" w:date="2016-10-12T14:36:00Z">
              <w:tcPr>
                <w:tcW w:w="1220" w:type="dxa"/>
                <w:tcBorders>
                  <w:top w:val="nil"/>
                  <w:left w:val="nil"/>
                  <w:bottom w:val="single" w:sz="4" w:space="0" w:color="000000"/>
                  <w:right w:val="single" w:sz="4" w:space="0" w:color="000000"/>
                </w:tcBorders>
                <w:shd w:val="clear" w:color="auto" w:fill="auto"/>
                <w:noWrap/>
                <w:vAlign w:val="bottom"/>
              </w:tcPr>
            </w:tcPrChange>
          </w:tcPr>
          <w:p w:rsidR="00B31CAF" w:rsidRPr="00083BAB" w:rsidDel="003321D9" w:rsidRDefault="00B31CAF" w:rsidP="001117C5">
            <w:pPr>
              <w:widowControl/>
              <w:rPr>
                <w:del w:id="320" w:author="Johnson, David M ERDC-RDE-ITL-MS" w:date="2016-10-12T14:39:00Z"/>
                <w:rFonts w:ascii="Calibri" w:eastAsia="Times New Roman" w:hAnsi="Calibri" w:cs="Times New Roman"/>
                <w:color w:val="000000"/>
                <w:sz w:val="18"/>
                <w:szCs w:val="18"/>
              </w:rPr>
            </w:pPr>
            <w:del w:id="321" w:author="Johnson, David M ERDC-RDE-ITL-MS" w:date="2016-10-12T14:36:00Z">
              <w:r w:rsidRPr="00083BAB" w:rsidDel="003321D9">
                <w:rPr>
                  <w:rFonts w:ascii="Calibri" w:eastAsia="Times New Roman" w:hAnsi="Calibri" w:cs="Times New Roman"/>
                  <w:color w:val="000000"/>
                  <w:sz w:val="18"/>
                  <w:szCs w:val="18"/>
                </w:rPr>
                <w:delText>USACE</w:delText>
              </w:r>
            </w:del>
          </w:p>
        </w:tc>
        <w:tc>
          <w:tcPr>
            <w:tcW w:w="1780" w:type="dxa"/>
            <w:tcBorders>
              <w:top w:val="nil"/>
              <w:left w:val="nil"/>
              <w:bottom w:val="single" w:sz="4" w:space="0" w:color="000000"/>
              <w:right w:val="single" w:sz="12" w:space="0" w:color="000000"/>
            </w:tcBorders>
            <w:shd w:val="clear" w:color="auto" w:fill="auto"/>
            <w:noWrap/>
            <w:vAlign w:val="bottom"/>
            <w:tcPrChange w:id="322" w:author="Johnson, David M ERDC-RDE-ITL-MS" w:date="2016-10-12T14:36:00Z">
              <w:tcPr>
                <w:tcW w:w="1780" w:type="dxa"/>
                <w:tcBorders>
                  <w:top w:val="nil"/>
                  <w:left w:val="nil"/>
                  <w:bottom w:val="single" w:sz="4" w:space="0" w:color="000000"/>
                  <w:right w:val="single" w:sz="12" w:space="0" w:color="000000"/>
                </w:tcBorders>
                <w:shd w:val="clear" w:color="auto" w:fill="auto"/>
                <w:noWrap/>
                <w:vAlign w:val="bottom"/>
              </w:tcPr>
            </w:tcPrChange>
          </w:tcPr>
          <w:p w:rsidR="00B31CAF" w:rsidRPr="00083BAB" w:rsidDel="003321D9" w:rsidRDefault="00B31CAF" w:rsidP="001117C5">
            <w:pPr>
              <w:widowControl/>
              <w:jc w:val="center"/>
              <w:rPr>
                <w:del w:id="323" w:author="Johnson, David M ERDC-RDE-ITL-MS" w:date="2016-10-12T14:39:00Z"/>
                <w:rFonts w:ascii="Calibri" w:eastAsia="Times New Roman" w:hAnsi="Calibri" w:cs="Times New Roman"/>
                <w:b/>
                <w:bCs/>
                <w:color w:val="000000"/>
                <w:sz w:val="18"/>
                <w:szCs w:val="18"/>
              </w:rPr>
            </w:pPr>
            <w:del w:id="324" w:author="Johnson, David M ERDC-RDE-ITL-MS" w:date="2016-10-12T14:36:00Z">
              <w:r w:rsidRPr="00083BAB" w:rsidDel="003321D9">
                <w:rPr>
                  <w:rFonts w:ascii="Calibri" w:eastAsia="Times New Roman" w:hAnsi="Calibri" w:cs="Times New Roman"/>
                  <w:b/>
                  <w:bCs/>
                  <w:color w:val="000000"/>
                  <w:sz w:val="18"/>
                  <w:szCs w:val="18"/>
                </w:rPr>
                <w:delText>YES</w:delText>
              </w:r>
            </w:del>
          </w:p>
        </w:tc>
      </w:tr>
      <w:tr w:rsidR="00B31CAF" w:rsidRPr="00083BAB" w:rsidDel="003321D9" w:rsidTr="003321D9">
        <w:tblPrEx>
          <w:tblW w:w="9760" w:type="dxa"/>
          <w:tblInd w:w="93" w:type="dxa"/>
          <w:tblPrExChange w:id="325" w:author="Johnson, David M ERDC-RDE-ITL-MS" w:date="2016-10-12T14:36:00Z">
            <w:tblPrEx>
              <w:tblW w:w="9760" w:type="dxa"/>
              <w:tblInd w:w="93" w:type="dxa"/>
            </w:tblPrEx>
          </w:tblPrExChange>
        </w:tblPrEx>
        <w:trPr>
          <w:trHeight w:val="240"/>
          <w:del w:id="326" w:author="Johnson, David M ERDC-RDE-ITL-MS" w:date="2016-10-12T14:39:00Z"/>
          <w:trPrChange w:id="327" w:author="Johnson, David M ERDC-RDE-ITL-MS" w:date="2016-10-12T14:36:00Z">
            <w:trPr>
              <w:trHeight w:val="240"/>
            </w:trPr>
          </w:trPrChange>
        </w:trPr>
        <w:tc>
          <w:tcPr>
            <w:tcW w:w="1740" w:type="dxa"/>
            <w:tcBorders>
              <w:top w:val="nil"/>
              <w:left w:val="single" w:sz="12" w:space="0" w:color="000000"/>
              <w:bottom w:val="single" w:sz="4" w:space="0" w:color="000000"/>
              <w:right w:val="single" w:sz="4" w:space="0" w:color="000000"/>
            </w:tcBorders>
            <w:shd w:val="clear" w:color="auto" w:fill="auto"/>
            <w:noWrap/>
            <w:vAlign w:val="bottom"/>
            <w:hideMark/>
            <w:tcPrChange w:id="328" w:author="Johnson, David M ERDC-RDE-ITL-MS" w:date="2016-10-12T14:36:00Z">
              <w:tcPr>
                <w:tcW w:w="1740" w:type="dxa"/>
                <w:tcBorders>
                  <w:top w:val="nil"/>
                  <w:left w:val="single" w:sz="12" w:space="0" w:color="000000"/>
                  <w:bottom w:val="single" w:sz="4" w:space="0" w:color="000000"/>
                  <w:right w:val="single" w:sz="4" w:space="0" w:color="000000"/>
                </w:tcBorders>
                <w:shd w:val="clear" w:color="auto" w:fill="auto"/>
                <w:noWrap/>
                <w:vAlign w:val="bottom"/>
                <w:hideMark/>
              </w:tcPr>
            </w:tcPrChange>
          </w:tcPr>
          <w:p w:rsidR="00B31CAF" w:rsidRPr="00083BAB" w:rsidDel="003321D9" w:rsidRDefault="00B31CAF" w:rsidP="001117C5">
            <w:pPr>
              <w:widowControl/>
              <w:rPr>
                <w:del w:id="329" w:author="Johnson, David M ERDC-RDE-ITL-MS" w:date="2016-10-12T14:39:00Z"/>
                <w:rFonts w:ascii="Calibri" w:eastAsia="Times New Roman" w:hAnsi="Calibri" w:cs="Times New Roman"/>
                <w:color w:val="000000"/>
                <w:sz w:val="18"/>
                <w:szCs w:val="18"/>
              </w:rPr>
            </w:pPr>
            <w:del w:id="330" w:author="Johnson, David M ERDC-RDE-ITL-MS" w:date="2016-10-12T14:39:00Z">
              <w:r w:rsidRPr="00083BAB" w:rsidDel="003321D9">
                <w:rPr>
                  <w:rFonts w:ascii="Calibri" w:eastAsia="Times New Roman" w:hAnsi="Calibri" w:cs="Times New Roman"/>
                  <w:color w:val="000000"/>
                  <w:sz w:val="18"/>
                  <w:szCs w:val="18"/>
                </w:rPr>
                <w:delText> </w:delText>
              </w:r>
            </w:del>
          </w:p>
        </w:tc>
        <w:tc>
          <w:tcPr>
            <w:tcW w:w="5020" w:type="dxa"/>
            <w:tcBorders>
              <w:top w:val="nil"/>
              <w:left w:val="nil"/>
              <w:bottom w:val="single" w:sz="4" w:space="0" w:color="000000"/>
              <w:right w:val="single" w:sz="4" w:space="0" w:color="000000"/>
            </w:tcBorders>
            <w:shd w:val="clear" w:color="auto" w:fill="auto"/>
            <w:noWrap/>
            <w:vAlign w:val="bottom"/>
            <w:tcPrChange w:id="331" w:author="Johnson, David M ERDC-RDE-ITL-MS" w:date="2016-10-12T14:36:00Z">
              <w:tcPr>
                <w:tcW w:w="5020" w:type="dxa"/>
                <w:tcBorders>
                  <w:top w:val="nil"/>
                  <w:left w:val="nil"/>
                  <w:bottom w:val="single" w:sz="4" w:space="0" w:color="000000"/>
                  <w:right w:val="single" w:sz="4" w:space="0" w:color="000000"/>
                </w:tcBorders>
                <w:shd w:val="clear" w:color="auto" w:fill="auto"/>
                <w:noWrap/>
                <w:vAlign w:val="bottom"/>
              </w:tcPr>
            </w:tcPrChange>
          </w:tcPr>
          <w:p w:rsidR="00B31CAF" w:rsidRPr="00083BAB" w:rsidDel="003321D9" w:rsidRDefault="00B31CAF" w:rsidP="001117C5">
            <w:pPr>
              <w:widowControl/>
              <w:rPr>
                <w:del w:id="332" w:author="Johnson, David M ERDC-RDE-ITL-MS" w:date="2016-10-12T14:39:00Z"/>
                <w:rFonts w:ascii="Calibri" w:eastAsia="Times New Roman" w:hAnsi="Calibri" w:cs="Times New Roman"/>
                <w:color w:val="000000"/>
                <w:sz w:val="18"/>
                <w:szCs w:val="18"/>
              </w:rPr>
            </w:pPr>
            <w:del w:id="333" w:author="Johnson, David M ERDC-RDE-ITL-MS" w:date="2016-10-12T14:35:00Z">
              <w:r w:rsidRPr="00083BAB" w:rsidDel="003321D9">
                <w:rPr>
                  <w:rFonts w:ascii="Calibri" w:eastAsia="Times New Roman" w:hAnsi="Calibri" w:cs="Times New Roman"/>
                  <w:color w:val="000000"/>
                  <w:sz w:val="18"/>
                  <w:szCs w:val="18"/>
                </w:rPr>
                <w:delText>View Title_NCS5</w:delText>
              </w:r>
            </w:del>
          </w:p>
        </w:tc>
        <w:tc>
          <w:tcPr>
            <w:tcW w:w="1220" w:type="dxa"/>
            <w:tcBorders>
              <w:top w:val="nil"/>
              <w:left w:val="nil"/>
              <w:bottom w:val="single" w:sz="4" w:space="0" w:color="000000"/>
              <w:right w:val="single" w:sz="4" w:space="0" w:color="000000"/>
            </w:tcBorders>
            <w:shd w:val="clear" w:color="auto" w:fill="auto"/>
            <w:noWrap/>
            <w:vAlign w:val="bottom"/>
            <w:tcPrChange w:id="334" w:author="Johnson, David M ERDC-RDE-ITL-MS" w:date="2016-10-12T14:36:00Z">
              <w:tcPr>
                <w:tcW w:w="1220" w:type="dxa"/>
                <w:tcBorders>
                  <w:top w:val="nil"/>
                  <w:left w:val="nil"/>
                  <w:bottom w:val="single" w:sz="4" w:space="0" w:color="000000"/>
                  <w:right w:val="single" w:sz="4" w:space="0" w:color="000000"/>
                </w:tcBorders>
                <w:shd w:val="clear" w:color="auto" w:fill="auto"/>
                <w:noWrap/>
                <w:vAlign w:val="bottom"/>
              </w:tcPr>
            </w:tcPrChange>
          </w:tcPr>
          <w:p w:rsidR="00B31CAF" w:rsidRPr="00083BAB" w:rsidDel="003321D9" w:rsidRDefault="00B31CAF" w:rsidP="001117C5">
            <w:pPr>
              <w:widowControl/>
              <w:rPr>
                <w:del w:id="335" w:author="Johnson, David M ERDC-RDE-ITL-MS" w:date="2016-10-12T14:39:00Z"/>
                <w:rFonts w:ascii="Calibri" w:eastAsia="Times New Roman" w:hAnsi="Calibri" w:cs="Times New Roman"/>
                <w:color w:val="000000"/>
                <w:sz w:val="18"/>
                <w:szCs w:val="18"/>
              </w:rPr>
            </w:pPr>
            <w:del w:id="336" w:author="Johnson, David M ERDC-RDE-ITL-MS" w:date="2016-10-12T14:36:00Z">
              <w:r w:rsidRPr="00083BAB" w:rsidDel="003321D9">
                <w:rPr>
                  <w:rFonts w:ascii="Calibri" w:eastAsia="Times New Roman" w:hAnsi="Calibri" w:cs="Times New Roman"/>
                  <w:color w:val="000000"/>
                  <w:sz w:val="18"/>
                  <w:szCs w:val="18"/>
                </w:rPr>
                <w:delText>USACE</w:delText>
              </w:r>
            </w:del>
          </w:p>
        </w:tc>
        <w:tc>
          <w:tcPr>
            <w:tcW w:w="1780" w:type="dxa"/>
            <w:tcBorders>
              <w:top w:val="nil"/>
              <w:left w:val="nil"/>
              <w:bottom w:val="single" w:sz="4" w:space="0" w:color="000000"/>
              <w:right w:val="single" w:sz="12" w:space="0" w:color="000000"/>
            </w:tcBorders>
            <w:shd w:val="clear" w:color="auto" w:fill="auto"/>
            <w:noWrap/>
            <w:vAlign w:val="bottom"/>
            <w:tcPrChange w:id="337" w:author="Johnson, David M ERDC-RDE-ITL-MS" w:date="2016-10-12T14:36:00Z">
              <w:tcPr>
                <w:tcW w:w="1780" w:type="dxa"/>
                <w:tcBorders>
                  <w:top w:val="nil"/>
                  <w:left w:val="nil"/>
                  <w:bottom w:val="single" w:sz="4" w:space="0" w:color="000000"/>
                  <w:right w:val="single" w:sz="12" w:space="0" w:color="000000"/>
                </w:tcBorders>
                <w:shd w:val="clear" w:color="auto" w:fill="auto"/>
                <w:noWrap/>
                <w:vAlign w:val="bottom"/>
              </w:tcPr>
            </w:tcPrChange>
          </w:tcPr>
          <w:p w:rsidR="00B31CAF" w:rsidRPr="00083BAB" w:rsidDel="003321D9" w:rsidRDefault="00B31CAF" w:rsidP="001117C5">
            <w:pPr>
              <w:widowControl/>
              <w:jc w:val="center"/>
              <w:rPr>
                <w:del w:id="338" w:author="Johnson, David M ERDC-RDE-ITL-MS" w:date="2016-10-12T14:39:00Z"/>
                <w:rFonts w:ascii="Calibri" w:eastAsia="Times New Roman" w:hAnsi="Calibri" w:cs="Times New Roman"/>
                <w:b/>
                <w:bCs/>
                <w:color w:val="000000"/>
                <w:sz w:val="18"/>
                <w:szCs w:val="18"/>
              </w:rPr>
            </w:pPr>
            <w:del w:id="339" w:author="Johnson, David M ERDC-RDE-ITL-MS" w:date="2016-10-12T14:36:00Z">
              <w:r w:rsidRPr="00083BAB" w:rsidDel="003321D9">
                <w:rPr>
                  <w:rFonts w:ascii="Calibri" w:eastAsia="Times New Roman" w:hAnsi="Calibri" w:cs="Times New Roman"/>
                  <w:b/>
                  <w:bCs/>
                  <w:color w:val="000000"/>
                  <w:sz w:val="18"/>
                  <w:szCs w:val="18"/>
                </w:rPr>
                <w:delText>YES</w:delText>
              </w:r>
            </w:del>
          </w:p>
        </w:tc>
      </w:tr>
      <w:tr w:rsidR="00B31CAF" w:rsidRPr="00083BAB" w:rsidDel="003321D9" w:rsidTr="003321D9">
        <w:tblPrEx>
          <w:tblW w:w="9760" w:type="dxa"/>
          <w:tblInd w:w="93" w:type="dxa"/>
          <w:tblPrExChange w:id="340" w:author="Johnson, David M ERDC-RDE-ITL-MS" w:date="2016-10-12T14:36:00Z">
            <w:tblPrEx>
              <w:tblW w:w="9760" w:type="dxa"/>
              <w:tblInd w:w="93" w:type="dxa"/>
            </w:tblPrEx>
          </w:tblPrExChange>
        </w:tblPrEx>
        <w:trPr>
          <w:trHeight w:val="240"/>
          <w:del w:id="341" w:author="Johnson, David M ERDC-RDE-ITL-MS" w:date="2016-10-12T14:39:00Z"/>
          <w:trPrChange w:id="342" w:author="Johnson, David M ERDC-RDE-ITL-MS" w:date="2016-10-12T14:36:00Z">
            <w:trPr>
              <w:trHeight w:val="240"/>
            </w:trPr>
          </w:trPrChange>
        </w:trPr>
        <w:tc>
          <w:tcPr>
            <w:tcW w:w="1740" w:type="dxa"/>
            <w:tcBorders>
              <w:top w:val="nil"/>
              <w:left w:val="single" w:sz="12" w:space="0" w:color="000000"/>
              <w:bottom w:val="single" w:sz="4" w:space="0" w:color="000000"/>
              <w:right w:val="single" w:sz="4" w:space="0" w:color="000000"/>
            </w:tcBorders>
            <w:shd w:val="clear" w:color="auto" w:fill="auto"/>
            <w:noWrap/>
            <w:vAlign w:val="bottom"/>
            <w:hideMark/>
            <w:tcPrChange w:id="343" w:author="Johnson, David M ERDC-RDE-ITL-MS" w:date="2016-10-12T14:36:00Z">
              <w:tcPr>
                <w:tcW w:w="1740" w:type="dxa"/>
                <w:tcBorders>
                  <w:top w:val="nil"/>
                  <w:left w:val="single" w:sz="12" w:space="0" w:color="000000"/>
                  <w:bottom w:val="single" w:sz="4" w:space="0" w:color="000000"/>
                  <w:right w:val="single" w:sz="4" w:space="0" w:color="000000"/>
                </w:tcBorders>
                <w:shd w:val="clear" w:color="auto" w:fill="auto"/>
                <w:noWrap/>
                <w:vAlign w:val="bottom"/>
                <w:hideMark/>
              </w:tcPr>
            </w:tcPrChange>
          </w:tcPr>
          <w:p w:rsidR="00B31CAF" w:rsidRPr="00083BAB" w:rsidDel="003321D9" w:rsidRDefault="00B31CAF" w:rsidP="001117C5">
            <w:pPr>
              <w:widowControl/>
              <w:rPr>
                <w:del w:id="344" w:author="Johnson, David M ERDC-RDE-ITL-MS" w:date="2016-10-12T14:39:00Z"/>
                <w:rFonts w:ascii="Calibri" w:eastAsia="Times New Roman" w:hAnsi="Calibri" w:cs="Times New Roman"/>
                <w:color w:val="000000"/>
                <w:sz w:val="18"/>
                <w:szCs w:val="18"/>
              </w:rPr>
            </w:pPr>
            <w:del w:id="345" w:author="Johnson, David M ERDC-RDE-ITL-MS" w:date="2016-10-12T14:39:00Z">
              <w:r w:rsidRPr="00083BAB" w:rsidDel="003321D9">
                <w:rPr>
                  <w:rFonts w:ascii="Calibri" w:eastAsia="Times New Roman" w:hAnsi="Calibri" w:cs="Times New Roman"/>
                  <w:color w:val="000000"/>
                  <w:sz w:val="18"/>
                  <w:szCs w:val="18"/>
                </w:rPr>
                <w:delText> </w:delText>
              </w:r>
            </w:del>
          </w:p>
        </w:tc>
        <w:tc>
          <w:tcPr>
            <w:tcW w:w="5020" w:type="dxa"/>
            <w:tcBorders>
              <w:top w:val="nil"/>
              <w:left w:val="nil"/>
              <w:bottom w:val="single" w:sz="4" w:space="0" w:color="000000"/>
              <w:right w:val="single" w:sz="4" w:space="0" w:color="000000"/>
            </w:tcBorders>
            <w:shd w:val="clear" w:color="auto" w:fill="auto"/>
            <w:noWrap/>
            <w:vAlign w:val="bottom"/>
            <w:tcPrChange w:id="346" w:author="Johnson, David M ERDC-RDE-ITL-MS" w:date="2016-10-12T14:36:00Z">
              <w:tcPr>
                <w:tcW w:w="5020" w:type="dxa"/>
                <w:tcBorders>
                  <w:top w:val="nil"/>
                  <w:left w:val="nil"/>
                  <w:bottom w:val="single" w:sz="4" w:space="0" w:color="000000"/>
                  <w:right w:val="single" w:sz="4" w:space="0" w:color="000000"/>
                </w:tcBorders>
                <w:shd w:val="clear" w:color="auto" w:fill="auto"/>
                <w:noWrap/>
                <w:vAlign w:val="bottom"/>
              </w:tcPr>
            </w:tcPrChange>
          </w:tcPr>
          <w:p w:rsidR="00B31CAF" w:rsidRPr="00083BAB" w:rsidDel="003321D9" w:rsidRDefault="00B31CAF" w:rsidP="001117C5">
            <w:pPr>
              <w:widowControl/>
              <w:rPr>
                <w:del w:id="347" w:author="Johnson, David M ERDC-RDE-ITL-MS" w:date="2016-10-12T14:39:00Z"/>
                <w:rFonts w:ascii="Calibri" w:eastAsia="Times New Roman" w:hAnsi="Calibri" w:cs="Times New Roman"/>
                <w:color w:val="000000"/>
                <w:sz w:val="18"/>
                <w:szCs w:val="18"/>
              </w:rPr>
            </w:pPr>
            <w:del w:id="348" w:author="Johnson, David M ERDC-RDE-ITL-MS" w:date="2016-10-12T14:35:00Z">
              <w:r w:rsidRPr="00083BAB" w:rsidDel="003321D9">
                <w:rPr>
                  <w:rFonts w:ascii="Calibri" w:eastAsia="Times New Roman" w:hAnsi="Calibri" w:cs="Times New Roman"/>
                  <w:color w:val="000000"/>
                  <w:sz w:val="18"/>
                  <w:szCs w:val="18"/>
                </w:rPr>
                <w:delText>Wall Tag - Square_NCS5</w:delText>
              </w:r>
            </w:del>
          </w:p>
        </w:tc>
        <w:tc>
          <w:tcPr>
            <w:tcW w:w="1220" w:type="dxa"/>
            <w:tcBorders>
              <w:top w:val="nil"/>
              <w:left w:val="nil"/>
              <w:bottom w:val="single" w:sz="4" w:space="0" w:color="000000"/>
              <w:right w:val="single" w:sz="4" w:space="0" w:color="000000"/>
            </w:tcBorders>
            <w:shd w:val="clear" w:color="auto" w:fill="auto"/>
            <w:noWrap/>
            <w:vAlign w:val="bottom"/>
            <w:tcPrChange w:id="349" w:author="Johnson, David M ERDC-RDE-ITL-MS" w:date="2016-10-12T14:36:00Z">
              <w:tcPr>
                <w:tcW w:w="1220" w:type="dxa"/>
                <w:tcBorders>
                  <w:top w:val="nil"/>
                  <w:left w:val="nil"/>
                  <w:bottom w:val="single" w:sz="4" w:space="0" w:color="000000"/>
                  <w:right w:val="single" w:sz="4" w:space="0" w:color="000000"/>
                </w:tcBorders>
                <w:shd w:val="clear" w:color="auto" w:fill="auto"/>
                <w:noWrap/>
                <w:vAlign w:val="bottom"/>
              </w:tcPr>
            </w:tcPrChange>
          </w:tcPr>
          <w:p w:rsidR="00B31CAF" w:rsidRPr="00083BAB" w:rsidDel="003321D9" w:rsidRDefault="00B31CAF" w:rsidP="001117C5">
            <w:pPr>
              <w:widowControl/>
              <w:rPr>
                <w:del w:id="350" w:author="Johnson, David M ERDC-RDE-ITL-MS" w:date="2016-10-12T14:39:00Z"/>
                <w:rFonts w:ascii="Calibri" w:eastAsia="Times New Roman" w:hAnsi="Calibri" w:cs="Times New Roman"/>
                <w:color w:val="000000"/>
                <w:sz w:val="18"/>
                <w:szCs w:val="18"/>
              </w:rPr>
            </w:pPr>
            <w:del w:id="351" w:author="Johnson, David M ERDC-RDE-ITL-MS" w:date="2016-10-12T14:36:00Z">
              <w:r w:rsidRPr="00083BAB" w:rsidDel="003321D9">
                <w:rPr>
                  <w:rFonts w:ascii="Calibri" w:eastAsia="Times New Roman" w:hAnsi="Calibri" w:cs="Times New Roman"/>
                  <w:color w:val="000000"/>
                  <w:sz w:val="18"/>
                  <w:szCs w:val="18"/>
                </w:rPr>
                <w:delText>USACE</w:delText>
              </w:r>
            </w:del>
          </w:p>
        </w:tc>
        <w:tc>
          <w:tcPr>
            <w:tcW w:w="1780" w:type="dxa"/>
            <w:tcBorders>
              <w:top w:val="nil"/>
              <w:left w:val="nil"/>
              <w:bottom w:val="single" w:sz="4" w:space="0" w:color="000000"/>
              <w:right w:val="single" w:sz="12" w:space="0" w:color="000000"/>
            </w:tcBorders>
            <w:shd w:val="clear" w:color="auto" w:fill="auto"/>
            <w:noWrap/>
            <w:vAlign w:val="bottom"/>
            <w:tcPrChange w:id="352" w:author="Johnson, David M ERDC-RDE-ITL-MS" w:date="2016-10-12T14:36:00Z">
              <w:tcPr>
                <w:tcW w:w="1780" w:type="dxa"/>
                <w:tcBorders>
                  <w:top w:val="nil"/>
                  <w:left w:val="nil"/>
                  <w:bottom w:val="single" w:sz="4" w:space="0" w:color="000000"/>
                  <w:right w:val="single" w:sz="12" w:space="0" w:color="000000"/>
                </w:tcBorders>
                <w:shd w:val="clear" w:color="auto" w:fill="auto"/>
                <w:noWrap/>
                <w:vAlign w:val="bottom"/>
              </w:tcPr>
            </w:tcPrChange>
          </w:tcPr>
          <w:p w:rsidR="00B31CAF" w:rsidRPr="00083BAB" w:rsidDel="003321D9" w:rsidRDefault="00B31CAF" w:rsidP="001117C5">
            <w:pPr>
              <w:widowControl/>
              <w:jc w:val="center"/>
              <w:rPr>
                <w:del w:id="353" w:author="Johnson, David M ERDC-RDE-ITL-MS" w:date="2016-10-12T14:39:00Z"/>
                <w:rFonts w:ascii="Calibri" w:eastAsia="Times New Roman" w:hAnsi="Calibri" w:cs="Times New Roman"/>
                <w:b/>
                <w:bCs/>
                <w:color w:val="000000"/>
                <w:sz w:val="18"/>
                <w:szCs w:val="18"/>
              </w:rPr>
            </w:pPr>
            <w:del w:id="354" w:author="Johnson, David M ERDC-RDE-ITL-MS" w:date="2016-10-12T14:36:00Z">
              <w:r w:rsidRPr="00083BAB" w:rsidDel="003321D9">
                <w:rPr>
                  <w:rFonts w:ascii="Calibri" w:eastAsia="Times New Roman" w:hAnsi="Calibri" w:cs="Times New Roman"/>
                  <w:b/>
                  <w:bCs/>
                  <w:color w:val="000000"/>
                  <w:sz w:val="18"/>
                  <w:szCs w:val="18"/>
                </w:rPr>
                <w:delText>YES</w:delText>
              </w:r>
            </w:del>
          </w:p>
        </w:tc>
      </w:tr>
      <w:tr w:rsidR="00B31CAF" w:rsidRPr="00083BAB" w:rsidDel="003321D9" w:rsidTr="003321D9">
        <w:tblPrEx>
          <w:tblW w:w="9760" w:type="dxa"/>
          <w:tblInd w:w="93" w:type="dxa"/>
          <w:tblPrExChange w:id="355" w:author="Johnson, David M ERDC-RDE-ITL-MS" w:date="2016-10-12T14:36:00Z">
            <w:tblPrEx>
              <w:tblW w:w="9760" w:type="dxa"/>
              <w:tblInd w:w="93" w:type="dxa"/>
            </w:tblPrEx>
          </w:tblPrExChange>
        </w:tblPrEx>
        <w:trPr>
          <w:trHeight w:val="240"/>
          <w:del w:id="356" w:author="Johnson, David M ERDC-RDE-ITL-MS" w:date="2016-10-12T14:38:00Z"/>
          <w:trPrChange w:id="357" w:author="Johnson, David M ERDC-RDE-ITL-MS" w:date="2016-10-12T14:36:00Z">
            <w:trPr>
              <w:trHeight w:val="240"/>
            </w:trPr>
          </w:trPrChange>
        </w:trPr>
        <w:tc>
          <w:tcPr>
            <w:tcW w:w="1740" w:type="dxa"/>
            <w:tcBorders>
              <w:top w:val="nil"/>
              <w:left w:val="single" w:sz="12" w:space="0" w:color="000000"/>
              <w:bottom w:val="single" w:sz="4" w:space="0" w:color="000000"/>
              <w:right w:val="single" w:sz="4" w:space="0" w:color="000000"/>
            </w:tcBorders>
            <w:shd w:val="clear" w:color="auto" w:fill="auto"/>
            <w:noWrap/>
            <w:vAlign w:val="bottom"/>
            <w:hideMark/>
            <w:tcPrChange w:id="358" w:author="Johnson, David M ERDC-RDE-ITL-MS" w:date="2016-10-12T14:36:00Z">
              <w:tcPr>
                <w:tcW w:w="1740" w:type="dxa"/>
                <w:tcBorders>
                  <w:top w:val="nil"/>
                  <w:left w:val="single" w:sz="12" w:space="0" w:color="000000"/>
                  <w:bottom w:val="single" w:sz="4" w:space="0" w:color="000000"/>
                  <w:right w:val="single" w:sz="4" w:space="0" w:color="000000"/>
                </w:tcBorders>
                <w:shd w:val="clear" w:color="auto" w:fill="auto"/>
                <w:noWrap/>
                <w:vAlign w:val="bottom"/>
                <w:hideMark/>
              </w:tcPr>
            </w:tcPrChange>
          </w:tcPr>
          <w:p w:rsidR="00B31CAF" w:rsidRPr="00083BAB" w:rsidDel="003321D9" w:rsidRDefault="00B31CAF" w:rsidP="001117C5">
            <w:pPr>
              <w:widowControl/>
              <w:rPr>
                <w:del w:id="359" w:author="Johnson, David M ERDC-RDE-ITL-MS" w:date="2016-10-12T14:38:00Z"/>
                <w:rFonts w:ascii="Calibri" w:eastAsia="Times New Roman" w:hAnsi="Calibri" w:cs="Times New Roman"/>
                <w:color w:val="000000"/>
                <w:sz w:val="18"/>
                <w:szCs w:val="18"/>
              </w:rPr>
            </w:pPr>
            <w:del w:id="360" w:author="Johnson, David M ERDC-RDE-ITL-MS" w:date="2016-10-12T14:38:00Z">
              <w:r w:rsidRPr="00083BAB" w:rsidDel="003321D9">
                <w:rPr>
                  <w:rFonts w:ascii="Calibri" w:eastAsia="Times New Roman" w:hAnsi="Calibri" w:cs="Times New Roman"/>
                  <w:color w:val="000000"/>
                  <w:sz w:val="18"/>
                  <w:szCs w:val="18"/>
                </w:rPr>
                <w:delText> </w:delText>
              </w:r>
            </w:del>
          </w:p>
        </w:tc>
        <w:tc>
          <w:tcPr>
            <w:tcW w:w="5020" w:type="dxa"/>
            <w:tcBorders>
              <w:top w:val="nil"/>
              <w:left w:val="nil"/>
              <w:bottom w:val="single" w:sz="4" w:space="0" w:color="000000"/>
              <w:right w:val="single" w:sz="4" w:space="0" w:color="000000"/>
            </w:tcBorders>
            <w:shd w:val="clear" w:color="auto" w:fill="auto"/>
            <w:noWrap/>
            <w:vAlign w:val="bottom"/>
            <w:tcPrChange w:id="361" w:author="Johnson, David M ERDC-RDE-ITL-MS" w:date="2016-10-12T14:36:00Z">
              <w:tcPr>
                <w:tcW w:w="5020" w:type="dxa"/>
                <w:tcBorders>
                  <w:top w:val="nil"/>
                  <w:left w:val="nil"/>
                  <w:bottom w:val="single" w:sz="4" w:space="0" w:color="000000"/>
                  <w:right w:val="single" w:sz="4" w:space="0" w:color="000000"/>
                </w:tcBorders>
                <w:shd w:val="clear" w:color="auto" w:fill="auto"/>
                <w:noWrap/>
                <w:vAlign w:val="bottom"/>
              </w:tcPr>
            </w:tcPrChange>
          </w:tcPr>
          <w:p w:rsidR="00B31CAF" w:rsidRPr="00083BAB" w:rsidDel="003321D9" w:rsidRDefault="00B31CAF" w:rsidP="001117C5">
            <w:pPr>
              <w:widowControl/>
              <w:rPr>
                <w:del w:id="362" w:author="Johnson, David M ERDC-RDE-ITL-MS" w:date="2016-10-12T14:38:00Z"/>
                <w:rFonts w:ascii="Calibri" w:eastAsia="Times New Roman" w:hAnsi="Calibri" w:cs="Times New Roman"/>
                <w:color w:val="000000"/>
                <w:sz w:val="18"/>
                <w:szCs w:val="18"/>
              </w:rPr>
            </w:pPr>
            <w:del w:id="363" w:author="Johnson, David M ERDC-RDE-ITL-MS" w:date="2016-10-12T14:35:00Z">
              <w:r w:rsidRPr="00083BAB" w:rsidDel="003321D9">
                <w:rPr>
                  <w:rFonts w:ascii="Calibri" w:eastAsia="Times New Roman" w:hAnsi="Calibri" w:cs="Times New Roman"/>
                  <w:color w:val="000000"/>
                  <w:sz w:val="18"/>
                  <w:szCs w:val="18"/>
                </w:rPr>
                <w:delText>Window Tag_NCS5</w:delText>
              </w:r>
            </w:del>
          </w:p>
        </w:tc>
        <w:tc>
          <w:tcPr>
            <w:tcW w:w="1220" w:type="dxa"/>
            <w:tcBorders>
              <w:top w:val="nil"/>
              <w:left w:val="nil"/>
              <w:bottom w:val="single" w:sz="4" w:space="0" w:color="000000"/>
              <w:right w:val="single" w:sz="4" w:space="0" w:color="000000"/>
            </w:tcBorders>
            <w:shd w:val="clear" w:color="auto" w:fill="auto"/>
            <w:noWrap/>
            <w:vAlign w:val="bottom"/>
            <w:tcPrChange w:id="364" w:author="Johnson, David M ERDC-RDE-ITL-MS" w:date="2016-10-12T14:36:00Z">
              <w:tcPr>
                <w:tcW w:w="1220" w:type="dxa"/>
                <w:tcBorders>
                  <w:top w:val="nil"/>
                  <w:left w:val="nil"/>
                  <w:bottom w:val="single" w:sz="4" w:space="0" w:color="000000"/>
                  <w:right w:val="single" w:sz="4" w:space="0" w:color="000000"/>
                </w:tcBorders>
                <w:shd w:val="clear" w:color="auto" w:fill="auto"/>
                <w:noWrap/>
                <w:vAlign w:val="bottom"/>
              </w:tcPr>
            </w:tcPrChange>
          </w:tcPr>
          <w:p w:rsidR="00B31CAF" w:rsidRPr="00083BAB" w:rsidDel="003321D9" w:rsidRDefault="00B31CAF" w:rsidP="001117C5">
            <w:pPr>
              <w:widowControl/>
              <w:rPr>
                <w:del w:id="365" w:author="Johnson, David M ERDC-RDE-ITL-MS" w:date="2016-10-12T14:38:00Z"/>
                <w:rFonts w:ascii="Calibri" w:eastAsia="Times New Roman" w:hAnsi="Calibri" w:cs="Times New Roman"/>
                <w:color w:val="000000"/>
                <w:sz w:val="18"/>
                <w:szCs w:val="18"/>
              </w:rPr>
            </w:pPr>
            <w:del w:id="366" w:author="Johnson, David M ERDC-RDE-ITL-MS" w:date="2016-10-12T14:36:00Z">
              <w:r w:rsidRPr="00083BAB" w:rsidDel="003321D9">
                <w:rPr>
                  <w:rFonts w:ascii="Calibri" w:eastAsia="Times New Roman" w:hAnsi="Calibri" w:cs="Times New Roman"/>
                  <w:color w:val="000000"/>
                  <w:sz w:val="18"/>
                  <w:szCs w:val="18"/>
                </w:rPr>
                <w:delText>USACE</w:delText>
              </w:r>
            </w:del>
          </w:p>
        </w:tc>
        <w:tc>
          <w:tcPr>
            <w:tcW w:w="1780" w:type="dxa"/>
            <w:tcBorders>
              <w:top w:val="nil"/>
              <w:left w:val="nil"/>
              <w:bottom w:val="single" w:sz="4" w:space="0" w:color="000000"/>
              <w:right w:val="single" w:sz="12" w:space="0" w:color="000000"/>
            </w:tcBorders>
            <w:shd w:val="clear" w:color="auto" w:fill="auto"/>
            <w:noWrap/>
            <w:vAlign w:val="bottom"/>
            <w:tcPrChange w:id="367" w:author="Johnson, David M ERDC-RDE-ITL-MS" w:date="2016-10-12T14:36:00Z">
              <w:tcPr>
                <w:tcW w:w="1780" w:type="dxa"/>
                <w:tcBorders>
                  <w:top w:val="nil"/>
                  <w:left w:val="nil"/>
                  <w:bottom w:val="single" w:sz="4" w:space="0" w:color="000000"/>
                  <w:right w:val="single" w:sz="12" w:space="0" w:color="000000"/>
                </w:tcBorders>
                <w:shd w:val="clear" w:color="auto" w:fill="auto"/>
                <w:noWrap/>
                <w:vAlign w:val="bottom"/>
              </w:tcPr>
            </w:tcPrChange>
          </w:tcPr>
          <w:p w:rsidR="00B31CAF" w:rsidRPr="00083BAB" w:rsidDel="003321D9" w:rsidRDefault="00B31CAF" w:rsidP="001117C5">
            <w:pPr>
              <w:widowControl/>
              <w:jc w:val="center"/>
              <w:rPr>
                <w:del w:id="368" w:author="Johnson, David M ERDC-RDE-ITL-MS" w:date="2016-10-12T14:38:00Z"/>
                <w:rFonts w:ascii="Calibri" w:eastAsia="Times New Roman" w:hAnsi="Calibri" w:cs="Times New Roman"/>
                <w:b/>
                <w:bCs/>
                <w:color w:val="000000"/>
                <w:sz w:val="18"/>
                <w:szCs w:val="18"/>
              </w:rPr>
            </w:pPr>
            <w:del w:id="369" w:author="Johnson, David M ERDC-RDE-ITL-MS" w:date="2016-10-12T14:36:00Z">
              <w:r w:rsidRPr="00083BAB" w:rsidDel="003321D9">
                <w:rPr>
                  <w:rFonts w:ascii="Calibri" w:eastAsia="Times New Roman" w:hAnsi="Calibri" w:cs="Times New Roman"/>
                  <w:b/>
                  <w:bCs/>
                  <w:color w:val="000000"/>
                  <w:sz w:val="18"/>
                  <w:szCs w:val="18"/>
                </w:rPr>
                <w:delText>YES</w:delText>
              </w:r>
            </w:del>
          </w:p>
        </w:tc>
      </w:tr>
      <w:tr w:rsidR="00B31CAF" w:rsidRPr="00083BAB" w:rsidTr="003321D9">
        <w:tblPrEx>
          <w:tblW w:w="9760" w:type="dxa"/>
          <w:tblInd w:w="93" w:type="dxa"/>
          <w:tblPrExChange w:id="370" w:author="Johnson, David M ERDC-RDE-ITL-MS" w:date="2016-10-12T14:36:00Z">
            <w:tblPrEx>
              <w:tblW w:w="9760" w:type="dxa"/>
              <w:tblInd w:w="93" w:type="dxa"/>
            </w:tblPrEx>
          </w:tblPrExChange>
        </w:tblPrEx>
        <w:trPr>
          <w:trHeight w:val="240"/>
          <w:trPrChange w:id="371" w:author="Johnson, David M ERDC-RDE-ITL-MS" w:date="2016-10-12T14:36:00Z">
            <w:trPr>
              <w:trHeight w:val="240"/>
            </w:trPr>
          </w:trPrChange>
        </w:trPr>
        <w:tc>
          <w:tcPr>
            <w:tcW w:w="1740" w:type="dxa"/>
            <w:tcBorders>
              <w:top w:val="nil"/>
              <w:left w:val="single" w:sz="12" w:space="0" w:color="000000"/>
              <w:bottom w:val="single" w:sz="4" w:space="0" w:color="000000"/>
              <w:right w:val="single" w:sz="4" w:space="0" w:color="000000"/>
            </w:tcBorders>
            <w:shd w:val="clear" w:color="auto" w:fill="auto"/>
            <w:noWrap/>
            <w:vAlign w:val="bottom"/>
            <w:hideMark/>
            <w:tcPrChange w:id="372" w:author="Johnson, David M ERDC-RDE-ITL-MS" w:date="2016-10-12T14:36:00Z">
              <w:tcPr>
                <w:tcW w:w="1740" w:type="dxa"/>
                <w:tcBorders>
                  <w:top w:val="nil"/>
                  <w:left w:val="single" w:sz="12" w:space="0" w:color="000000"/>
                  <w:bottom w:val="single" w:sz="4" w:space="0" w:color="000000"/>
                  <w:right w:val="single" w:sz="4" w:space="0" w:color="000000"/>
                </w:tcBorders>
                <w:shd w:val="clear" w:color="auto" w:fill="auto"/>
                <w:noWrap/>
                <w:vAlign w:val="bottom"/>
                <w:hideMark/>
              </w:tcPr>
            </w:tcPrChange>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 </w:t>
            </w:r>
          </w:p>
        </w:tc>
        <w:tc>
          <w:tcPr>
            <w:tcW w:w="5020" w:type="dxa"/>
            <w:tcBorders>
              <w:top w:val="nil"/>
              <w:left w:val="nil"/>
              <w:bottom w:val="single" w:sz="4" w:space="0" w:color="000000"/>
              <w:right w:val="single" w:sz="4" w:space="0" w:color="000000"/>
            </w:tcBorders>
            <w:shd w:val="clear" w:color="auto" w:fill="auto"/>
            <w:noWrap/>
            <w:vAlign w:val="bottom"/>
            <w:tcPrChange w:id="373" w:author="Johnson, David M ERDC-RDE-ITL-MS" w:date="2016-10-12T14:36:00Z">
              <w:tcPr>
                <w:tcW w:w="5020" w:type="dxa"/>
                <w:tcBorders>
                  <w:top w:val="nil"/>
                  <w:left w:val="nil"/>
                  <w:bottom w:val="single" w:sz="4" w:space="0" w:color="000000"/>
                  <w:right w:val="single" w:sz="4" w:space="0" w:color="000000"/>
                </w:tcBorders>
                <w:shd w:val="clear" w:color="auto" w:fill="auto"/>
                <w:noWrap/>
                <w:vAlign w:val="bottom"/>
              </w:tcPr>
            </w:tcPrChange>
          </w:tcPr>
          <w:p w:rsidR="00B31CAF" w:rsidRPr="00083BAB" w:rsidRDefault="00B31CAF" w:rsidP="001117C5">
            <w:pPr>
              <w:widowControl/>
              <w:rPr>
                <w:rFonts w:ascii="Calibri" w:eastAsia="Times New Roman" w:hAnsi="Calibri" w:cs="Times New Roman"/>
                <w:color w:val="000000"/>
                <w:sz w:val="18"/>
                <w:szCs w:val="18"/>
              </w:rPr>
            </w:pPr>
            <w:del w:id="374" w:author="Johnson, David M ERDC-RDE-ITL-MS" w:date="2016-10-12T14:35:00Z">
              <w:r w:rsidRPr="00083BAB" w:rsidDel="003321D9">
                <w:rPr>
                  <w:rFonts w:ascii="Calibri" w:eastAsia="Times New Roman" w:hAnsi="Calibri" w:cs="Times New Roman"/>
                  <w:color w:val="000000"/>
                  <w:sz w:val="18"/>
                  <w:szCs w:val="18"/>
                </w:rPr>
                <w:delText> </w:delText>
              </w:r>
              <w:r w:rsidRPr="0016717A" w:rsidDel="003321D9">
                <w:rPr>
                  <w:rFonts w:ascii="Calibri" w:eastAsia="Times New Roman" w:hAnsi="Calibri" w:cs="Times New Roman"/>
                  <w:color w:val="000000"/>
                  <w:sz w:val="18"/>
                  <w:szCs w:val="18"/>
                </w:rPr>
                <w:delText>Sign_ Interior_USACE_Tag</w:delText>
              </w:r>
            </w:del>
          </w:p>
        </w:tc>
        <w:tc>
          <w:tcPr>
            <w:tcW w:w="1220" w:type="dxa"/>
            <w:tcBorders>
              <w:top w:val="nil"/>
              <w:left w:val="nil"/>
              <w:bottom w:val="single" w:sz="4" w:space="0" w:color="000000"/>
              <w:right w:val="single" w:sz="4" w:space="0" w:color="000000"/>
            </w:tcBorders>
            <w:shd w:val="clear" w:color="auto" w:fill="auto"/>
            <w:noWrap/>
            <w:vAlign w:val="bottom"/>
            <w:tcPrChange w:id="375" w:author="Johnson, David M ERDC-RDE-ITL-MS" w:date="2016-10-12T14:36:00Z">
              <w:tcPr>
                <w:tcW w:w="1220" w:type="dxa"/>
                <w:tcBorders>
                  <w:top w:val="nil"/>
                  <w:left w:val="nil"/>
                  <w:bottom w:val="single" w:sz="4" w:space="0" w:color="000000"/>
                  <w:right w:val="single" w:sz="4" w:space="0" w:color="000000"/>
                </w:tcBorders>
                <w:shd w:val="clear" w:color="auto" w:fill="auto"/>
                <w:noWrap/>
                <w:vAlign w:val="bottom"/>
              </w:tcPr>
            </w:tcPrChange>
          </w:tcPr>
          <w:p w:rsidR="00B31CAF" w:rsidRPr="00083BAB" w:rsidRDefault="00B31CAF" w:rsidP="001117C5">
            <w:pPr>
              <w:widowControl/>
              <w:rPr>
                <w:rFonts w:ascii="Calibri" w:eastAsia="Times New Roman" w:hAnsi="Calibri" w:cs="Times New Roman"/>
                <w:color w:val="000000"/>
                <w:sz w:val="18"/>
                <w:szCs w:val="18"/>
              </w:rPr>
            </w:pPr>
            <w:del w:id="376" w:author="Johnson, David M ERDC-RDE-ITL-MS" w:date="2016-10-12T14:36:00Z">
              <w:r w:rsidRPr="00083BAB" w:rsidDel="003321D9">
                <w:rPr>
                  <w:rFonts w:ascii="Calibri" w:eastAsia="Times New Roman" w:hAnsi="Calibri" w:cs="Times New Roman"/>
                  <w:color w:val="000000"/>
                  <w:sz w:val="18"/>
                  <w:szCs w:val="18"/>
                </w:rPr>
                <w:delText> </w:delText>
              </w:r>
              <w:r w:rsidDel="003321D9">
                <w:rPr>
                  <w:rFonts w:ascii="Calibri" w:eastAsia="Times New Roman" w:hAnsi="Calibri" w:cs="Times New Roman"/>
                  <w:color w:val="000000"/>
                  <w:sz w:val="18"/>
                  <w:szCs w:val="18"/>
                </w:rPr>
                <w:delText>USACE</w:delText>
              </w:r>
            </w:del>
          </w:p>
        </w:tc>
        <w:tc>
          <w:tcPr>
            <w:tcW w:w="1780" w:type="dxa"/>
            <w:tcBorders>
              <w:top w:val="nil"/>
              <w:left w:val="nil"/>
              <w:bottom w:val="single" w:sz="4" w:space="0" w:color="000000"/>
              <w:right w:val="single" w:sz="12" w:space="0" w:color="000000"/>
            </w:tcBorders>
            <w:shd w:val="clear" w:color="auto" w:fill="auto"/>
            <w:noWrap/>
            <w:vAlign w:val="bottom"/>
            <w:tcPrChange w:id="377" w:author="Johnson, David M ERDC-RDE-ITL-MS" w:date="2016-10-12T14:36:00Z">
              <w:tcPr>
                <w:tcW w:w="1780" w:type="dxa"/>
                <w:tcBorders>
                  <w:top w:val="nil"/>
                  <w:left w:val="nil"/>
                  <w:bottom w:val="single" w:sz="4" w:space="0" w:color="000000"/>
                  <w:right w:val="single" w:sz="12" w:space="0" w:color="000000"/>
                </w:tcBorders>
                <w:shd w:val="clear" w:color="auto" w:fill="auto"/>
                <w:noWrap/>
                <w:vAlign w:val="bottom"/>
              </w:tcPr>
            </w:tcPrChange>
          </w:tcPr>
          <w:p w:rsidR="00B31CAF" w:rsidRPr="00083BAB" w:rsidRDefault="00B31CAF" w:rsidP="001117C5">
            <w:pPr>
              <w:widowControl/>
              <w:jc w:val="center"/>
              <w:rPr>
                <w:rFonts w:ascii="Calibri" w:eastAsia="Times New Roman" w:hAnsi="Calibri" w:cs="Times New Roman"/>
                <w:color w:val="000000"/>
                <w:sz w:val="18"/>
                <w:szCs w:val="18"/>
              </w:rPr>
            </w:pPr>
            <w:del w:id="378" w:author="Johnson, David M ERDC-RDE-ITL-MS" w:date="2016-10-12T14:36:00Z">
              <w:r w:rsidDel="003321D9">
                <w:rPr>
                  <w:rFonts w:ascii="Calibri" w:eastAsia="Times New Roman" w:hAnsi="Calibri" w:cs="Times New Roman"/>
                  <w:color w:val="000000"/>
                  <w:sz w:val="18"/>
                  <w:szCs w:val="18"/>
                </w:rPr>
                <w:delText>NA</w:delText>
              </w:r>
            </w:del>
          </w:p>
        </w:tc>
      </w:tr>
      <w:tr w:rsidR="00B31CAF" w:rsidRPr="00083BAB" w:rsidTr="001117C5">
        <w:trPr>
          <w:trHeight w:val="240"/>
        </w:trPr>
        <w:tc>
          <w:tcPr>
            <w:tcW w:w="9760" w:type="dxa"/>
            <w:gridSpan w:val="4"/>
            <w:tcBorders>
              <w:top w:val="single" w:sz="4" w:space="0" w:color="000000"/>
              <w:left w:val="single" w:sz="12" w:space="0" w:color="000000"/>
              <w:bottom w:val="single" w:sz="4" w:space="0" w:color="000000"/>
              <w:right w:val="single" w:sz="12"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b/>
                <w:bCs/>
                <w:color w:val="000000"/>
                <w:sz w:val="18"/>
                <w:szCs w:val="18"/>
              </w:rPr>
            </w:pPr>
            <w:r w:rsidRPr="00083BAB">
              <w:rPr>
                <w:rFonts w:ascii="Calibri" w:eastAsia="Times New Roman" w:hAnsi="Calibri" w:cs="Times New Roman"/>
                <w:b/>
                <w:bCs/>
                <w:color w:val="000000"/>
                <w:spacing w:val="-1"/>
                <w:sz w:val="18"/>
                <w:szCs w:val="18"/>
              </w:rPr>
              <w:t>Generic Model</w:t>
            </w:r>
          </w:p>
        </w:tc>
      </w:tr>
      <w:tr w:rsidR="00B31CAF" w:rsidRPr="00083BAB" w:rsidTr="001117C5">
        <w:trPr>
          <w:trHeight w:hRule="exact" w:val="240"/>
        </w:trPr>
        <w:tc>
          <w:tcPr>
            <w:tcW w:w="1740" w:type="dxa"/>
            <w:tcBorders>
              <w:top w:val="nil"/>
              <w:left w:val="single" w:sz="12" w:space="0" w:color="000000"/>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b/>
                <w:bCs/>
                <w:color w:val="000000"/>
                <w:sz w:val="18"/>
                <w:szCs w:val="18"/>
              </w:rPr>
            </w:pPr>
            <w:r w:rsidRPr="00083BAB">
              <w:rPr>
                <w:rFonts w:ascii="Calibri" w:eastAsia="Times New Roman" w:hAnsi="Calibri" w:cs="Times New Roman"/>
                <w:b/>
                <w:bCs/>
                <w:color w:val="000000"/>
                <w:sz w:val="18"/>
                <w:szCs w:val="18"/>
              </w:rPr>
              <w:t> </w:t>
            </w:r>
          </w:p>
        </w:tc>
        <w:tc>
          <w:tcPr>
            <w:tcW w:w="5020" w:type="dxa"/>
            <w:tcBorders>
              <w:top w:val="nil"/>
              <w:left w:val="nil"/>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proofErr w:type="spellStart"/>
            <w:r w:rsidRPr="00083BAB">
              <w:rPr>
                <w:rFonts w:ascii="Calibri" w:eastAsia="Times New Roman" w:hAnsi="Calibri" w:cs="Times New Roman"/>
                <w:color w:val="000000"/>
                <w:spacing w:val="-1"/>
                <w:sz w:val="18"/>
                <w:szCs w:val="18"/>
              </w:rPr>
              <w:t>USACE_Egress</w:t>
            </w:r>
            <w:proofErr w:type="spellEnd"/>
            <w:r w:rsidRPr="00083BAB">
              <w:rPr>
                <w:rFonts w:ascii="Calibri" w:eastAsia="Times New Roman" w:hAnsi="Calibri" w:cs="Times New Roman"/>
                <w:color w:val="000000"/>
                <w:spacing w:val="-1"/>
                <w:sz w:val="18"/>
                <w:szCs w:val="18"/>
              </w:rPr>
              <w:t xml:space="preserve"> </w:t>
            </w:r>
            <w:proofErr w:type="spellStart"/>
            <w:r w:rsidRPr="00083BAB">
              <w:rPr>
                <w:rFonts w:ascii="Calibri" w:eastAsia="Times New Roman" w:hAnsi="Calibri" w:cs="Times New Roman"/>
                <w:color w:val="000000"/>
                <w:spacing w:val="-1"/>
                <w:sz w:val="18"/>
                <w:szCs w:val="18"/>
              </w:rPr>
              <w:t>Path_GenModel</w:t>
            </w:r>
            <w:proofErr w:type="spellEnd"/>
          </w:p>
        </w:tc>
        <w:tc>
          <w:tcPr>
            <w:tcW w:w="1220" w:type="dxa"/>
            <w:tcBorders>
              <w:top w:val="nil"/>
              <w:left w:val="nil"/>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b/>
                <w:bCs/>
                <w:color w:val="000000"/>
                <w:sz w:val="18"/>
                <w:szCs w:val="18"/>
              </w:rPr>
            </w:pPr>
            <w:r w:rsidRPr="00083BAB">
              <w:rPr>
                <w:rFonts w:ascii="Calibri" w:eastAsia="Times New Roman" w:hAnsi="Calibri" w:cs="Times New Roman"/>
                <w:b/>
                <w:bCs/>
                <w:color w:val="000000"/>
                <w:spacing w:val="-1"/>
                <w:sz w:val="18"/>
                <w:szCs w:val="18"/>
              </w:rPr>
              <w:t>USACE</w:t>
            </w:r>
          </w:p>
        </w:tc>
        <w:tc>
          <w:tcPr>
            <w:tcW w:w="1780" w:type="dxa"/>
            <w:tcBorders>
              <w:top w:val="nil"/>
              <w:left w:val="nil"/>
              <w:bottom w:val="single" w:sz="4" w:space="0" w:color="000000"/>
              <w:right w:val="single" w:sz="12" w:space="0" w:color="000000"/>
            </w:tcBorders>
            <w:shd w:val="clear" w:color="auto" w:fill="auto"/>
            <w:noWrap/>
            <w:vAlign w:val="bottom"/>
            <w:hideMark/>
          </w:tcPr>
          <w:p w:rsidR="00B31CAF" w:rsidRPr="00083BAB" w:rsidRDefault="00B31CAF" w:rsidP="001117C5">
            <w:pPr>
              <w:widowControl/>
              <w:jc w:val="center"/>
              <w:rPr>
                <w:rFonts w:ascii="Calibri" w:eastAsia="Times New Roman" w:hAnsi="Calibri" w:cs="Times New Roman"/>
                <w:b/>
                <w:bCs/>
                <w:color w:val="000000"/>
                <w:sz w:val="18"/>
                <w:szCs w:val="18"/>
              </w:rPr>
            </w:pPr>
            <w:r w:rsidRPr="00083BAB">
              <w:rPr>
                <w:rFonts w:ascii="Calibri" w:eastAsia="Times New Roman" w:hAnsi="Calibri" w:cs="Times New Roman"/>
                <w:b/>
                <w:bCs/>
                <w:color w:val="000000"/>
                <w:spacing w:val="-1"/>
                <w:sz w:val="18"/>
                <w:szCs w:val="18"/>
              </w:rPr>
              <w:t>NA</w:t>
            </w:r>
          </w:p>
        </w:tc>
      </w:tr>
      <w:tr w:rsidR="00B31CAF" w:rsidRPr="00083BAB" w:rsidTr="001117C5">
        <w:trPr>
          <w:trHeight w:val="300"/>
        </w:trPr>
        <w:tc>
          <w:tcPr>
            <w:tcW w:w="1740" w:type="dxa"/>
            <w:tcBorders>
              <w:top w:val="nil"/>
              <w:left w:val="single" w:sz="12" w:space="0" w:color="000000"/>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b/>
                <w:bCs/>
                <w:color w:val="000000"/>
                <w:sz w:val="18"/>
                <w:szCs w:val="18"/>
              </w:rPr>
            </w:pPr>
            <w:r w:rsidRPr="00083BAB">
              <w:rPr>
                <w:rFonts w:ascii="Calibri" w:eastAsia="Times New Roman" w:hAnsi="Calibri" w:cs="Times New Roman"/>
                <w:b/>
                <w:bCs/>
                <w:color w:val="000000"/>
                <w:sz w:val="18"/>
                <w:szCs w:val="18"/>
              </w:rPr>
              <w:t>Specialty Equipment</w:t>
            </w:r>
          </w:p>
        </w:tc>
        <w:tc>
          <w:tcPr>
            <w:tcW w:w="5020" w:type="dxa"/>
            <w:tcBorders>
              <w:top w:val="nil"/>
              <w:left w:val="nil"/>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b/>
                <w:bCs/>
                <w:color w:val="000000"/>
                <w:sz w:val="18"/>
                <w:szCs w:val="18"/>
              </w:rPr>
            </w:pPr>
            <w:r w:rsidRPr="00083BAB">
              <w:rPr>
                <w:rFonts w:ascii="Calibri" w:eastAsia="Times New Roman" w:hAnsi="Calibri" w:cs="Times New Roman"/>
                <w:b/>
                <w:bCs/>
                <w:color w:val="000000"/>
                <w:sz w:val="18"/>
                <w:szCs w:val="18"/>
              </w:rPr>
              <w:t> </w:t>
            </w:r>
          </w:p>
        </w:tc>
        <w:tc>
          <w:tcPr>
            <w:tcW w:w="1220" w:type="dxa"/>
            <w:tcBorders>
              <w:top w:val="nil"/>
              <w:left w:val="nil"/>
              <w:bottom w:val="single" w:sz="4"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b/>
                <w:bCs/>
                <w:color w:val="000000"/>
                <w:sz w:val="18"/>
                <w:szCs w:val="18"/>
              </w:rPr>
            </w:pPr>
            <w:r w:rsidRPr="00083BAB">
              <w:rPr>
                <w:rFonts w:ascii="Calibri" w:eastAsia="Times New Roman" w:hAnsi="Calibri" w:cs="Times New Roman"/>
                <w:b/>
                <w:bCs/>
                <w:color w:val="000000"/>
                <w:sz w:val="18"/>
                <w:szCs w:val="18"/>
              </w:rPr>
              <w:t> </w:t>
            </w:r>
          </w:p>
        </w:tc>
        <w:tc>
          <w:tcPr>
            <w:tcW w:w="1780" w:type="dxa"/>
            <w:tcBorders>
              <w:top w:val="nil"/>
              <w:left w:val="nil"/>
              <w:bottom w:val="single" w:sz="4" w:space="0" w:color="000000"/>
              <w:right w:val="single" w:sz="12" w:space="0" w:color="000000"/>
            </w:tcBorders>
            <w:shd w:val="clear" w:color="auto" w:fill="auto"/>
            <w:noWrap/>
            <w:vAlign w:val="bottom"/>
            <w:hideMark/>
          </w:tcPr>
          <w:p w:rsidR="00B31CAF" w:rsidRPr="00083BAB" w:rsidRDefault="00B31CAF" w:rsidP="001117C5">
            <w:pPr>
              <w:widowControl/>
              <w:jc w:val="center"/>
              <w:rPr>
                <w:rFonts w:ascii="Calibri" w:eastAsia="Times New Roman" w:hAnsi="Calibri" w:cs="Times New Roman"/>
                <w:b/>
                <w:bCs/>
                <w:color w:val="000000"/>
                <w:sz w:val="18"/>
                <w:szCs w:val="18"/>
              </w:rPr>
            </w:pPr>
            <w:r w:rsidRPr="00083BAB">
              <w:rPr>
                <w:rFonts w:ascii="Calibri" w:eastAsia="Times New Roman" w:hAnsi="Calibri" w:cs="Times New Roman"/>
                <w:b/>
                <w:bCs/>
                <w:color w:val="000000"/>
                <w:sz w:val="18"/>
                <w:szCs w:val="18"/>
              </w:rPr>
              <w:t> </w:t>
            </w:r>
          </w:p>
        </w:tc>
      </w:tr>
      <w:tr w:rsidR="00B31CAF" w:rsidRPr="00083BAB" w:rsidTr="001117C5">
        <w:trPr>
          <w:trHeight w:hRule="exact" w:val="315"/>
        </w:trPr>
        <w:tc>
          <w:tcPr>
            <w:tcW w:w="1740" w:type="dxa"/>
            <w:tcBorders>
              <w:top w:val="nil"/>
              <w:left w:val="single" w:sz="12" w:space="0" w:color="000000"/>
              <w:bottom w:val="single" w:sz="12"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 </w:t>
            </w:r>
          </w:p>
        </w:tc>
        <w:tc>
          <w:tcPr>
            <w:tcW w:w="5020" w:type="dxa"/>
            <w:tcBorders>
              <w:top w:val="nil"/>
              <w:left w:val="nil"/>
              <w:bottom w:val="single" w:sz="12"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 xml:space="preserve">Sign_ </w:t>
            </w:r>
            <w:proofErr w:type="spellStart"/>
            <w:r w:rsidRPr="00083BAB">
              <w:rPr>
                <w:rFonts w:ascii="Calibri" w:eastAsia="Times New Roman" w:hAnsi="Calibri" w:cs="Times New Roman"/>
                <w:color w:val="000000"/>
                <w:sz w:val="18"/>
                <w:szCs w:val="18"/>
              </w:rPr>
              <w:t>Interior_USACE</w:t>
            </w:r>
            <w:proofErr w:type="spellEnd"/>
          </w:p>
        </w:tc>
        <w:tc>
          <w:tcPr>
            <w:tcW w:w="1220" w:type="dxa"/>
            <w:tcBorders>
              <w:top w:val="nil"/>
              <w:left w:val="nil"/>
              <w:bottom w:val="single" w:sz="12" w:space="0" w:color="000000"/>
              <w:right w:val="single" w:sz="4" w:space="0" w:color="000000"/>
            </w:tcBorders>
            <w:shd w:val="clear" w:color="auto" w:fill="auto"/>
            <w:noWrap/>
            <w:vAlign w:val="bottom"/>
            <w:hideMark/>
          </w:tcPr>
          <w:p w:rsidR="00B31CAF" w:rsidRPr="00083BAB" w:rsidRDefault="00B31CAF" w:rsidP="001117C5">
            <w:pPr>
              <w:widowControl/>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USACE</w:t>
            </w:r>
          </w:p>
        </w:tc>
        <w:tc>
          <w:tcPr>
            <w:tcW w:w="1780" w:type="dxa"/>
            <w:tcBorders>
              <w:top w:val="nil"/>
              <w:left w:val="nil"/>
              <w:bottom w:val="single" w:sz="12" w:space="0" w:color="000000"/>
              <w:right w:val="single" w:sz="12" w:space="0" w:color="000000"/>
            </w:tcBorders>
            <w:shd w:val="clear" w:color="auto" w:fill="auto"/>
            <w:noWrap/>
            <w:vAlign w:val="bottom"/>
            <w:hideMark/>
          </w:tcPr>
          <w:p w:rsidR="00B31CAF" w:rsidRPr="00083BAB" w:rsidRDefault="00B31CAF" w:rsidP="001117C5">
            <w:pPr>
              <w:widowControl/>
              <w:jc w:val="center"/>
              <w:rPr>
                <w:rFonts w:ascii="Calibri" w:eastAsia="Times New Roman" w:hAnsi="Calibri" w:cs="Times New Roman"/>
                <w:color w:val="000000"/>
                <w:sz w:val="18"/>
                <w:szCs w:val="18"/>
              </w:rPr>
            </w:pPr>
            <w:r w:rsidRPr="00083BAB">
              <w:rPr>
                <w:rFonts w:ascii="Calibri" w:eastAsia="Times New Roman" w:hAnsi="Calibri" w:cs="Times New Roman"/>
                <w:color w:val="000000"/>
                <w:sz w:val="18"/>
                <w:szCs w:val="18"/>
              </w:rPr>
              <w:t>NA</w:t>
            </w:r>
          </w:p>
        </w:tc>
      </w:tr>
    </w:tbl>
    <w:p w:rsidR="0038133F" w:rsidRPr="0038133F" w:rsidRDefault="0038133F" w:rsidP="0038133F">
      <w:pPr>
        <w:pStyle w:val="ListParagraph"/>
        <w:ind w:left="720"/>
        <w:rPr>
          <w:i/>
        </w:rPr>
      </w:pPr>
      <w:bookmarkStart w:id="379" w:name="_bookmark15"/>
      <w:bookmarkStart w:id="380" w:name="_Toc398040912"/>
      <w:bookmarkStart w:id="381" w:name="_Toc400452858"/>
      <w:bookmarkEnd w:id="379"/>
    </w:p>
    <w:p w:rsidR="00B31CAF" w:rsidRPr="00625E48" w:rsidRDefault="00B31CAF" w:rsidP="008B22E1">
      <w:pPr>
        <w:pStyle w:val="Heading3"/>
        <w:pPrChange w:id="382" w:author="Johnson, David M ERDC-RDE-ITL-MS" w:date="2016-10-19T08:01:00Z">
          <w:pPr/>
        </w:pPrChange>
      </w:pPr>
      <w:proofErr w:type="spellStart"/>
      <w:r w:rsidRPr="00625E48">
        <w:t>Linestyles</w:t>
      </w:r>
      <w:bookmarkEnd w:id="380"/>
      <w:bookmarkEnd w:id="381"/>
      <w:proofErr w:type="spellEnd"/>
    </w:p>
    <w:p w:rsidR="00B31CAF" w:rsidRDefault="00B31CAF" w:rsidP="00B31CAF"/>
    <w:p w:rsidR="00B31CAF" w:rsidRPr="00625E48" w:rsidRDefault="00B31CAF" w:rsidP="00B31CAF">
      <w:r w:rsidRPr="00625E48">
        <w:rPr>
          <w:b/>
        </w:rPr>
        <w:t>USACE Air Barrier</w:t>
      </w:r>
      <w:r w:rsidRPr="00625E48">
        <w:rPr>
          <w:rFonts w:eastAsiaTheme="minorEastAsia"/>
          <w:b/>
          <w:color w:val="000000" w:themeColor="text1"/>
          <w:kern w:val="24"/>
          <w:sz w:val="32"/>
          <w:szCs w:val="32"/>
        </w:rPr>
        <w:t xml:space="preserve"> </w:t>
      </w:r>
      <w:r w:rsidRPr="00625E48">
        <w:t>Line Style “USACE Air Barrier” created to identify required building “Air Barrier” limits.</w:t>
      </w:r>
    </w:p>
    <w:p w:rsidR="00B31CAF" w:rsidRPr="00625E48" w:rsidRDefault="00B31CAF" w:rsidP="00B31CAF">
      <w:pPr>
        <w:numPr>
          <w:ilvl w:val="1"/>
          <w:numId w:val="9"/>
        </w:numPr>
      </w:pPr>
      <w:r>
        <w:rPr>
          <w:noProof/>
        </w:rPr>
        <w:drawing>
          <wp:anchor distT="0" distB="0" distL="114300" distR="114300" simplePos="0" relativeHeight="251647488" behindDoc="1" locked="0" layoutInCell="1" allowOverlap="1" wp14:anchorId="1CAADCBC" wp14:editId="61E2D151">
            <wp:simplePos x="0" y="0"/>
            <wp:positionH relativeFrom="column">
              <wp:posOffset>4709795</wp:posOffset>
            </wp:positionH>
            <wp:positionV relativeFrom="paragraph">
              <wp:posOffset>116205</wp:posOffset>
            </wp:positionV>
            <wp:extent cx="1475740" cy="431800"/>
            <wp:effectExtent l="19050" t="19050" r="10160" b="25400"/>
            <wp:wrapTight wrapText="bothSides">
              <wp:wrapPolygon edited="0">
                <wp:start x="21879" y="22553"/>
                <wp:lineTo x="21879" y="-318"/>
                <wp:lineTo x="130" y="-318"/>
                <wp:lineTo x="130" y="22553"/>
                <wp:lineTo x="21879" y="22553"/>
              </wp:wrapPolygon>
            </wp:wrapTight>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rot="10800000" flipH="1">
                      <a:off x="0" y="0"/>
                      <a:ext cx="1475740" cy="431800"/>
                    </a:xfrm>
                    <a:prstGeom prst="rect">
                      <a:avLst/>
                    </a:prstGeom>
                    <a:ln>
                      <a:solidFill>
                        <a:schemeClr val="bg2">
                          <a:lumMod val="50000"/>
                        </a:schemeClr>
                      </a:solidFill>
                    </a:ln>
                  </pic:spPr>
                </pic:pic>
              </a:graphicData>
            </a:graphic>
            <wp14:sizeRelH relativeFrom="page">
              <wp14:pctWidth>0</wp14:pctWidth>
            </wp14:sizeRelH>
            <wp14:sizeRelV relativeFrom="page">
              <wp14:pctHeight>0</wp14:pctHeight>
            </wp14:sizeRelV>
          </wp:anchor>
        </w:drawing>
      </w:r>
      <w:r w:rsidRPr="00625E48">
        <w:t xml:space="preserve">Not an intelligent object: </w:t>
      </w:r>
    </w:p>
    <w:p w:rsidR="00B31CAF" w:rsidRPr="00625E48" w:rsidRDefault="00B31CAF" w:rsidP="00B31CAF">
      <w:pPr>
        <w:numPr>
          <w:ilvl w:val="2"/>
          <w:numId w:val="9"/>
        </w:numPr>
      </w:pPr>
      <w:r w:rsidRPr="00625E48">
        <w:t>Manually placed.</w:t>
      </w:r>
    </w:p>
    <w:p w:rsidR="00B31CAF" w:rsidRPr="00625E48" w:rsidRDefault="00B31CAF" w:rsidP="00B31CAF">
      <w:pPr>
        <w:numPr>
          <w:ilvl w:val="2"/>
          <w:numId w:val="9"/>
        </w:numPr>
      </w:pPr>
      <w:r w:rsidRPr="00625E48">
        <w:t>Does not automatically change when Wall changes types.</w:t>
      </w:r>
    </w:p>
    <w:p w:rsidR="0038133F" w:rsidRDefault="0038133F" w:rsidP="0038133F">
      <w:pPr>
        <w:rPr>
          <w:color w:val="4F81BD"/>
          <w:spacing w:val="-1"/>
        </w:rPr>
      </w:pPr>
      <w:bookmarkStart w:id="383" w:name="_Toc398040913"/>
      <w:bookmarkStart w:id="384" w:name="_Toc400452859"/>
    </w:p>
    <w:p w:rsidR="0038133F" w:rsidRDefault="0038133F" w:rsidP="0038133F">
      <w:pPr>
        <w:rPr>
          <w:color w:val="4F81BD"/>
          <w:spacing w:val="-1"/>
        </w:rPr>
      </w:pPr>
    </w:p>
    <w:p w:rsidR="00B31CAF" w:rsidRDefault="00B31CAF" w:rsidP="008B22E1">
      <w:pPr>
        <w:pStyle w:val="Heading1"/>
        <w:pPrChange w:id="385" w:author="Johnson, David M ERDC-RDE-ITL-MS" w:date="2016-10-19T08:01:00Z">
          <w:pPr>
            <w:pStyle w:val="Heading3"/>
          </w:pPr>
        </w:pPrChange>
      </w:pPr>
      <w:r>
        <w:t>References:</w:t>
      </w:r>
      <w:bookmarkEnd w:id="383"/>
      <w:bookmarkEnd w:id="384"/>
      <w:r w:rsidRPr="00625E48">
        <w:rPr>
          <w:noProof/>
        </w:rPr>
        <w:t xml:space="preserve"> </w:t>
      </w:r>
    </w:p>
    <w:p w:rsidR="00B31CAF" w:rsidRDefault="00B31CAF" w:rsidP="00B31CAF">
      <w:pPr>
        <w:spacing w:before="7"/>
        <w:rPr>
          <w:rFonts w:ascii="Cambria" w:eastAsia="Cambria" w:hAnsi="Cambria" w:cs="Cambria"/>
          <w:b/>
          <w:bCs/>
          <w:sz w:val="20"/>
          <w:szCs w:val="20"/>
        </w:rPr>
      </w:pPr>
    </w:p>
    <w:p w:rsidR="00B31CAF" w:rsidRDefault="00B31CAF" w:rsidP="00B31CAF">
      <w:pPr>
        <w:spacing w:line="242" w:lineRule="auto"/>
        <w:ind w:left="140" w:right="236" w:hanging="1"/>
        <w:rPr>
          <w:rFonts w:ascii="Calibri" w:eastAsia="Calibri" w:hAnsi="Calibri" w:cs="Calibri"/>
        </w:rPr>
      </w:pPr>
      <w:r>
        <w:rPr>
          <w:rFonts w:ascii="Calibri"/>
          <w:spacing w:val="-1"/>
        </w:rPr>
        <w:t>The</w:t>
      </w:r>
      <w:r>
        <w:rPr>
          <w:rFonts w:ascii="Calibri"/>
          <w:spacing w:val="1"/>
        </w:rPr>
        <w:t xml:space="preserve"> </w:t>
      </w:r>
      <w:r>
        <w:rPr>
          <w:rFonts w:ascii="Calibri"/>
          <w:spacing w:val="-1"/>
        </w:rPr>
        <w:t>location for</w:t>
      </w:r>
      <w:r>
        <w:rPr>
          <w:rFonts w:ascii="Calibri"/>
        </w:rPr>
        <w:t xml:space="preserve"> </w:t>
      </w:r>
      <w:r>
        <w:rPr>
          <w:rFonts w:ascii="Calibri"/>
          <w:spacing w:val="-1"/>
        </w:rPr>
        <w:t>download</w:t>
      </w:r>
      <w:r>
        <w:rPr>
          <w:rFonts w:ascii="Calibri"/>
          <w:spacing w:val="-3"/>
        </w:rPr>
        <w:t xml:space="preserve"> </w:t>
      </w:r>
      <w:r>
        <w:rPr>
          <w:rFonts w:ascii="Calibri"/>
        </w:rPr>
        <w:t xml:space="preserve">of </w:t>
      </w:r>
      <w:r>
        <w:rPr>
          <w:rFonts w:ascii="Calibri"/>
          <w:spacing w:val="-1"/>
        </w:rPr>
        <w:t>the</w:t>
      </w:r>
      <w:r>
        <w:rPr>
          <w:rFonts w:ascii="Calibri"/>
          <w:spacing w:val="-2"/>
        </w:rPr>
        <w:t xml:space="preserve"> </w:t>
      </w:r>
      <w:r>
        <w:rPr>
          <w:rFonts w:ascii="Calibri"/>
          <w:spacing w:val="-1"/>
        </w:rPr>
        <w:t>templates</w:t>
      </w:r>
      <w:r>
        <w:rPr>
          <w:rFonts w:ascii="Calibri"/>
        </w:rPr>
        <w:t xml:space="preserve"> </w:t>
      </w:r>
      <w:r>
        <w:rPr>
          <w:rFonts w:ascii="Calibri"/>
          <w:spacing w:val="-2"/>
        </w:rPr>
        <w:t>is:</w:t>
      </w:r>
      <w:r>
        <w:rPr>
          <w:rFonts w:ascii="Calibri"/>
          <w:spacing w:val="2"/>
        </w:rPr>
        <w:t xml:space="preserve"> </w:t>
      </w:r>
      <w:hyperlink r:id="rId16">
        <w:r>
          <w:rPr>
            <w:rFonts w:ascii="Calibri"/>
            <w:color w:val="0000FF"/>
            <w:spacing w:val="-1"/>
            <w:u w:val="single" w:color="0000FF"/>
          </w:rPr>
          <w:t>https://cadbim.usace.army.mil/BIM</w:t>
        </w:r>
      </w:hyperlink>
      <w:r>
        <w:rPr>
          <w:rFonts w:ascii="Calibri"/>
          <w:spacing w:val="-1"/>
        </w:rPr>
        <w:t>.</w:t>
      </w:r>
      <w:r>
        <w:rPr>
          <w:rFonts w:ascii="Calibri"/>
        </w:rPr>
        <w:t xml:space="preserve"> </w:t>
      </w:r>
      <w:r>
        <w:rPr>
          <w:rFonts w:ascii="Calibri"/>
          <w:spacing w:val="-1"/>
        </w:rPr>
        <w:t>Links</w:t>
      </w:r>
      <w:r>
        <w:rPr>
          <w:rFonts w:ascii="Calibri"/>
          <w:spacing w:val="-2"/>
        </w:rPr>
        <w:t xml:space="preserve"> </w:t>
      </w:r>
      <w:r>
        <w:rPr>
          <w:rFonts w:ascii="Calibri"/>
          <w:spacing w:val="-1"/>
        </w:rPr>
        <w:t>to</w:t>
      </w:r>
      <w:r>
        <w:rPr>
          <w:rFonts w:ascii="Calibri"/>
          <w:spacing w:val="53"/>
        </w:rPr>
        <w:t xml:space="preserve"> </w:t>
      </w:r>
      <w:r>
        <w:rPr>
          <w:rFonts w:ascii="Calibri"/>
          <w:spacing w:val="-1"/>
        </w:rPr>
        <w:t>documentation,</w:t>
      </w:r>
      <w:r>
        <w:rPr>
          <w:rFonts w:ascii="Calibri"/>
        </w:rPr>
        <w:t xml:space="preserve"> </w:t>
      </w:r>
      <w:r>
        <w:rPr>
          <w:rFonts w:ascii="Calibri"/>
          <w:spacing w:val="-1"/>
        </w:rPr>
        <w:t>Q&amp;A</w:t>
      </w:r>
      <w:r>
        <w:rPr>
          <w:rFonts w:ascii="Calibri"/>
        </w:rPr>
        <w:t xml:space="preserve"> </w:t>
      </w:r>
      <w:r>
        <w:rPr>
          <w:rFonts w:ascii="Calibri"/>
          <w:spacing w:val="-1"/>
        </w:rPr>
        <w:t xml:space="preserve">and </w:t>
      </w:r>
      <w:r>
        <w:rPr>
          <w:rFonts w:ascii="Calibri"/>
        </w:rPr>
        <w:t>a</w:t>
      </w:r>
      <w:r>
        <w:rPr>
          <w:rFonts w:ascii="Calibri"/>
          <w:spacing w:val="-3"/>
        </w:rPr>
        <w:t xml:space="preserve"> </w:t>
      </w:r>
      <w:r>
        <w:rPr>
          <w:rFonts w:ascii="Calibri"/>
          <w:spacing w:val="-1"/>
        </w:rPr>
        <w:t>review</w:t>
      </w:r>
      <w:r>
        <w:rPr>
          <w:rFonts w:ascii="Calibri"/>
          <w:spacing w:val="1"/>
        </w:rPr>
        <w:t xml:space="preserve"> </w:t>
      </w:r>
      <w:r>
        <w:rPr>
          <w:rFonts w:ascii="Calibri"/>
          <w:spacing w:val="-2"/>
        </w:rPr>
        <w:t>form</w:t>
      </w:r>
      <w:r>
        <w:rPr>
          <w:rFonts w:ascii="Calibri"/>
          <w:spacing w:val="1"/>
        </w:rPr>
        <w:t xml:space="preserve"> </w:t>
      </w:r>
      <w:r>
        <w:rPr>
          <w:rFonts w:ascii="Calibri"/>
          <w:spacing w:val="-1"/>
        </w:rPr>
        <w:t>is</w:t>
      </w:r>
      <w:r>
        <w:rPr>
          <w:rFonts w:ascii="Calibri"/>
          <w:spacing w:val="-2"/>
        </w:rPr>
        <w:t xml:space="preserve"> </w:t>
      </w:r>
      <w:r>
        <w:rPr>
          <w:rFonts w:ascii="Calibri"/>
          <w:spacing w:val="-1"/>
        </w:rPr>
        <w:t xml:space="preserve">also </w:t>
      </w:r>
      <w:r>
        <w:rPr>
          <w:rFonts w:ascii="Calibri"/>
          <w:spacing w:val="-2"/>
        </w:rPr>
        <w:t>available</w:t>
      </w:r>
      <w:r>
        <w:rPr>
          <w:rFonts w:ascii="Calibri"/>
          <w:spacing w:val="1"/>
        </w:rPr>
        <w:t xml:space="preserve"> </w:t>
      </w:r>
      <w:r>
        <w:rPr>
          <w:rFonts w:ascii="Calibri"/>
        </w:rPr>
        <w:t>on</w:t>
      </w:r>
      <w:r>
        <w:rPr>
          <w:rFonts w:ascii="Calibri"/>
          <w:spacing w:val="-3"/>
        </w:rPr>
        <w:t xml:space="preserve"> </w:t>
      </w:r>
      <w:r>
        <w:rPr>
          <w:rFonts w:ascii="Calibri"/>
          <w:spacing w:val="-1"/>
        </w:rPr>
        <w:t>this</w:t>
      </w:r>
      <w:r>
        <w:rPr>
          <w:rFonts w:ascii="Calibri"/>
        </w:rPr>
        <w:t xml:space="preserve"> </w:t>
      </w:r>
      <w:r>
        <w:rPr>
          <w:rFonts w:ascii="Calibri"/>
          <w:spacing w:val="-1"/>
        </w:rPr>
        <w:t>site.</w:t>
      </w:r>
    </w:p>
    <w:p w:rsidR="00B31CAF" w:rsidRDefault="00B31CAF" w:rsidP="00B31CAF">
      <w:pPr>
        <w:spacing w:before="197"/>
        <w:ind w:left="140"/>
        <w:rPr>
          <w:rFonts w:ascii="Calibri" w:eastAsia="Calibri" w:hAnsi="Calibri" w:cs="Calibri"/>
        </w:rPr>
      </w:pPr>
      <w:r>
        <w:rPr>
          <w:rFonts w:ascii="Calibri"/>
          <w:spacing w:val="-1"/>
        </w:rPr>
        <w:t>Please</w:t>
      </w:r>
      <w:r>
        <w:rPr>
          <w:rFonts w:ascii="Calibri"/>
          <w:spacing w:val="1"/>
        </w:rPr>
        <w:t xml:space="preserve"> </w:t>
      </w:r>
      <w:r>
        <w:rPr>
          <w:rFonts w:ascii="Calibri"/>
          <w:spacing w:val="-1"/>
        </w:rPr>
        <w:t>direct</w:t>
      </w:r>
      <w:r>
        <w:rPr>
          <w:rFonts w:ascii="Calibri"/>
          <w:spacing w:val="1"/>
        </w:rPr>
        <w:t xml:space="preserve"> </w:t>
      </w:r>
      <w:r>
        <w:rPr>
          <w:rFonts w:ascii="Calibri"/>
          <w:spacing w:val="-1"/>
        </w:rPr>
        <w:t>questions</w:t>
      </w:r>
      <w:r>
        <w:rPr>
          <w:rFonts w:ascii="Calibri"/>
          <w:spacing w:val="-2"/>
        </w:rPr>
        <w:t xml:space="preserve"> </w:t>
      </w:r>
      <w:r>
        <w:rPr>
          <w:rFonts w:ascii="Calibri"/>
        </w:rPr>
        <w:t xml:space="preserve">or </w:t>
      </w:r>
      <w:r>
        <w:rPr>
          <w:rFonts w:ascii="Calibri"/>
          <w:spacing w:val="-1"/>
        </w:rPr>
        <w:t>comments</w:t>
      </w:r>
      <w:r>
        <w:rPr>
          <w:rFonts w:ascii="Calibri"/>
        </w:rPr>
        <w:t xml:space="preserve"> </w:t>
      </w:r>
      <w:r>
        <w:rPr>
          <w:rFonts w:ascii="Calibri"/>
          <w:spacing w:val="-1"/>
        </w:rPr>
        <w:t>about</w:t>
      </w:r>
      <w:r>
        <w:rPr>
          <w:rFonts w:ascii="Calibri"/>
          <w:spacing w:val="1"/>
        </w:rPr>
        <w:t xml:space="preserve"> </w:t>
      </w:r>
      <w:r>
        <w:rPr>
          <w:rFonts w:ascii="Calibri"/>
          <w:spacing w:val="-2"/>
        </w:rPr>
        <w:t>the</w:t>
      </w:r>
      <w:r>
        <w:rPr>
          <w:rFonts w:ascii="Calibri"/>
          <w:spacing w:val="1"/>
        </w:rPr>
        <w:t xml:space="preserve"> </w:t>
      </w:r>
      <w:r>
        <w:rPr>
          <w:rFonts w:ascii="Calibri"/>
          <w:spacing w:val="-1"/>
        </w:rPr>
        <w:t>Templates</w:t>
      </w:r>
      <w:r>
        <w:rPr>
          <w:rFonts w:ascii="Calibri"/>
        </w:rPr>
        <w:t xml:space="preserve"> </w:t>
      </w:r>
      <w:proofErr w:type="gramStart"/>
      <w:r>
        <w:rPr>
          <w:rFonts w:ascii="Calibri"/>
          <w:spacing w:val="-1"/>
        </w:rPr>
        <w:t xml:space="preserve">to </w:t>
      </w:r>
      <w:r>
        <w:rPr>
          <w:rFonts w:ascii="Calibri"/>
        </w:rPr>
        <w:t>:</w:t>
      </w:r>
      <w:proofErr w:type="gramEnd"/>
      <w:r>
        <w:rPr>
          <w:rFonts w:ascii="Calibri"/>
          <w:spacing w:val="-1"/>
        </w:rPr>
        <w:t xml:space="preserve"> </w:t>
      </w:r>
      <w:hyperlink r:id="rId17">
        <w:r>
          <w:rPr>
            <w:rFonts w:ascii="Calibri"/>
            <w:color w:val="0000FF"/>
            <w:spacing w:val="-1"/>
            <w:u w:val="single" w:color="0000FF"/>
          </w:rPr>
          <w:t>David</w:t>
        </w:r>
        <w:r>
          <w:rPr>
            <w:rFonts w:ascii="Calibri"/>
            <w:color w:val="0000FF"/>
            <w:spacing w:val="-3"/>
            <w:u w:val="single" w:color="0000FF"/>
          </w:rPr>
          <w:t xml:space="preserve"> </w:t>
        </w:r>
        <w:r>
          <w:rPr>
            <w:rFonts w:ascii="Calibri"/>
            <w:color w:val="0000FF"/>
            <w:u w:val="single" w:color="0000FF"/>
          </w:rPr>
          <w:t>M.</w:t>
        </w:r>
        <w:r>
          <w:rPr>
            <w:rFonts w:ascii="Calibri"/>
            <w:color w:val="0000FF"/>
            <w:spacing w:val="-1"/>
            <w:u w:val="single" w:color="0000FF"/>
          </w:rPr>
          <w:t xml:space="preserve"> Johnson</w:t>
        </w:r>
      </w:hyperlink>
    </w:p>
    <w:p w:rsidR="00B31CAF" w:rsidRDefault="00B31CAF" w:rsidP="00B31CAF">
      <w:pPr>
        <w:rPr>
          <w:rFonts w:ascii="Calibri" w:eastAsia="Calibri" w:hAnsi="Calibri" w:cs="Calibri"/>
        </w:rPr>
        <w:sectPr w:rsidR="00B31CAF">
          <w:pgSz w:w="12240" w:h="15840"/>
          <w:pgMar w:top="1000" w:right="1300" w:bottom="280" w:left="1300" w:header="763" w:footer="0" w:gutter="0"/>
          <w:cols w:space="720"/>
        </w:sectPr>
      </w:pPr>
    </w:p>
    <w:p w:rsidR="00B31CAF" w:rsidRDefault="00B31CAF" w:rsidP="00B31CAF">
      <w:pPr>
        <w:spacing w:before="5"/>
        <w:rPr>
          <w:rFonts w:ascii="Calibri" w:eastAsia="Calibri" w:hAnsi="Calibri" w:cs="Calibri"/>
          <w:sz w:val="29"/>
          <w:szCs w:val="29"/>
        </w:rPr>
      </w:pPr>
    </w:p>
    <w:p w:rsidR="00B31CAF" w:rsidRPr="004A18EA" w:rsidRDefault="00B31CAF" w:rsidP="008B22E1">
      <w:pPr>
        <w:pStyle w:val="Heading1"/>
        <w:pPrChange w:id="386" w:author="Johnson, David M ERDC-RDE-ITL-MS" w:date="2016-10-19T08:01:00Z">
          <w:pPr>
            <w:pStyle w:val="Heading1"/>
          </w:pPr>
        </w:pPrChange>
      </w:pPr>
      <w:bookmarkStart w:id="387" w:name="_Toc398040914"/>
      <w:bookmarkStart w:id="388" w:name="_Toc400452860"/>
      <w:r w:rsidRPr="004A18EA">
        <w:t>Appendix A: Annotation Symbols and the NCS 5.0</w:t>
      </w:r>
      <w:bookmarkEnd w:id="387"/>
      <w:bookmarkEnd w:id="388"/>
    </w:p>
    <w:p w:rsidR="00B31CAF" w:rsidRDefault="00B31CAF" w:rsidP="00B31CAF">
      <w:pPr>
        <w:spacing w:before="8"/>
        <w:rPr>
          <w:rFonts w:ascii="Cambria" w:eastAsia="Cambria" w:hAnsi="Cambria" w:cs="Cambria"/>
          <w:b/>
          <w:bCs/>
          <w:sz w:val="20"/>
          <w:szCs w:val="20"/>
        </w:rPr>
      </w:pPr>
    </w:p>
    <w:p w:rsidR="00B31CAF" w:rsidRDefault="00B31CAF" w:rsidP="008B22E1">
      <w:pPr>
        <w:pStyle w:val="Heading3"/>
        <w:pPrChange w:id="389" w:author="Johnson, David M ERDC-RDE-ITL-MS" w:date="2016-10-19T08:01:00Z">
          <w:pPr>
            <w:pStyle w:val="Heading1"/>
          </w:pPr>
        </w:pPrChange>
      </w:pPr>
      <w:bookmarkStart w:id="390" w:name="_Toc398040915"/>
      <w:bookmarkStart w:id="391" w:name="_Toc400452861"/>
      <w:r>
        <w:t>General Symbols:</w:t>
      </w:r>
      <w:bookmarkEnd w:id="390"/>
      <w:bookmarkEnd w:id="391"/>
    </w:p>
    <w:p w:rsidR="00B31CAF" w:rsidRDefault="00B31CAF" w:rsidP="00B31CAF">
      <w:pPr>
        <w:pStyle w:val="BodyText"/>
        <w:spacing w:line="277" w:lineRule="auto"/>
        <w:ind w:left="139" w:right="536"/>
      </w:pPr>
      <w:r>
        <w:t>The</w:t>
      </w:r>
      <w:r>
        <w:rPr>
          <w:spacing w:val="1"/>
        </w:rPr>
        <w:t xml:space="preserve"> </w:t>
      </w:r>
      <w:r>
        <w:rPr>
          <w:spacing w:val="-1"/>
        </w:rPr>
        <w:t>symbols</w:t>
      </w:r>
      <w:r>
        <w:t xml:space="preserve"> </w:t>
      </w:r>
      <w:r>
        <w:rPr>
          <w:spacing w:val="-2"/>
        </w:rPr>
        <w:t>shown</w:t>
      </w:r>
      <w:r>
        <w:rPr>
          <w:spacing w:val="1"/>
        </w:rPr>
        <w:t xml:space="preserve"> </w:t>
      </w:r>
      <w:r>
        <w:rPr>
          <w:spacing w:val="-1"/>
        </w:rPr>
        <w:t>below</w:t>
      </w:r>
      <w:r>
        <w:rPr>
          <w:spacing w:val="-3"/>
        </w:rPr>
        <w:t xml:space="preserve"> </w:t>
      </w:r>
      <w:r>
        <w:rPr>
          <w:spacing w:val="-1"/>
        </w:rPr>
        <w:t>are</w:t>
      </w:r>
      <w:r>
        <w:rPr>
          <w:spacing w:val="1"/>
        </w:rPr>
        <w:t xml:space="preserve"> </w:t>
      </w:r>
      <w:r>
        <w:t>based</w:t>
      </w:r>
      <w:r>
        <w:rPr>
          <w:spacing w:val="-1"/>
        </w:rPr>
        <w:t xml:space="preserve"> upon the</w:t>
      </w:r>
      <w:r>
        <w:rPr>
          <w:spacing w:val="1"/>
        </w:rPr>
        <w:t xml:space="preserve"> </w:t>
      </w:r>
      <w:r>
        <w:rPr>
          <w:spacing w:val="-1"/>
        </w:rPr>
        <w:t>requirements</w:t>
      </w:r>
      <w:r>
        <w:rPr>
          <w:spacing w:val="-2"/>
        </w:rPr>
        <w:t xml:space="preserve"> </w:t>
      </w:r>
      <w:r>
        <w:rPr>
          <w:spacing w:val="-1"/>
        </w:rPr>
        <w:t>of</w:t>
      </w:r>
      <w:r>
        <w:rPr>
          <w:spacing w:val="3"/>
        </w:rPr>
        <w:t xml:space="preserve"> </w:t>
      </w:r>
      <w:r>
        <w:rPr>
          <w:spacing w:val="-1"/>
        </w:rPr>
        <w:t>the NCS</w:t>
      </w:r>
      <w:r>
        <w:rPr>
          <w:spacing w:val="1"/>
        </w:rPr>
        <w:t xml:space="preserve"> </w:t>
      </w:r>
      <w:r>
        <w:t>5.0.</w:t>
      </w:r>
      <w:r>
        <w:rPr>
          <w:spacing w:val="-2"/>
        </w:rPr>
        <w:t xml:space="preserve"> </w:t>
      </w:r>
      <w:r>
        <w:rPr>
          <w:spacing w:val="-1"/>
        </w:rPr>
        <w:t>Images</w:t>
      </w:r>
      <w:r>
        <w:rPr>
          <w:spacing w:val="53"/>
        </w:rPr>
        <w:t xml:space="preserve"> </w:t>
      </w:r>
      <w:r>
        <w:rPr>
          <w:spacing w:val="-1"/>
        </w:rPr>
        <w:t>are</w:t>
      </w:r>
      <w:r>
        <w:rPr>
          <w:spacing w:val="1"/>
        </w:rPr>
        <w:t xml:space="preserve"> </w:t>
      </w:r>
      <w:r>
        <w:rPr>
          <w:spacing w:val="-1"/>
        </w:rPr>
        <w:t>not</w:t>
      </w:r>
      <w:r>
        <w:t xml:space="preserve"> to</w:t>
      </w:r>
      <w:r>
        <w:rPr>
          <w:spacing w:val="-1"/>
        </w:rPr>
        <w:t xml:space="preserve"> scale.</w:t>
      </w:r>
    </w:p>
    <w:p w:rsidR="00B31CAF" w:rsidRDefault="00B31CAF" w:rsidP="00B31CAF">
      <w:pPr>
        <w:spacing w:before="8"/>
        <w:rPr>
          <w:rFonts w:ascii="Arial" w:eastAsia="Arial" w:hAnsi="Arial" w:cs="Arial"/>
          <w:sz w:val="18"/>
          <w:szCs w:val="18"/>
        </w:rPr>
      </w:pPr>
    </w:p>
    <w:p w:rsidR="00B31CAF" w:rsidRDefault="00C06E37" w:rsidP="00B31CAF">
      <w:pPr>
        <w:spacing w:line="200" w:lineRule="atLeast"/>
        <w:ind w:left="155"/>
        <w:rPr>
          <w:rFonts w:ascii="Arial" w:eastAsia="Arial" w:hAnsi="Arial" w:cs="Arial"/>
          <w:sz w:val="20"/>
          <w:szCs w:val="20"/>
        </w:rPr>
      </w:pPr>
      <w:r>
        <w:rPr>
          <w:noProof/>
        </w:rPr>
        <mc:AlternateContent>
          <mc:Choice Requires="wpg">
            <w:drawing>
              <wp:inline distT="0" distB="0" distL="0" distR="0" wp14:anchorId="5584F308" wp14:editId="686C553E">
                <wp:extent cx="5962650" cy="3107055"/>
                <wp:effectExtent l="0" t="0" r="9525" b="7620"/>
                <wp:docPr id="32" name="Group 5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2650" cy="3107055"/>
                          <a:chOff x="0" y="0"/>
                          <a:chExt cx="9390" cy="4893"/>
                        </a:xfrm>
                      </wpg:grpSpPr>
                      <pic:pic xmlns:pic="http://schemas.openxmlformats.org/drawingml/2006/picture">
                        <pic:nvPicPr>
                          <pic:cNvPr id="33" name="Picture 59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5" y="15"/>
                            <a:ext cx="9360" cy="4863"/>
                          </a:xfrm>
                          <a:prstGeom prst="rect">
                            <a:avLst/>
                          </a:prstGeom>
                          <a:noFill/>
                          <a:extLst>
                            <a:ext uri="{909E8E84-426E-40DD-AFC4-6F175D3DCCD1}">
                              <a14:hiddenFill xmlns:a14="http://schemas.microsoft.com/office/drawing/2010/main">
                                <a:solidFill>
                                  <a:srgbClr val="FFFFFF"/>
                                </a:solidFill>
                              </a14:hiddenFill>
                            </a:ext>
                          </a:extLst>
                        </pic:spPr>
                      </pic:pic>
                      <wpg:grpSp>
                        <wpg:cNvPr id="34" name="Group 595"/>
                        <wpg:cNvGrpSpPr>
                          <a:grpSpLocks/>
                        </wpg:cNvGrpSpPr>
                        <wpg:grpSpPr bwMode="auto">
                          <a:xfrm>
                            <a:off x="8" y="8"/>
                            <a:ext cx="9375" cy="4878"/>
                            <a:chOff x="8" y="8"/>
                            <a:chExt cx="9375" cy="4878"/>
                          </a:xfrm>
                        </wpg:grpSpPr>
                        <wps:wsp>
                          <wps:cNvPr id="35" name="Freeform 596"/>
                          <wps:cNvSpPr>
                            <a:spLocks/>
                          </wps:cNvSpPr>
                          <wps:spPr bwMode="auto">
                            <a:xfrm>
                              <a:off x="8" y="8"/>
                              <a:ext cx="9375" cy="4878"/>
                            </a:xfrm>
                            <a:custGeom>
                              <a:avLst/>
                              <a:gdLst>
                                <a:gd name="T0" fmla="*/ 0 w 9375"/>
                                <a:gd name="T1" fmla="*/ 8 h 4878"/>
                                <a:gd name="T2" fmla="*/ 9375 w 9375"/>
                                <a:gd name="T3" fmla="*/ 8 h 4878"/>
                                <a:gd name="T4" fmla="*/ 9375 w 9375"/>
                                <a:gd name="T5" fmla="*/ 4886 h 4878"/>
                                <a:gd name="T6" fmla="*/ 0 w 9375"/>
                                <a:gd name="T7" fmla="*/ 4886 h 4878"/>
                                <a:gd name="T8" fmla="*/ 0 w 9375"/>
                                <a:gd name="T9" fmla="*/ 8 h 487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9375" h="4878">
                                  <a:moveTo>
                                    <a:pt x="0" y="0"/>
                                  </a:moveTo>
                                  <a:lnTo>
                                    <a:pt x="9375" y="0"/>
                                  </a:lnTo>
                                  <a:lnTo>
                                    <a:pt x="9375" y="4878"/>
                                  </a:lnTo>
                                  <a:lnTo>
                                    <a:pt x="0" y="4878"/>
                                  </a:lnTo>
                                  <a:lnTo>
                                    <a:pt x="0" y="0"/>
                                  </a:lnTo>
                                  <a:close/>
                                </a:path>
                              </a:pathLst>
                            </a:custGeom>
                            <a:noFill/>
                            <a:ln w="9525">
                              <a:solidFill>
                                <a:srgbClr val="4F81B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07E0AEF5" id="Group 594" o:spid="_x0000_s1026" style="width:469.5pt;height:244.65pt;mso-position-horizontal-relative:char;mso-position-vertical-relative:line" coordsize="9390,4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7" o:spid="_x0000_s1027" type="#_x0000_t75" style="position:absolute;left:15;top:15;width:9360;height:48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nkL3DAAAA2wAAAA8AAABkcnMvZG93bnJldi54bWxEj0GLwjAUhO/C/ofwFryIpq6ipRplVQRv&#10;orsevD2aZ1u2eSlNtlZ/vREEj8PMfMPMl60pRUO1KywrGA4iEMSp1QVnCn5/tv0YhPPIGkvLpOBG&#10;DpaLj84cE22vfKDm6DMRIOwSVJB7XyVSujQng25gK+LgXWxt0AdZZ1LXeA1wU8qvKJpIgwWHhRwr&#10;WueU/h3/jQJe76PV5L7h+HSbWuqd3Xbcc0p1P9vvGQhPrX+HX+2dVjAawfNL+AFy8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2eQvcMAAADbAAAADwAAAAAAAAAAAAAAAACf&#10;AgAAZHJzL2Rvd25yZXYueG1sUEsFBgAAAAAEAAQA9wAAAI8DAAAAAA==&#10;">
                  <v:imagedata r:id="rId19" o:title=""/>
                </v:shape>
                <v:group id="Group 595" o:spid="_x0000_s1028" style="position:absolute;left:8;top:8;width:9375;height:4878" coordorigin="8,8" coordsize="9375,48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Freeform 596" o:spid="_x0000_s1029" style="position:absolute;left:8;top:8;width:9375;height:4878;visibility:visible;mso-wrap-style:square;v-text-anchor:top" coordsize="9375,4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OYrsMA&#10;AADbAAAADwAAAGRycy9kb3ducmV2LnhtbESPwWrDMBBE74H+g9hCb7GclgTjRgmh1OBDIYnTS2+L&#10;tbVMrJWxZMf9+6pQyHGYmTfMdj/bTkw0+NaxglWSgiCunW65UfB5KZYZCB+QNXaOScEPedjvHhZb&#10;zLW78ZmmKjQiQtjnqMCE0OdS+tqQRZ+4njh6326wGKIcGqkHvEW47eRzmm6kxZbjgsGe3gzV12q0&#10;Coqvd8rMxziVvir9yXFzxPKg1NPjfHgFEWgO9/B/u9QKXtbw9yX+AL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OYrsMAAADbAAAADwAAAAAAAAAAAAAAAACYAgAAZHJzL2Rv&#10;d25yZXYueG1sUEsFBgAAAAAEAAQA9QAAAIgDAAAAAA==&#10;" path="m,l9375,r,4878l,4878,,xe" filled="f" strokecolor="#4f81bd">
                    <v:path arrowok="t" o:connecttype="custom" o:connectlocs="0,8;9375,8;9375,4886;0,4886;0,8" o:connectangles="0,0,0,0,0"/>
                  </v:shape>
                </v:group>
                <w10:anchorlock/>
              </v:group>
            </w:pict>
          </mc:Fallback>
        </mc:AlternateContent>
      </w:r>
    </w:p>
    <w:p w:rsidR="00B31CAF" w:rsidRDefault="00B31CAF" w:rsidP="00B31CAF">
      <w:pPr>
        <w:spacing w:before="9"/>
        <w:rPr>
          <w:rFonts w:ascii="Arial" w:eastAsia="Arial" w:hAnsi="Arial" w:cs="Arial"/>
          <w:sz w:val="21"/>
          <w:szCs w:val="21"/>
        </w:rPr>
      </w:pPr>
    </w:p>
    <w:p w:rsidR="00B31CAF" w:rsidRDefault="00B31CAF" w:rsidP="00B31CAF">
      <w:pPr>
        <w:ind w:left="140"/>
        <w:rPr>
          <w:rFonts w:ascii="Calibri" w:eastAsia="Calibri" w:hAnsi="Calibri" w:cs="Calibri"/>
          <w:sz w:val="18"/>
          <w:szCs w:val="18"/>
        </w:rPr>
      </w:pPr>
      <w:r>
        <w:rPr>
          <w:rFonts w:ascii="Calibri"/>
          <w:b/>
          <w:color w:val="4F81BD"/>
          <w:spacing w:val="-1"/>
          <w:sz w:val="18"/>
        </w:rPr>
        <w:t>Floor</w:t>
      </w:r>
      <w:r>
        <w:rPr>
          <w:rFonts w:ascii="Calibri"/>
          <w:b/>
          <w:color w:val="4F81BD"/>
          <w:spacing w:val="-2"/>
          <w:sz w:val="18"/>
        </w:rPr>
        <w:t xml:space="preserve"> </w:t>
      </w:r>
      <w:r>
        <w:rPr>
          <w:rFonts w:ascii="Calibri"/>
          <w:b/>
          <w:color w:val="4F81BD"/>
          <w:spacing w:val="-1"/>
          <w:sz w:val="18"/>
        </w:rPr>
        <w:t>Plan</w:t>
      </w:r>
      <w:r>
        <w:rPr>
          <w:rFonts w:ascii="Calibri"/>
          <w:b/>
          <w:color w:val="4F81BD"/>
          <w:spacing w:val="-5"/>
          <w:sz w:val="18"/>
        </w:rPr>
        <w:t xml:space="preserve"> </w:t>
      </w:r>
      <w:r>
        <w:rPr>
          <w:rFonts w:ascii="Calibri"/>
          <w:b/>
          <w:color w:val="4F81BD"/>
          <w:spacing w:val="-1"/>
          <w:sz w:val="18"/>
        </w:rPr>
        <w:t>Symbols</w:t>
      </w:r>
    </w:p>
    <w:p w:rsidR="00B31CAF" w:rsidRDefault="00B31CAF" w:rsidP="00B31CAF">
      <w:pPr>
        <w:spacing w:line="200" w:lineRule="atLeast"/>
        <w:rPr>
          <w:rFonts w:ascii="Calibri" w:eastAsia="Calibri" w:hAnsi="Calibri" w:cs="Calibri"/>
          <w:sz w:val="20"/>
          <w:szCs w:val="20"/>
        </w:rPr>
      </w:pPr>
    </w:p>
    <w:tbl>
      <w:tblPr>
        <w:tblStyle w:val="TableGrid"/>
        <w:tblW w:w="0" w:type="auto"/>
        <w:tblLook w:val="04A0" w:firstRow="1" w:lastRow="0" w:firstColumn="1" w:lastColumn="0" w:noHBand="0" w:noVBand="1"/>
      </w:tblPr>
      <w:tblGrid>
        <w:gridCol w:w="2988"/>
        <w:gridCol w:w="6588"/>
      </w:tblGrid>
      <w:tr w:rsidR="00B31CAF" w:rsidTr="001117C5">
        <w:tc>
          <w:tcPr>
            <w:tcW w:w="2988" w:type="dxa"/>
          </w:tcPr>
          <w:p w:rsidR="00B31CAF" w:rsidRDefault="00B31CAF" w:rsidP="001117C5"/>
        </w:tc>
        <w:tc>
          <w:tcPr>
            <w:tcW w:w="6588" w:type="dxa"/>
          </w:tcPr>
          <w:p w:rsidR="00B31CAF" w:rsidRDefault="00B31CAF" w:rsidP="001117C5"/>
        </w:tc>
      </w:tr>
      <w:tr w:rsidR="00B31CAF" w:rsidTr="001117C5">
        <w:tc>
          <w:tcPr>
            <w:tcW w:w="2988" w:type="dxa"/>
          </w:tcPr>
          <w:p w:rsidR="00B31CAF" w:rsidRDefault="00B31CAF" w:rsidP="001117C5">
            <w:r>
              <w:rPr>
                <w:noProof/>
              </w:rPr>
              <w:drawing>
                <wp:inline distT="0" distB="0" distL="0" distR="0" wp14:anchorId="1F0F1579" wp14:editId="20B796A7">
                  <wp:extent cx="1285875" cy="794840"/>
                  <wp:effectExtent l="19050" t="0" r="9525" b="0"/>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1287167" cy="795638"/>
                          </a:xfrm>
                          <a:prstGeom prst="rect">
                            <a:avLst/>
                          </a:prstGeom>
                          <a:noFill/>
                          <a:ln w="9525">
                            <a:noFill/>
                            <a:miter lim="800000"/>
                            <a:headEnd/>
                            <a:tailEnd/>
                          </a:ln>
                        </pic:spPr>
                      </pic:pic>
                    </a:graphicData>
                  </a:graphic>
                </wp:inline>
              </w:drawing>
            </w:r>
          </w:p>
        </w:tc>
        <w:tc>
          <w:tcPr>
            <w:tcW w:w="6588" w:type="dxa"/>
          </w:tcPr>
          <w:p w:rsidR="00B31CAF" w:rsidRDefault="00B31CAF" w:rsidP="001117C5">
            <w:r w:rsidRPr="00FA0DFA">
              <w:t>USACE Wall Section</w:t>
            </w:r>
            <w:r>
              <w:t xml:space="preserve">: </w:t>
            </w:r>
          </w:p>
          <w:p w:rsidR="00B31CAF" w:rsidRDefault="00B31CAF" w:rsidP="001117C5">
            <w:r>
              <w:t xml:space="preserve">Added Section marker that hides the objects beneath it. </w:t>
            </w:r>
          </w:p>
        </w:tc>
      </w:tr>
    </w:tbl>
    <w:p w:rsidR="00B31CAF" w:rsidRDefault="00B31CAF" w:rsidP="00B31CAF">
      <w:pPr>
        <w:ind w:left="140"/>
        <w:rPr>
          <w:rFonts w:ascii="Calibri"/>
          <w:b/>
          <w:color w:val="4F81BD"/>
          <w:spacing w:val="-1"/>
          <w:sz w:val="18"/>
        </w:rPr>
      </w:pPr>
    </w:p>
    <w:p w:rsidR="00B31CAF" w:rsidRDefault="00B31CAF" w:rsidP="00B31CAF">
      <w:pPr>
        <w:ind w:left="140"/>
        <w:rPr>
          <w:rFonts w:ascii="Calibri" w:eastAsia="Calibri" w:hAnsi="Calibri" w:cs="Calibri"/>
          <w:sz w:val="18"/>
          <w:szCs w:val="18"/>
        </w:rPr>
      </w:pPr>
      <w:r>
        <w:rPr>
          <w:rFonts w:ascii="Calibri"/>
          <w:b/>
          <w:color w:val="4F81BD"/>
          <w:spacing w:val="-1"/>
          <w:sz w:val="18"/>
        </w:rPr>
        <w:t>Revision to Section Marker- opaque marker hides objects in background.</w:t>
      </w:r>
    </w:p>
    <w:p w:rsidR="00B31CAF" w:rsidRDefault="00B31CAF" w:rsidP="00B31CAF">
      <w:pPr>
        <w:rPr>
          <w:rFonts w:ascii="Calibri" w:eastAsia="Calibri" w:hAnsi="Calibri" w:cs="Calibri"/>
          <w:sz w:val="18"/>
          <w:szCs w:val="18"/>
        </w:rPr>
      </w:pPr>
    </w:p>
    <w:p w:rsidR="00B31CAF" w:rsidRDefault="00B31CAF" w:rsidP="008B22E1">
      <w:pPr>
        <w:pStyle w:val="Heading3"/>
        <w:rPr>
          <w:rFonts w:eastAsia="Calibri"/>
        </w:rPr>
        <w:pPrChange w:id="392" w:author="Johnson, David M ERDC-RDE-ITL-MS" w:date="2016-10-19T08:01:00Z">
          <w:pPr>
            <w:pStyle w:val="Heading3"/>
          </w:pPr>
        </w:pPrChange>
      </w:pPr>
      <w:bookmarkStart w:id="393" w:name="_Toc398040916"/>
      <w:bookmarkStart w:id="394" w:name="_Toc400452862"/>
      <w:r>
        <w:rPr>
          <w:rFonts w:eastAsia="Calibri"/>
        </w:rPr>
        <w:t>View Title - Viewports:</w:t>
      </w:r>
      <w:bookmarkEnd w:id="393"/>
      <w:bookmarkEnd w:id="394"/>
    </w:p>
    <w:p w:rsidR="00B31CAF" w:rsidDel="00A34457" w:rsidRDefault="00B31CAF" w:rsidP="00B31CAF">
      <w:pPr>
        <w:rPr>
          <w:del w:id="395" w:author="Johnson, David M ERDC-RDE-ITL-MS" w:date="2016-10-18T08:41:00Z"/>
        </w:rPr>
      </w:pPr>
    </w:p>
    <w:p w:rsidR="00B31CAF" w:rsidRDefault="00C06E37" w:rsidP="00B31CAF">
      <w:del w:id="396" w:author="Johnson, David M ERDC-RDE-ITL-MS" w:date="2016-10-18T08:39:00Z">
        <w:r w:rsidDel="00A34457">
          <w:rPr>
            <w:noProof/>
          </w:rPr>
          <mc:AlternateContent>
            <mc:Choice Requires="wpg">
              <w:drawing>
                <wp:inline distT="0" distB="0" distL="0" distR="0" wp14:anchorId="3E1B5A63" wp14:editId="3A675A03">
                  <wp:extent cx="1057275" cy="733425"/>
                  <wp:effectExtent l="0" t="0" r="9525" b="9525"/>
                  <wp:docPr id="28" name="Group 5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57275" cy="733425"/>
                            <a:chOff x="0" y="0"/>
                            <a:chExt cx="7065" cy="2343"/>
                          </a:xfrm>
                        </wpg:grpSpPr>
                        <pic:pic xmlns:pic="http://schemas.openxmlformats.org/drawingml/2006/picture">
                          <pic:nvPicPr>
                            <pic:cNvPr id="29" name="Picture 59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5" y="15"/>
                              <a:ext cx="7035" cy="2312"/>
                            </a:xfrm>
                            <a:prstGeom prst="rect">
                              <a:avLst/>
                            </a:prstGeom>
                            <a:noFill/>
                            <a:extLst>
                              <a:ext uri="{909E8E84-426E-40DD-AFC4-6F175D3DCCD1}">
                                <a14:hiddenFill xmlns:a14="http://schemas.microsoft.com/office/drawing/2010/main">
                                  <a:solidFill>
                                    <a:srgbClr val="FFFFFF"/>
                                  </a:solidFill>
                                </a14:hiddenFill>
                              </a:ext>
                            </a:extLst>
                          </pic:spPr>
                        </pic:pic>
                        <wpg:grpSp>
                          <wpg:cNvPr id="30" name="Group 591"/>
                          <wpg:cNvGrpSpPr>
                            <a:grpSpLocks/>
                          </wpg:cNvGrpSpPr>
                          <wpg:grpSpPr bwMode="auto">
                            <a:xfrm>
                              <a:off x="8" y="8"/>
                              <a:ext cx="7050" cy="2328"/>
                              <a:chOff x="8" y="8"/>
                              <a:chExt cx="7050" cy="2328"/>
                            </a:xfrm>
                          </wpg:grpSpPr>
                          <wps:wsp>
                            <wps:cNvPr id="31" name="Freeform 592"/>
                            <wps:cNvSpPr>
                              <a:spLocks/>
                            </wps:cNvSpPr>
                            <wps:spPr bwMode="auto">
                              <a:xfrm>
                                <a:off x="8" y="8"/>
                                <a:ext cx="7050" cy="2328"/>
                              </a:xfrm>
                              <a:custGeom>
                                <a:avLst/>
                                <a:gdLst>
                                  <a:gd name="T0" fmla="*/ 0 w 7050"/>
                                  <a:gd name="T1" fmla="*/ 8 h 2328"/>
                                  <a:gd name="T2" fmla="*/ 7050 w 7050"/>
                                  <a:gd name="T3" fmla="*/ 8 h 2328"/>
                                  <a:gd name="T4" fmla="*/ 7050 w 7050"/>
                                  <a:gd name="T5" fmla="*/ 2335 h 2328"/>
                                  <a:gd name="T6" fmla="*/ 0 w 7050"/>
                                  <a:gd name="T7" fmla="*/ 2335 h 2328"/>
                                  <a:gd name="T8" fmla="*/ 0 w 7050"/>
                                  <a:gd name="T9" fmla="*/ 8 h 232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050" h="2328">
                                    <a:moveTo>
                                      <a:pt x="0" y="0"/>
                                    </a:moveTo>
                                    <a:lnTo>
                                      <a:pt x="7050" y="0"/>
                                    </a:lnTo>
                                    <a:lnTo>
                                      <a:pt x="7050" y="2327"/>
                                    </a:lnTo>
                                    <a:lnTo>
                                      <a:pt x="0" y="2327"/>
                                    </a:lnTo>
                                    <a:lnTo>
                                      <a:pt x="0" y="0"/>
                                    </a:lnTo>
                                    <a:close/>
                                  </a:path>
                                </a:pathLst>
                              </a:custGeom>
                              <a:noFill/>
                              <a:ln w="9525">
                                <a:solidFill>
                                  <a:srgbClr val="4F81B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Group 590" o:spid="_x0000_s1026" style="width:83.25pt;height:57.75pt;mso-position-horizontal-relative:char;mso-position-vertical-relative:line" coordsize="7065,2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3" o:spid="_x0000_s1027" type="#_x0000_t75" style="position:absolute;left:15;top:15;width:7035;height:23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sEk3FAAAA2wAAAA8AAABkcnMvZG93bnJldi54bWxEj0FrwkAUhO+C/2F5Qi+l7hqktmk2IkLF&#10;k1St0OMj+0zSZt+G7KrJv+8WCh6HmfmGyZa9bcSVOl871jCbKhDEhTM1lxo+j+9PLyB8QDbYOCYN&#10;A3lY5uNRhqlxN97T9RBKESHsU9RQhdCmUvqiIot+6lri6J1dZzFE2ZXSdHiLcNvIRKlnabHmuFBh&#10;S+uKip/DxWrw/nv3uFmfdkOYn9SQLL7OH8pp/TDpV28gAvXhHv5vb42G5BX+vsQfIPN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LBJNxQAAANsAAAAPAAAAAAAAAAAAAAAA&#10;AJ8CAABkcnMvZG93bnJldi54bWxQSwUGAAAAAAQABAD3AAAAkQMAAAAA&#10;">
                    <v:imagedata r:id="rId22" o:title=""/>
                  </v:shape>
                  <v:group id="Group 591" o:spid="_x0000_s1028" style="position:absolute;left:8;top:8;width:7050;height:2328" coordorigin="8,8" coordsize="7050,23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Freeform 592" o:spid="_x0000_s1029" style="position:absolute;left:8;top:8;width:7050;height:2328;visibility:visible;mso-wrap-style:square;v-text-anchor:top" coordsize="7050,23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BfMEA&#10;AADbAAAADwAAAGRycy9kb3ducmV2LnhtbESP3YrCMBSE7xd8h3CEvVvTKqhUo1RR2L0Sfx7g0Byb&#10;YnNSkqjdt98sCF4OM/MNs1z3thUP8qFxrCAfZSCIK6cbrhVczvuvOYgQkTW2jknBLwVYrwYfSyy0&#10;e/KRHqdYiwThUKACE2NXSBkqQxbDyHXEybs6bzEm6WupPT4T3LZynGVTabHhtGCwo62h6na6WwWz&#10;8krmsCvn59nd/Ry7Pvdm0yr1OezLBYhIfXyHX+1vrWCSw/+X9APk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vgXzBAAAA2wAAAA8AAAAAAAAAAAAAAAAAmAIAAGRycy9kb3du&#10;cmV2LnhtbFBLBQYAAAAABAAEAPUAAACGAwAAAAA=&#10;" path="m,l7050,r,2327l,2327,,xe" filled="f" strokecolor="#4f81bd">
                      <v:path arrowok="t" o:connecttype="custom" o:connectlocs="0,8;7050,8;7050,2335;0,2335;0,8" o:connectangles="0,0,0,0,0"/>
                    </v:shape>
                  </v:group>
                  <w10:anchorlock/>
                </v:group>
              </w:pict>
            </mc:Fallback>
          </mc:AlternateContent>
        </w:r>
      </w:del>
    </w:p>
    <w:p w:rsidR="00B31CAF" w:rsidRDefault="002D2030" w:rsidP="00B31CAF">
      <w:ins w:id="397" w:author="Johnson, David M ERDC-RDE-ITL-MS" w:date="2016-10-18T08:58:00Z">
        <w:r>
          <w:rPr>
            <w:noProof/>
          </w:rPr>
          <w:drawing>
            <wp:inline distT="0" distB="0" distL="0" distR="0" wp14:anchorId="29F4FAF6" wp14:editId="364C68FD">
              <wp:extent cx="2876550" cy="1546326"/>
              <wp:effectExtent l="19050" t="19050" r="19050" b="158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76550" cy="1546326"/>
                      </a:xfrm>
                      <a:prstGeom prst="rect">
                        <a:avLst/>
                      </a:prstGeom>
                      <a:ln>
                        <a:solidFill>
                          <a:schemeClr val="bg2">
                            <a:lumMod val="25000"/>
                          </a:schemeClr>
                        </a:solidFill>
                      </a:ln>
                    </pic:spPr>
                  </pic:pic>
                </a:graphicData>
              </a:graphic>
            </wp:inline>
          </w:drawing>
        </w:r>
      </w:ins>
      <w:r w:rsidR="00B31CAF">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23"/>
        <w:gridCol w:w="2610"/>
        <w:gridCol w:w="4278"/>
        <w:tblGridChange w:id="398">
          <w:tblGrid>
            <w:gridCol w:w="2765"/>
            <w:gridCol w:w="2591"/>
            <w:gridCol w:w="4520"/>
          </w:tblGrid>
        </w:tblGridChange>
      </w:tblGrid>
      <w:tr w:rsidR="0038133F" w:rsidTr="00022F99">
        <w:tc>
          <w:tcPr>
            <w:tcW w:w="9876" w:type="dxa"/>
            <w:gridSpan w:val="4"/>
            <w:shd w:val="clear" w:color="auto" w:fill="0000FF"/>
          </w:tcPr>
          <w:p w:rsidR="0038133F" w:rsidRPr="00286A7F" w:rsidRDefault="0038133F" w:rsidP="00022F99">
            <w:pPr>
              <w:rPr>
                <w:color w:val="FFFFFF"/>
              </w:rPr>
            </w:pPr>
            <w:r w:rsidRPr="00286A7F">
              <w:rPr>
                <w:b/>
                <w:color w:val="FFFFFF"/>
              </w:rPr>
              <w:t>ADDED FAMILIES:</w:t>
            </w:r>
          </w:p>
        </w:tc>
      </w:tr>
      <w:tr w:rsidR="0038133F" w:rsidTr="00022F99">
        <w:tc>
          <w:tcPr>
            <w:tcW w:w="2765" w:type="dxa"/>
            <w:shd w:val="clear" w:color="auto" w:fill="auto"/>
          </w:tcPr>
          <w:p w:rsidR="0038133F" w:rsidRDefault="00E42212" w:rsidP="00022F99">
            <w:ins w:id="399" w:author="Johnson, David M ERDC-RDE-ITL-MS" w:date="2016-10-18T13:02:00Z">
              <w:r w:rsidRPr="00E42212">
                <w:rPr>
                  <w:b/>
                  <w:color w:val="C00000"/>
                </w:rPr>
                <w:t xml:space="preserve">View </w:t>
              </w:r>
              <w:proofErr w:type="spellStart"/>
              <w:r w:rsidRPr="00E42212">
                <w:rPr>
                  <w:b/>
                  <w:color w:val="C00000"/>
                </w:rPr>
                <w:t>Title_NCS</w:t>
              </w:r>
            </w:ins>
            <w:del w:id="400" w:author="Johnson, David M ERDC-RDE-ITL-MS" w:date="2016-10-18T13:02:00Z">
              <w:r w:rsidR="0038133F" w:rsidRPr="00286A7F" w:rsidDel="00E42212">
                <w:rPr>
                  <w:b/>
                  <w:color w:val="C00000"/>
                </w:rPr>
                <w:delText>View Title_NCS5</w:delText>
              </w:r>
            </w:del>
            <w:r w:rsidR="0038133F" w:rsidRPr="00286A7F">
              <w:rPr>
                <w:b/>
                <w:color w:val="C00000"/>
              </w:rPr>
              <w:t>.rfa</w:t>
            </w:r>
            <w:proofErr w:type="spellEnd"/>
          </w:p>
        </w:tc>
        <w:tc>
          <w:tcPr>
            <w:tcW w:w="7111" w:type="dxa"/>
            <w:gridSpan w:val="3"/>
            <w:shd w:val="clear" w:color="auto" w:fill="auto"/>
          </w:tcPr>
          <w:p w:rsidR="0038133F" w:rsidRDefault="00E42212" w:rsidP="00022F99">
            <w:ins w:id="401" w:author="Johnson, David M ERDC-RDE-ITL-MS" w:date="2016-10-18T13:03:00Z">
              <w:r w:rsidRPr="00E42212">
                <w:t>The default View Title placed in a sheet will always be the “</w:t>
              </w:r>
            </w:ins>
            <w:ins w:id="402" w:author="Johnson, David M ERDC-RDE-ITL-MS" w:date="2016-10-18T13:04:00Z">
              <w:r w:rsidRPr="00E42212">
                <w:t xml:space="preserve">View </w:t>
              </w:r>
              <w:proofErr w:type="spellStart"/>
              <w:r w:rsidRPr="00E42212">
                <w:t>Title_NCS</w:t>
              </w:r>
            </w:ins>
            <w:proofErr w:type="spellEnd"/>
            <w:ins w:id="403" w:author="Johnson, David M ERDC-RDE-ITL-MS" w:date="2016-10-18T13:03:00Z">
              <w:r w:rsidRPr="00E42212">
                <w:t>” Family.</w:t>
              </w:r>
            </w:ins>
          </w:p>
        </w:tc>
      </w:tr>
      <w:tr w:rsidR="0038133F" w:rsidDel="00E42212" w:rsidTr="00022F99">
        <w:trPr>
          <w:del w:id="404" w:author="Johnson, David M ERDC-RDE-ITL-MS" w:date="2016-10-18T13:03:00Z"/>
        </w:trPr>
        <w:tc>
          <w:tcPr>
            <w:tcW w:w="2765" w:type="dxa"/>
            <w:shd w:val="clear" w:color="auto" w:fill="auto"/>
          </w:tcPr>
          <w:p w:rsidR="0038133F" w:rsidDel="00E42212" w:rsidRDefault="0038133F" w:rsidP="00022F99">
            <w:pPr>
              <w:rPr>
                <w:del w:id="405" w:author="Johnson, David M ERDC-RDE-ITL-MS" w:date="2016-10-18T13:03:00Z"/>
              </w:rPr>
            </w:pPr>
            <w:del w:id="406" w:author="Johnson, David M ERDC-RDE-ITL-MS" w:date="2016-10-18T13:03:00Z">
              <w:r w:rsidRPr="00286A7F" w:rsidDel="00E42212">
                <w:rPr>
                  <w:b/>
                  <w:color w:val="C00000"/>
                </w:rPr>
                <w:delText>View Title No Number_NCS5.rfa</w:delText>
              </w:r>
            </w:del>
          </w:p>
        </w:tc>
        <w:tc>
          <w:tcPr>
            <w:tcW w:w="7111" w:type="dxa"/>
            <w:gridSpan w:val="3"/>
            <w:shd w:val="clear" w:color="auto" w:fill="auto"/>
          </w:tcPr>
          <w:p w:rsidR="0038133F" w:rsidDel="00E42212" w:rsidRDefault="0038133F" w:rsidP="00022F99">
            <w:pPr>
              <w:rPr>
                <w:del w:id="407" w:author="Johnson, David M ERDC-RDE-ITL-MS" w:date="2016-10-18T13:03:00Z"/>
              </w:rPr>
            </w:pPr>
          </w:p>
        </w:tc>
      </w:tr>
      <w:tr w:rsidR="0038133F" w:rsidDel="00E42212" w:rsidTr="00022F99">
        <w:trPr>
          <w:del w:id="408" w:author="Johnson, David M ERDC-RDE-ITL-MS" w:date="2016-10-18T13:03:00Z"/>
        </w:trPr>
        <w:tc>
          <w:tcPr>
            <w:tcW w:w="2765" w:type="dxa"/>
            <w:shd w:val="clear" w:color="auto" w:fill="auto"/>
          </w:tcPr>
          <w:p w:rsidR="0038133F" w:rsidRPr="00286A7F" w:rsidDel="00E42212" w:rsidRDefault="0038133F" w:rsidP="00022F99">
            <w:pPr>
              <w:rPr>
                <w:del w:id="409" w:author="Johnson, David M ERDC-RDE-ITL-MS" w:date="2016-10-18T13:03:00Z"/>
                <w:b/>
                <w:color w:val="C00000"/>
              </w:rPr>
            </w:pPr>
            <w:del w:id="410" w:author="Johnson, David M ERDC-RDE-ITL-MS" w:date="2016-10-18T13:03:00Z">
              <w:r w:rsidRPr="00286A7F" w:rsidDel="00E42212">
                <w:rPr>
                  <w:b/>
                  <w:color w:val="C00000"/>
                </w:rPr>
                <w:delText>View Title - Reference Sheet_NCS5.rfa</w:delText>
              </w:r>
            </w:del>
          </w:p>
        </w:tc>
        <w:tc>
          <w:tcPr>
            <w:tcW w:w="7111" w:type="dxa"/>
            <w:gridSpan w:val="3"/>
            <w:shd w:val="clear" w:color="auto" w:fill="auto"/>
          </w:tcPr>
          <w:p w:rsidR="0038133F" w:rsidDel="00E42212" w:rsidRDefault="0038133F" w:rsidP="00022F99">
            <w:pPr>
              <w:rPr>
                <w:del w:id="411" w:author="Johnson, David M ERDC-RDE-ITL-MS" w:date="2016-10-18T13:03:00Z"/>
              </w:rPr>
            </w:pPr>
            <w:del w:id="412" w:author="Johnson, David M ERDC-RDE-ITL-MS" w:date="2016-10-18T13:03:00Z">
              <w:r w:rsidDel="00E42212">
                <w:delText xml:space="preserve">IMPORTANT NOTE: </w:delText>
              </w:r>
              <w:r w:rsidRPr="00865F77" w:rsidDel="00E42212">
                <w:delText>Default View title.</w:delText>
              </w:r>
            </w:del>
          </w:p>
        </w:tc>
      </w:tr>
      <w:tr w:rsidR="0038133F" w:rsidTr="00022F99">
        <w:tc>
          <w:tcPr>
            <w:tcW w:w="2765" w:type="dxa"/>
            <w:shd w:val="clear" w:color="auto" w:fill="auto"/>
          </w:tcPr>
          <w:p w:rsidR="0038133F" w:rsidRPr="00286A7F" w:rsidRDefault="0038133F" w:rsidP="00022F99">
            <w:pPr>
              <w:rPr>
                <w:b/>
                <w:color w:val="C00000"/>
              </w:rPr>
            </w:pPr>
          </w:p>
        </w:tc>
        <w:tc>
          <w:tcPr>
            <w:tcW w:w="7111" w:type="dxa"/>
            <w:gridSpan w:val="3"/>
            <w:shd w:val="clear" w:color="auto" w:fill="auto"/>
          </w:tcPr>
          <w:p w:rsidR="0038133F" w:rsidRPr="00286A7F" w:rsidDel="00E42212" w:rsidRDefault="0038133F" w:rsidP="00022F99">
            <w:pPr>
              <w:jc w:val="right"/>
              <w:rPr>
                <w:del w:id="413" w:author="Johnson, David M ERDC-RDE-ITL-MS" w:date="2016-10-18T13:03:00Z"/>
                <w:color w:val="FF0000"/>
                <w:sz w:val="20"/>
                <w:szCs w:val="20"/>
              </w:rPr>
            </w:pPr>
            <w:del w:id="414" w:author="Johnson, David M ERDC-RDE-ITL-MS" w:date="2016-10-18T13:03:00Z">
              <w:r w:rsidRPr="00286A7F" w:rsidDel="00E42212">
                <w:rPr>
                  <w:color w:val="FF0000"/>
                  <w:sz w:val="20"/>
                  <w:szCs w:val="20"/>
                </w:rPr>
                <w:delText>The default View Title placed in a sheet will always be the “View Title” Family.</w:delText>
              </w:r>
            </w:del>
          </w:p>
          <w:p w:rsidR="0038133F" w:rsidRPr="00286A7F" w:rsidRDefault="0038133F" w:rsidP="00E42212">
            <w:pPr>
              <w:jc w:val="right"/>
              <w:rPr>
                <w:color w:val="FF0000"/>
              </w:rPr>
              <w:pPrChange w:id="415" w:author="Johnson, David M ERDC-RDE-ITL-MS" w:date="2016-10-18T13:03:00Z">
                <w:pPr>
                  <w:jc w:val="right"/>
                </w:pPr>
              </w:pPrChange>
            </w:pPr>
          </w:p>
        </w:tc>
      </w:tr>
      <w:tr w:rsidR="0038133F" w:rsidTr="00022F99">
        <w:tc>
          <w:tcPr>
            <w:tcW w:w="9876" w:type="dxa"/>
            <w:gridSpan w:val="4"/>
            <w:shd w:val="clear" w:color="auto" w:fill="0000FF"/>
          </w:tcPr>
          <w:p w:rsidR="0038133F" w:rsidRPr="00286A7F" w:rsidRDefault="0038133F" w:rsidP="00022F99">
            <w:pPr>
              <w:rPr>
                <w:b/>
                <w:color w:val="FFFFFF"/>
              </w:rPr>
            </w:pPr>
            <w:r w:rsidRPr="00286A7F">
              <w:rPr>
                <w:b/>
                <w:color w:val="FFFFFF"/>
              </w:rPr>
              <w:t>Viewports in the Template</w:t>
            </w:r>
          </w:p>
        </w:tc>
      </w:tr>
      <w:tr w:rsidR="0038133F" w:rsidDel="002D2030" w:rsidTr="00E80FB6">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416" w:author="Johnson, David M ERDC-RDE-ITL-MS" w:date="2016-10-18T09:21: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del w:id="417" w:author="Johnson, David M ERDC-RDE-ITL-MS" w:date="2016-10-18T09:01:00Z"/>
        </w:trPr>
        <w:tc>
          <w:tcPr>
            <w:tcW w:w="2988" w:type="dxa"/>
            <w:gridSpan w:val="2"/>
            <w:shd w:val="clear" w:color="auto" w:fill="auto"/>
            <w:tcPrChange w:id="418" w:author="Johnson, David M ERDC-RDE-ITL-MS" w:date="2016-10-18T09:21:00Z">
              <w:tcPr>
                <w:tcW w:w="2765" w:type="dxa"/>
                <w:shd w:val="clear" w:color="auto" w:fill="auto"/>
              </w:tcPr>
            </w:tcPrChange>
          </w:tcPr>
          <w:p w:rsidR="0038133F" w:rsidRPr="00286A7F" w:rsidDel="002D2030" w:rsidRDefault="0038133F">
            <w:pPr>
              <w:jc w:val="right"/>
              <w:rPr>
                <w:del w:id="419" w:author="Johnson, David M ERDC-RDE-ITL-MS" w:date="2016-10-18T09:01:00Z"/>
                <w:b/>
                <w:color w:val="0000FF"/>
              </w:rPr>
            </w:pPr>
            <w:del w:id="420" w:author="Johnson, David M ERDC-RDE-ITL-MS" w:date="2016-10-18T09:01:00Z">
              <w:r w:rsidRPr="00286A7F" w:rsidDel="002D2030">
                <w:rPr>
                  <w:b/>
                  <w:color w:val="0000FF"/>
                </w:rPr>
                <w:delText>View Title - Reference Sheet</w:delText>
              </w:r>
            </w:del>
            <w:del w:id="421" w:author="Johnson, David M ERDC-RDE-ITL-MS" w:date="2016-10-17T16:47:00Z">
              <w:r w:rsidRPr="00286A7F" w:rsidDel="00E32109">
                <w:rPr>
                  <w:b/>
                  <w:color w:val="0000FF"/>
                </w:rPr>
                <w:delText>_NCS5</w:delText>
              </w:r>
            </w:del>
          </w:p>
        </w:tc>
        <w:tc>
          <w:tcPr>
            <w:tcW w:w="2610" w:type="dxa"/>
            <w:shd w:val="clear" w:color="auto" w:fill="auto"/>
            <w:tcPrChange w:id="422" w:author="Johnson, David M ERDC-RDE-ITL-MS" w:date="2016-10-18T09:21:00Z">
              <w:tcPr>
                <w:tcW w:w="2591" w:type="dxa"/>
                <w:shd w:val="clear" w:color="auto" w:fill="auto"/>
              </w:tcPr>
            </w:tcPrChange>
          </w:tcPr>
          <w:p w:rsidR="0038133F" w:rsidDel="002D2030" w:rsidRDefault="0038133F" w:rsidP="00022F99">
            <w:pPr>
              <w:rPr>
                <w:del w:id="423" w:author="Johnson, David M ERDC-RDE-ITL-MS" w:date="2016-10-18T09:01:00Z"/>
              </w:rPr>
            </w:pPr>
            <w:del w:id="424" w:author="Johnson, David M ERDC-RDE-ITL-MS" w:date="2016-10-18T09:01:00Z">
              <w:r w:rsidDel="002D2030">
                <w:delText>Title: ¼”</w:delText>
              </w:r>
            </w:del>
          </w:p>
          <w:p w:rsidR="0038133F" w:rsidDel="002D2030" w:rsidRDefault="0038133F" w:rsidP="00022F99">
            <w:pPr>
              <w:rPr>
                <w:del w:id="425" w:author="Johnson, David M ERDC-RDE-ITL-MS" w:date="2016-10-18T09:01:00Z"/>
              </w:rPr>
            </w:pPr>
            <w:del w:id="426" w:author="Johnson, David M ERDC-RDE-ITL-MS" w:date="2016-10-18T09:01:00Z">
              <w:r w:rsidDel="002D2030">
                <w:delText>Other text: 3/32”</w:delText>
              </w:r>
            </w:del>
          </w:p>
        </w:tc>
        <w:tc>
          <w:tcPr>
            <w:tcW w:w="4278" w:type="dxa"/>
            <w:shd w:val="clear" w:color="auto" w:fill="auto"/>
            <w:tcPrChange w:id="427" w:author="Johnson, David M ERDC-RDE-ITL-MS" w:date="2016-10-18T09:21:00Z">
              <w:tcPr>
                <w:tcW w:w="4520" w:type="dxa"/>
                <w:shd w:val="clear" w:color="auto" w:fill="auto"/>
              </w:tcPr>
            </w:tcPrChange>
          </w:tcPr>
          <w:p w:rsidR="0038133F" w:rsidDel="002D2030" w:rsidRDefault="0038133F" w:rsidP="00022F99">
            <w:pPr>
              <w:jc w:val="right"/>
              <w:rPr>
                <w:del w:id="428" w:author="Johnson, David M ERDC-RDE-ITL-MS" w:date="2016-10-18T09:01:00Z"/>
              </w:rPr>
            </w:pPr>
            <w:del w:id="429" w:author="Johnson, David M ERDC-RDE-ITL-MS" w:date="2016-10-18T09:01:00Z">
              <w:r w:rsidDel="002D2030">
                <w:rPr>
                  <w:noProof/>
                </w:rPr>
                <w:drawing>
                  <wp:inline distT="0" distB="0" distL="0" distR="0" wp14:anchorId="2C647F8A" wp14:editId="267D8B81">
                    <wp:extent cx="2458720" cy="4660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58720" cy="466090"/>
                            </a:xfrm>
                            <a:prstGeom prst="rect">
                              <a:avLst/>
                            </a:prstGeom>
                            <a:noFill/>
                            <a:ln>
                              <a:noFill/>
                            </a:ln>
                          </pic:spPr>
                        </pic:pic>
                      </a:graphicData>
                    </a:graphic>
                  </wp:inline>
                </w:drawing>
              </w:r>
            </w:del>
          </w:p>
        </w:tc>
      </w:tr>
      <w:tr w:rsidR="0038133F" w:rsidDel="002D2030" w:rsidTr="00E80FB6">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430" w:author="Johnson, David M ERDC-RDE-ITL-MS" w:date="2016-10-18T09:21: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del w:id="431" w:author="Johnson, David M ERDC-RDE-ITL-MS" w:date="2016-10-18T09:01:00Z"/>
        </w:trPr>
        <w:tc>
          <w:tcPr>
            <w:tcW w:w="2988" w:type="dxa"/>
            <w:gridSpan w:val="2"/>
            <w:shd w:val="clear" w:color="auto" w:fill="auto"/>
            <w:tcPrChange w:id="432" w:author="Johnson, David M ERDC-RDE-ITL-MS" w:date="2016-10-18T09:21:00Z">
              <w:tcPr>
                <w:tcW w:w="2765" w:type="dxa"/>
                <w:shd w:val="clear" w:color="auto" w:fill="auto"/>
              </w:tcPr>
            </w:tcPrChange>
          </w:tcPr>
          <w:p w:rsidR="0038133F" w:rsidDel="002D2030" w:rsidRDefault="0038133F" w:rsidP="00022F99">
            <w:pPr>
              <w:jc w:val="right"/>
              <w:rPr>
                <w:del w:id="433" w:author="Johnson, David M ERDC-RDE-ITL-MS" w:date="2016-10-18T09:01:00Z"/>
              </w:rPr>
            </w:pPr>
          </w:p>
        </w:tc>
        <w:tc>
          <w:tcPr>
            <w:tcW w:w="2610" w:type="dxa"/>
            <w:shd w:val="clear" w:color="auto" w:fill="auto"/>
            <w:tcPrChange w:id="434" w:author="Johnson, David M ERDC-RDE-ITL-MS" w:date="2016-10-18T09:21:00Z">
              <w:tcPr>
                <w:tcW w:w="2591" w:type="dxa"/>
                <w:shd w:val="clear" w:color="auto" w:fill="auto"/>
              </w:tcPr>
            </w:tcPrChange>
          </w:tcPr>
          <w:p w:rsidR="0038133F" w:rsidRPr="00286A7F" w:rsidDel="002D2030" w:rsidRDefault="0038133F" w:rsidP="00022F99">
            <w:pPr>
              <w:rPr>
                <w:del w:id="435" w:author="Johnson, David M ERDC-RDE-ITL-MS" w:date="2016-10-18T09:01:00Z"/>
                <w:i/>
              </w:rPr>
            </w:pPr>
            <w:del w:id="436" w:author="Johnson, David M ERDC-RDE-ITL-MS" w:date="2016-10-18T09:01:00Z">
              <w:r w:rsidRPr="006708D1" w:rsidDel="002D2030">
                <w:delText>Title</w:delText>
              </w:r>
              <w:r w:rsidRPr="00286A7F" w:rsidDel="002D2030">
                <w:rPr>
                  <w:i/>
                </w:rPr>
                <w:delText>:</w:delText>
              </w:r>
            </w:del>
          </w:p>
        </w:tc>
        <w:tc>
          <w:tcPr>
            <w:tcW w:w="4278" w:type="dxa"/>
            <w:shd w:val="clear" w:color="auto" w:fill="auto"/>
            <w:tcPrChange w:id="437" w:author="Johnson, David M ERDC-RDE-ITL-MS" w:date="2016-10-18T09:21:00Z">
              <w:tcPr>
                <w:tcW w:w="4520" w:type="dxa"/>
                <w:shd w:val="clear" w:color="auto" w:fill="auto"/>
              </w:tcPr>
            </w:tcPrChange>
          </w:tcPr>
          <w:p w:rsidR="0038133F" w:rsidRPr="00286A7F" w:rsidDel="002D2030" w:rsidRDefault="0038133F" w:rsidP="00022F99">
            <w:pPr>
              <w:rPr>
                <w:del w:id="438" w:author="Johnson, David M ERDC-RDE-ITL-MS" w:date="2016-10-18T09:01:00Z"/>
                <w:i/>
                <w:color w:val="C00000"/>
              </w:rPr>
            </w:pPr>
            <w:del w:id="439" w:author="Johnson, David M ERDC-RDE-ITL-MS" w:date="2016-10-17T16:48:00Z">
              <w:r w:rsidRPr="00286A7F" w:rsidDel="00E32109">
                <w:rPr>
                  <w:i/>
                  <w:color w:val="C00000"/>
                </w:rPr>
                <w:delText>View Title - Reference Sheet_NCS5</w:delText>
              </w:r>
            </w:del>
          </w:p>
        </w:tc>
      </w:tr>
      <w:tr w:rsidR="0038133F" w:rsidDel="002D2030" w:rsidTr="00E80FB6">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440" w:author="Johnson, David M ERDC-RDE-ITL-MS" w:date="2016-10-18T09:21: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del w:id="441" w:author="Johnson, David M ERDC-RDE-ITL-MS" w:date="2016-10-18T09:01:00Z"/>
        </w:trPr>
        <w:tc>
          <w:tcPr>
            <w:tcW w:w="2988" w:type="dxa"/>
            <w:gridSpan w:val="2"/>
            <w:shd w:val="clear" w:color="auto" w:fill="auto"/>
            <w:tcPrChange w:id="442" w:author="Johnson, David M ERDC-RDE-ITL-MS" w:date="2016-10-18T09:21:00Z">
              <w:tcPr>
                <w:tcW w:w="2765" w:type="dxa"/>
                <w:shd w:val="clear" w:color="auto" w:fill="auto"/>
              </w:tcPr>
            </w:tcPrChange>
          </w:tcPr>
          <w:p w:rsidR="0038133F" w:rsidDel="002D2030" w:rsidRDefault="0038133F" w:rsidP="00022F99">
            <w:pPr>
              <w:jc w:val="right"/>
              <w:rPr>
                <w:del w:id="443" w:author="Johnson, David M ERDC-RDE-ITL-MS" w:date="2016-10-18T09:01:00Z"/>
              </w:rPr>
            </w:pPr>
          </w:p>
        </w:tc>
        <w:tc>
          <w:tcPr>
            <w:tcW w:w="2610" w:type="dxa"/>
            <w:shd w:val="clear" w:color="auto" w:fill="auto"/>
            <w:tcPrChange w:id="444" w:author="Johnson, David M ERDC-RDE-ITL-MS" w:date="2016-10-18T09:21:00Z">
              <w:tcPr>
                <w:tcW w:w="2591" w:type="dxa"/>
                <w:shd w:val="clear" w:color="auto" w:fill="auto"/>
              </w:tcPr>
            </w:tcPrChange>
          </w:tcPr>
          <w:p w:rsidR="0038133F" w:rsidRPr="00286A7F" w:rsidDel="002D2030" w:rsidRDefault="0038133F" w:rsidP="00022F99">
            <w:pPr>
              <w:rPr>
                <w:del w:id="445" w:author="Johnson, David M ERDC-RDE-ITL-MS" w:date="2016-10-18T09:01:00Z"/>
                <w:i/>
                <w:color w:val="C00000"/>
              </w:rPr>
            </w:pPr>
            <w:del w:id="446" w:author="Johnson, David M ERDC-RDE-ITL-MS" w:date="2016-10-18T09:01:00Z">
              <w:r w:rsidDel="002D2030">
                <w:delText>Show Title:</w:delText>
              </w:r>
            </w:del>
          </w:p>
        </w:tc>
        <w:tc>
          <w:tcPr>
            <w:tcW w:w="4278" w:type="dxa"/>
            <w:shd w:val="clear" w:color="auto" w:fill="auto"/>
            <w:tcPrChange w:id="447" w:author="Johnson, David M ERDC-RDE-ITL-MS" w:date="2016-10-18T09:21:00Z">
              <w:tcPr>
                <w:tcW w:w="4520" w:type="dxa"/>
                <w:shd w:val="clear" w:color="auto" w:fill="auto"/>
              </w:tcPr>
            </w:tcPrChange>
          </w:tcPr>
          <w:p w:rsidR="0038133F" w:rsidRPr="00286A7F" w:rsidDel="002D2030" w:rsidRDefault="0038133F" w:rsidP="00022F99">
            <w:pPr>
              <w:rPr>
                <w:del w:id="448" w:author="Johnson, David M ERDC-RDE-ITL-MS" w:date="2016-10-18T09:01:00Z"/>
                <w:i/>
                <w:color w:val="C00000"/>
              </w:rPr>
            </w:pPr>
            <w:del w:id="449" w:author="Johnson, David M ERDC-RDE-ITL-MS" w:date="2016-10-18T09:01:00Z">
              <w:r w:rsidRPr="00286A7F" w:rsidDel="002D2030">
                <w:rPr>
                  <w:i/>
                  <w:color w:val="C00000"/>
                </w:rPr>
                <w:delText>Yes</w:delText>
              </w:r>
            </w:del>
          </w:p>
        </w:tc>
      </w:tr>
      <w:tr w:rsidR="0038133F" w:rsidDel="002D2030" w:rsidTr="00E80FB6">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450" w:author="Johnson, David M ERDC-RDE-ITL-MS" w:date="2016-10-18T09:21: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del w:id="451" w:author="Johnson, David M ERDC-RDE-ITL-MS" w:date="2016-10-18T09:01:00Z"/>
        </w:trPr>
        <w:tc>
          <w:tcPr>
            <w:tcW w:w="2988" w:type="dxa"/>
            <w:gridSpan w:val="2"/>
            <w:shd w:val="clear" w:color="auto" w:fill="auto"/>
            <w:tcPrChange w:id="452" w:author="Johnson, David M ERDC-RDE-ITL-MS" w:date="2016-10-18T09:21:00Z">
              <w:tcPr>
                <w:tcW w:w="2765" w:type="dxa"/>
                <w:shd w:val="clear" w:color="auto" w:fill="auto"/>
              </w:tcPr>
            </w:tcPrChange>
          </w:tcPr>
          <w:p w:rsidR="0038133F" w:rsidDel="002D2030" w:rsidRDefault="0038133F" w:rsidP="00022F99">
            <w:pPr>
              <w:jc w:val="right"/>
              <w:rPr>
                <w:del w:id="453" w:author="Johnson, David M ERDC-RDE-ITL-MS" w:date="2016-10-18T09:01:00Z"/>
              </w:rPr>
            </w:pPr>
          </w:p>
        </w:tc>
        <w:tc>
          <w:tcPr>
            <w:tcW w:w="2610" w:type="dxa"/>
            <w:shd w:val="clear" w:color="auto" w:fill="auto"/>
            <w:tcPrChange w:id="454" w:author="Johnson, David M ERDC-RDE-ITL-MS" w:date="2016-10-18T09:21:00Z">
              <w:tcPr>
                <w:tcW w:w="2591" w:type="dxa"/>
                <w:shd w:val="clear" w:color="auto" w:fill="auto"/>
              </w:tcPr>
            </w:tcPrChange>
          </w:tcPr>
          <w:p w:rsidR="0038133F" w:rsidRPr="00286A7F" w:rsidDel="002D2030" w:rsidRDefault="0038133F" w:rsidP="00022F99">
            <w:pPr>
              <w:rPr>
                <w:del w:id="455" w:author="Johnson, David M ERDC-RDE-ITL-MS" w:date="2016-10-18T09:01:00Z"/>
                <w:i/>
                <w:color w:val="C00000"/>
              </w:rPr>
            </w:pPr>
            <w:del w:id="456" w:author="Johnson, David M ERDC-RDE-ITL-MS" w:date="2016-10-18T09:01:00Z">
              <w:r w:rsidRPr="00C44554" w:rsidDel="002D2030">
                <w:delText>Show Extension Line:</w:delText>
              </w:r>
            </w:del>
          </w:p>
        </w:tc>
        <w:tc>
          <w:tcPr>
            <w:tcW w:w="4278" w:type="dxa"/>
            <w:shd w:val="clear" w:color="auto" w:fill="auto"/>
            <w:tcPrChange w:id="457" w:author="Johnson, David M ERDC-RDE-ITL-MS" w:date="2016-10-18T09:21:00Z">
              <w:tcPr>
                <w:tcW w:w="4520" w:type="dxa"/>
                <w:shd w:val="clear" w:color="auto" w:fill="auto"/>
              </w:tcPr>
            </w:tcPrChange>
          </w:tcPr>
          <w:p w:rsidR="0038133F" w:rsidRPr="00286A7F" w:rsidDel="002D2030" w:rsidRDefault="0038133F" w:rsidP="00022F99">
            <w:pPr>
              <w:rPr>
                <w:del w:id="458" w:author="Johnson, David M ERDC-RDE-ITL-MS" w:date="2016-10-18T09:01:00Z"/>
                <w:i/>
                <w:color w:val="C00000"/>
              </w:rPr>
            </w:pPr>
            <w:del w:id="459" w:author="Johnson, David M ERDC-RDE-ITL-MS" w:date="2016-10-18T09:01:00Z">
              <w:r w:rsidRPr="00286A7F" w:rsidDel="002D2030">
                <w:rPr>
                  <w:i/>
                  <w:color w:val="C00000"/>
                </w:rPr>
                <w:delText>Checked</w:delText>
              </w:r>
            </w:del>
          </w:p>
        </w:tc>
      </w:tr>
      <w:tr w:rsidR="0038133F" w:rsidTr="00E80FB6">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460" w:author="Johnson, David M ERDC-RDE-ITL-MS" w:date="2016-10-18T09:21: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c>
          <w:tcPr>
            <w:tcW w:w="2988" w:type="dxa"/>
            <w:gridSpan w:val="2"/>
            <w:shd w:val="clear" w:color="auto" w:fill="auto"/>
            <w:tcPrChange w:id="461" w:author="Johnson, David M ERDC-RDE-ITL-MS" w:date="2016-10-18T09:21:00Z">
              <w:tcPr>
                <w:tcW w:w="2765" w:type="dxa"/>
                <w:shd w:val="clear" w:color="auto" w:fill="auto"/>
              </w:tcPr>
            </w:tcPrChange>
          </w:tcPr>
          <w:p w:rsidR="0038133F" w:rsidRDefault="00E32109" w:rsidP="00022F99">
            <w:pPr>
              <w:jc w:val="right"/>
            </w:pPr>
            <w:ins w:id="462" w:author="Johnson, David M ERDC-RDE-ITL-MS" w:date="2016-10-17T16:48:00Z">
              <w:r w:rsidRPr="00E32109">
                <w:rPr>
                  <w:b/>
                  <w:color w:val="0000FF"/>
                </w:rPr>
                <w:t>View Title - NCS</w:t>
              </w:r>
            </w:ins>
            <w:del w:id="463" w:author="Johnson, David M ERDC-RDE-ITL-MS" w:date="2016-10-17T16:48:00Z">
              <w:r w:rsidR="0038133F" w:rsidRPr="00286A7F" w:rsidDel="00E32109">
                <w:rPr>
                  <w:b/>
                  <w:color w:val="0000FF"/>
                </w:rPr>
                <w:delText>View Title_NCS5</w:delText>
              </w:r>
            </w:del>
          </w:p>
        </w:tc>
        <w:tc>
          <w:tcPr>
            <w:tcW w:w="2610" w:type="dxa"/>
            <w:shd w:val="clear" w:color="auto" w:fill="auto"/>
            <w:tcPrChange w:id="464" w:author="Johnson, David M ERDC-RDE-ITL-MS" w:date="2016-10-18T09:21:00Z">
              <w:tcPr>
                <w:tcW w:w="2591" w:type="dxa"/>
                <w:shd w:val="clear" w:color="auto" w:fill="auto"/>
              </w:tcPr>
            </w:tcPrChange>
          </w:tcPr>
          <w:p w:rsidR="0038133F" w:rsidRPr="00286A7F" w:rsidRDefault="0038133F" w:rsidP="00022F99">
            <w:pPr>
              <w:rPr>
                <w:i/>
                <w:color w:val="C00000"/>
              </w:rPr>
            </w:pPr>
          </w:p>
        </w:tc>
        <w:tc>
          <w:tcPr>
            <w:tcW w:w="4278" w:type="dxa"/>
            <w:shd w:val="clear" w:color="auto" w:fill="auto"/>
            <w:tcPrChange w:id="465" w:author="Johnson, David M ERDC-RDE-ITL-MS" w:date="2016-10-18T09:21:00Z">
              <w:tcPr>
                <w:tcW w:w="4520" w:type="dxa"/>
                <w:shd w:val="clear" w:color="auto" w:fill="auto"/>
              </w:tcPr>
            </w:tcPrChange>
          </w:tcPr>
          <w:p w:rsidR="0038133F" w:rsidRDefault="0038133F" w:rsidP="00022F99">
            <w:pPr>
              <w:jc w:val="right"/>
            </w:pPr>
            <w:r>
              <w:rPr>
                <w:noProof/>
              </w:rPr>
              <w:drawing>
                <wp:inline distT="0" distB="0" distL="0" distR="0" wp14:anchorId="395D9A72" wp14:editId="56FAE54C">
                  <wp:extent cx="2251710" cy="396875"/>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51710" cy="396875"/>
                          </a:xfrm>
                          <a:prstGeom prst="rect">
                            <a:avLst/>
                          </a:prstGeom>
                          <a:noFill/>
                          <a:ln>
                            <a:noFill/>
                          </a:ln>
                        </pic:spPr>
                      </pic:pic>
                    </a:graphicData>
                  </a:graphic>
                </wp:inline>
              </w:drawing>
            </w:r>
          </w:p>
        </w:tc>
      </w:tr>
      <w:tr w:rsidR="0038133F" w:rsidTr="00E80FB6">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466" w:author="Johnson, David M ERDC-RDE-ITL-MS" w:date="2016-10-18T09:21: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c>
          <w:tcPr>
            <w:tcW w:w="2988" w:type="dxa"/>
            <w:gridSpan w:val="2"/>
            <w:shd w:val="clear" w:color="auto" w:fill="auto"/>
            <w:tcPrChange w:id="467" w:author="Johnson, David M ERDC-RDE-ITL-MS" w:date="2016-10-18T09:21:00Z">
              <w:tcPr>
                <w:tcW w:w="2765" w:type="dxa"/>
                <w:shd w:val="clear" w:color="auto" w:fill="auto"/>
              </w:tcPr>
            </w:tcPrChange>
          </w:tcPr>
          <w:p w:rsidR="0038133F" w:rsidRDefault="0038133F" w:rsidP="00022F99">
            <w:pPr>
              <w:jc w:val="right"/>
            </w:pPr>
          </w:p>
        </w:tc>
        <w:tc>
          <w:tcPr>
            <w:tcW w:w="2610" w:type="dxa"/>
            <w:shd w:val="clear" w:color="auto" w:fill="auto"/>
            <w:tcPrChange w:id="468" w:author="Johnson, David M ERDC-RDE-ITL-MS" w:date="2016-10-18T09:21:00Z">
              <w:tcPr>
                <w:tcW w:w="2591" w:type="dxa"/>
                <w:shd w:val="clear" w:color="auto" w:fill="auto"/>
              </w:tcPr>
            </w:tcPrChange>
          </w:tcPr>
          <w:p w:rsidR="0038133F" w:rsidRPr="00286A7F" w:rsidRDefault="0038133F" w:rsidP="00022F99">
            <w:pPr>
              <w:rPr>
                <w:i/>
              </w:rPr>
            </w:pPr>
            <w:r w:rsidRPr="006708D1">
              <w:t>Title:</w:t>
            </w:r>
          </w:p>
        </w:tc>
        <w:tc>
          <w:tcPr>
            <w:tcW w:w="4278" w:type="dxa"/>
            <w:shd w:val="clear" w:color="auto" w:fill="auto"/>
            <w:tcPrChange w:id="469" w:author="Johnson, David M ERDC-RDE-ITL-MS" w:date="2016-10-18T09:21:00Z">
              <w:tcPr>
                <w:tcW w:w="4520" w:type="dxa"/>
                <w:shd w:val="clear" w:color="auto" w:fill="auto"/>
              </w:tcPr>
            </w:tcPrChange>
          </w:tcPr>
          <w:p w:rsidR="0038133F" w:rsidRPr="00286A7F" w:rsidRDefault="0038133F" w:rsidP="00022F99">
            <w:pPr>
              <w:rPr>
                <w:i/>
                <w:color w:val="C00000"/>
              </w:rPr>
            </w:pPr>
            <w:r w:rsidRPr="00286A7F">
              <w:rPr>
                <w:i/>
                <w:color w:val="C00000"/>
              </w:rPr>
              <w:t>View Title NCS5</w:t>
            </w:r>
          </w:p>
        </w:tc>
      </w:tr>
      <w:tr w:rsidR="0038133F" w:rsidTr="00E80FB6">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470" w:author="Johnson, David M ERDC-RDE-ITL-MS" w:date="2016-10-18T09:21: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c>
          <w:tcPr>
            <w:tcW w:w="2988" w:type="dxa"/>
            <w:gridSpan w:val="2"/>
            <w:shd w:val="clear" w:color="auto" w:fill="auto"/>
            <w:tcPrChange w:id="471" w:author="Johnson, David M ERDC-RDE-ITL-MS" w:date="2016-10-18T09:21:00Z">
              <w:tcPr>
                <w:tcW w:w="2765" w:type="dxa"/>
                <w:shd w:val="clear" w:color="auto" w:fill="auto"/>
              </w:tcPr>
            </w:tcPrChange>
          </w:tcPr>
          <w:p w:rsidR="0038133F" w:rsidRDefault="0038133F" w:rsidP="00022F99">
            <w:pPr>
              <w:jc w:val="right"/>
            </w:pPr>
          </w:p>
        </w:tc>
        <w:tc>
          <w:tcPr>
            <w:tcW w:w="2610" w:type="dxa"/>
            <w:shd w:val="clear" w:color="auto" w:fill="auto"/>
            <w:tcPrChange w:id="472" w:author="Johnson, David M ERDC-RDE-ITL-MS" w:date="2016-10-18T09:21:00Z">
              <w:tcPr>
                <w:tcW w:w="2591" w:type="dxa"/>
                <w:shd w:val="clear" w:color="auto" w:fill="auto"/>
              </w:tcPr>
            </w:tcPrChange>
          </w:tcPr>
          <w:p w:rsidR="0038133F" w:rsidRPr="00286A7F" w:rsidRDefault="0038133F" w:rsidP="00022F99">
            <w:pPr>
              <w:rPr>
                <w:i/>
                <w:color w:val="C00000"/>
              </w:rPr>
            </w:pPr>
            <w:r>
              <w:t>Show Title:</w:t>
            </w:r>
          </w:p>
        </w:tc>
        <w:tc>
          <w:tcPr>
            <w:tcW w:w="4278" w:type="dxa"/>
            <w:shd w:val="clear" w:color="auto" w:fill="auto"/>
            <w:tcPrChange w:id="473" w:author="Johnson, David M ERDC-RDE-ITL-MS" w:date="2016-10-18T09:21:00Z">
              <w:tcPr>
                <w:tcW w:w="4520" w:type="dxa"/>
                <w:shd w:val="clear" w:color="auto" w:fill="auto"/>
              </w:tcPr>
            </w:tcPrChange>
          </w:tcPr>
          <w:p w:rsidR="0038133F" w:rsidRPr="00286A7F" w:rsidRDefault="0038133F" w:rsidP="00022F99">
            <w:pPr>
              <w:rPr>
                <w:i/>
                <w:color w:val="C00000"/>
              </w:rPr>
            </w:pPr>
            <w:r w:rsidRPr="00286A7F">
              <w:rPr>
                <w:i/>
                <w:color w:val="C00000"/>
              </w:rPr>
              <w:t>Yes</w:t>
            </w:r>
          </w:p>
        </w:tc>
      </w:tr>
      <w:tr w:rsidR="0038133F" w:rsidTr="00E80FB6">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474" w:author="Johnson, David M ERDC-RDE-ITL-MS" w:date="2016-10-18T09:21: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c>
          <w:tcPr>
            <w:tcW w:w="2988" w:type="dxa"/>
            <w:gridSpan w:val="2"/>
            <w:shd w:val="clear" w:color="auto" w:fill="auto"/>
            <w:tcPrChange w:id="475" w:author="Johnson, David M ERDC-RDE-ITL-MS" w:date="2016-10-18T09:21:00Z">
              <w:tcPr>
                <w:tcW w:w="2765" w:type="dxa"/>
                <w:shd w:val="clear" w:color="auto" w:fill="auto"/>
              </w:tcPr>
            </w:tcPrChange>
          </w:tcPr>
          <w:p w:rsidR="0038133F" w:rsidRDefault="0038133F" w:rsidP="00022F99">
            <w:pPr>
              <w:jc w:val="right"/>
            </w:pPr>
          </w:p>
        </w:tc>
        <w:tc>
          <w:tcPr>
            <w:tcW w:w="2610" w:type="dxa"/>
            <w:shd w:val="clear" w:color="auto" w:fill="auto"/>
            <w:tcPrChange w:id="476" w:author="Johnson, David M ERDC-RDE-ITL-MS" w:date="2016-10-18T09:21:00Z">
              <w:tcPr>
                <w:tcW w:w="2591" w:type="dxa"/>
                <w:shd w:val="clear" w:color="auto" w:fill="auto"/>
              </w:tcPr>
            </w:tcPrChange>
          </w:tcPr>
          <w:p w:rsidR="0038133F" w:rsidRPr="00286A7F" w:rsidRDefault="0038133F" w:rsidP="00022F99">
            <w:pPr>
              <w:rPr>
                <w:i/>
                <w:color w:val="C00000"/>
              </w:rPr>
            </w:pPr>
            <w:r w:rsidRPr="00C44554">
              <w:t>Show Extension Line:</w:t>
            </w:r>
          </w:p>
        </w:tc>
        <w:tc>
          <w:tcPr>
            <w:tcW w:w="4278" w:type="dxa"/>
            <w:shd w:val="clear" w:color="auto" w:fill="auto"/>
            <w:tcPrChange w:id="477" w:author="Johnson, David M ERDC-RDE-ITL-MS" w:date="2016-10-18T09:21:00Z">
              <w:tcPr>
                <w:tcW w:w="4520" w:type="dxa"/>
                <w:shd w:val="clear" w:color="auto" w:fill="auto"/>
              </w:tcPr>
            </w:tcPrChange>
          </w:tcPr>
          <w:p w:rsidR="0038133F" w:rsidRPr="00286A7F" w:rsidRDefault="0038133F" w:rsidP="00022F99">
            <w:pPr>
              <w:rPr>
                <w:i/>
                <w:color w:val="C00000"/>
              </w:rPr>
            </w:pPr>
            <w:r w:rsidRPr="00286A7F">
              <w:rPr>
                <w:i/>
                <w:color w:val="C00000"/>
              </w:rPr>
              <w:t>Checked</w:t>
            </w:r>
          </w:p>
        </w:tc>
      </w:tr>
      <w:tr w:rsidR="002D2030" w:rsidTr="00E80FB6">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478" w:author="Johnson, David M ERDC-RDE-ITL-MS" w:date="2016-10-18T09:21: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479" w:author="Johnson, David M ERDC-RDE-ITL-MS" w:date="2016-10-18T09:00:00Z"/>
        </w:trPr>
        <w:tc>
          <w:tcPr>
            <w:tcW w:w="2988" w:type="dxa"/>
            <w:gridSpan w:val="2"/>
            <w:shd w:val="clear" w:color="auto" w:fill="auto"/>
            <w:tcPrChange w:id="480" w:author="Johnson, David M ERDC-RDE-ITL-MS" w:date="2016-10-18T09:21:00Z">
              <w:tcPr>
                <w:tcW w:w="2765" w:type="dxa"/>
                <w:shd w:val="clear" w:color="auto" w:fill="auto"/>
              </w:tcPr>
            </w:tcPrChange>
          </w:tcPr>
          <w:p w:rsidR="002D2030" w:rsidRPr="00286A7F" w:rsidRDefault="002D2030" w:rsidP="00022F99">
            <w:pPr>
              <w:jc w:val="right"/>
              <w:rPr>
                <w:ins w:id="481" w:author="Johnson, David M ERDC-RDE-ITL-MS" w:date="2016-10-18T09:00:00Z"/>
                <w:b/>
                <w:color w:val="0000FF"/>
              </w:rPr>
            </w:pPr>
            <w:ins w:id="482" w:author="Johnson, David M ERDC-RDE-ITL-MS" w:date="2016-10-18T09:01:00Z">
              <w:r w:rsidRPr="00286A7F">
                <w:rPr>
                  <w:b/>
                  <w:color w:val="0000FF"/>
                </w:rPr>
                <w:t>View Title - Reference Sheet</w:t>
              </w:r>
            </w:ins>
          </w:p>
        </w:tc>
        <w:tc>
          <w:tcPr>
            <w:tcW w:w="2610" w:type="dxa"/>
            <w:shd w:val="clear" w:color="auto" w:fill="auto"/>
            <w:tcPrChange w:id="483" w:author="Johnson, David M ERDC-RDE-ITL-MS" w:date="2016-10-18T09:21:00Z">
              <w:tcPr>
                <w:tcW w:w="2591" w:type="dxa"/>
                <w:shd w:val="clear" w:color="auto" w:fill="auto"/>
              </w:tcPr>
            </w:tcPrChange>
          </w:tcPr>
          <w:p w:rsidR="002D2030" w:rsidRDefault="002D2030" w:rsidP="002D2030">
            <w:pPr>
              <w:rPr>
                <w:ins w:id="484" w:author="Johnson, David M ERDC-RDE-ITL-MS" w:date="2016-10-18T09:01:00Z"/>
              </w:rPr>
            </w:pPr>
            <w:ins w:id="485" w:author="Johnson, David M ERDC-RDE-ITL-MS" w:date="2016-10-18T09:01:00Z">
              <w:r>
                <w:t>Title: ¼”</w:t>
              </w:r>
            </w:ins>
          </w:p>
          <w:p w:rsidR="002D2030" w:rsidRPr="00286A7F" w:rsidRDefault="002D2030" w:rsidP="002D2030">
            <w:pPr>
              <w:rPr>
                <w:ins w:id="486" w:author="Johnson, David M ERDC-RDE-ITL-MS" w:date="2016-10-18T09:00:00Z"/>
                <w:i/>
                <w:color w:val="C00000"/>
              </w:rPr>
            </w:pPr>
            <w:ins w:id="487" w:author="Johnson, David M ERDC-RDE-ITL-MS" w:date="2016-10-18T09:01:00Z">
              <w:r>
                <w:t>Other text: 3/32”</w:t>
              </w:r>
            </w:ins>
          </w:p>
        </w:tc>
        <w:tc>
          <w:tcPr>
            <w:tcW w:w="4278" w:type="dxa"/>
            <w:shd w:val="clear" w:color="auto" w:fill="auto"/>
            <w:tcPrChange w:id="488" w:author="Johnson, David M ERDC-RDE-ITL-MS" w:date="2016-10-18T09:21:00Z">
              <w:tcPr>
                <w:tcW w:w="4520" w:type="dxa"/>
                <w:shd w:val="clear" w:color="auto" w:fill="auto"/>
              </w:tcPr>
            </w:tcPrChange>
          </w:tcPr>
          <w:p w:rsidR="002D2030" w:rsidRDefault="002D2030" w:rsidP="00022F99">
            <w:pPr>
              <w:jc w:val="right"/>
              <w:rPr>
                <w:ins w:id="489" w:author="Johnson, David M ERDC-RDE-ITL-MS" w:date="2016-10-18T09:00:00Z"/>
                <w:noProof/>
              </w:rPr>
            </w:pPr>
            <w:ins w:id="490" w:author="Johnson, David M ERDC-RDE-ITL-MS" w:date="2016-10-18T09:01:00Z">
              <w:r>
                <w:rPr>
                  <w:noProof/>
                </w:rPr>
                <w:drawing>
                  <wp:inline distT="0" distB="0" distL="0" distR="0" wp14:anchorId="723B854C" wp14:editId="7075BC01">
                    <wp:extent cx="2458720" cy="46609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58720" cy="466090"/>
                            </a:xfrm>
                            <a:prstGeom prst="rect">
                              <a:avLst/>
                            </a:prstGeom>
                            <a:noFill/>
                            <a:ln>
                              <a:noFill/>
                            </a:ln>
                          </pic:spPr>
                        </pic:pic>
                      </a:graphicData>
                    </a:graphic>
                  </wp:inline>
                </w:drawing>
              </w:r>
            </w:ins>
          </w:p>
        </w:tc>
      </w:tr>
      <w:tr w:rsidR="002D2030" w:rsidTr="00E80FB6">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491" w:author="Johnson, David M ERDC-RDE-ITL-MS" w:date="2016-10-18T09:21: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492" w:author="Johnson, David M ERDC-RDE-ITL-MS" w:date="2016-10-18T09:00:00Z"/>
        </w:trPr>
        <w:tc>
          <w:tcPr>
            <w:tcW w:w="2988" w:type="dxa"/>
            <w:gridSpan w:val="2"/>
            <w:shd w:val="clear" w:color="auto" w:fill="auto"/>
            <w:tcPrChange w:id="493" w:author="Johnson, David M ERDC-RDE-ITL-MS" w:date="2016-10-18T09:21:00Z">
              <w:tcPr>
                <w:tcW w:w="2765" w:type="dxa"/>
                <w:shd w:val="clear" w:color="auto" w:fill="auto"/>
              </w:tcPr>
            </w:tcPrChange>
          </w:tcPr>
          <w:p w:rsidR="002D2030" w:rsidRPr="00286A7F" w:rsidRDefault="002D2030" w:rsidP="00022F99">
            <w:pPr>
              <w:jc w:val="right"/>
              <w:rPr>
                <w:ins w:id="494" w:author="Johnson, David M ERDC-RDE-ITL-MS" w:date="2016-10-18T09:00:00Z"/>
                <w:b/>
                <w:color w:val="0000FF"/>
              </w:rPr>
            </w:pPr>
          </w:p>
        </w:tc>
        <w:tc>
          <w:tcPr>
            <w:tcW w:w="2610" w:type="dxa"/>
            <w:shd w:val="clear" w:color="auto" w:fill="auto"/>
            <w:tcPrChange w:id="495" w:author="Johnson, David M ERDC-RDE-ITL-MS" w:date="2016-10-18T09:21:00Z">
              <w:tcPr>
                <w:tcW w:w="2591" w:type="dxa"/>
                <w:shd w:val="clear" w:color="auto" w:fill="auto"/>
              </w:tcPr>
            </w:tcPrChange>
          </w:tcPr>
          <w:p w:rsidR="002D2030" w:rsidRPr="00286A7F" w:rsidRDefault="002D2030" w:rsidP="00022F99">
            <w:pPr>
              <w:rPr>
                <w:ins w:id="496" w:author="Johnson, David M ERDC-RDE-ITL-MS" w:date="2016-10-18T09:00:00Z"/>
                <w:i/>
                <w:color w:val="C00000"/>
              </w:rPr>
            </w:pPr>
            <w:ins w:id="497" w:author="Johnson, David M ERDC-RDE-ITL-MS" w:date="2016-10-18T09:01:00Z">
              <w:r w:rsidRPr="006708D1">
                <w:t>Title</w:t>
              </w:r>
              <w:r w:rsidRPr="00286A7F">
                <w:rPr>
                  <w:i/>
                </w:rPr>
                <w:t>:</w:t>
              </w:r>
            </w:ins>
          </w:p>
        </w:tc>
        <w:tc>
          <w:tcPr>
            <w:tcW w:w="4278" w:type="dxa"/>
            <w:shd w:val="clear" w:color="auto" w:fill="auto"/>
            <w:tcPrChange w:id="498" w:author="Johnson, David M ERDC-RDE-ITL-MS" w:date="2016-10-18T09:21:00Z">
              <w:tcPr>
                <w:tcW w:w="4520" w:type="dxa"/>
                <w:shd w:val="clear" w:color="auto" w:fill="auto"/>
              </w:tcPr>
            </w:tcPrChange>
          </w:tcPr>
          <w:p w:rsidR="002D2030" w:rsidRDefault="002D2030" w:rsidP="00022F99">
            <w:pPr>
              <w:jc w:val="right"/>
              <w:rPr>
                <w:ins w:id="499" w:author="Johnson, David M ERDC-RDE-ITL-MS" w:date="2016-10-18T09:00:00Z"/>
                <w:noProof/>
              </w:rPr>
            </w:pPr>
            <w:ins w:id="500" w:author="Johnson, David M ERDC-RDE-ITL-MS" w:date="2016-10-18T09:01:00Z">
              <w:r w:rsidRPr="00E32109">
                <w:rPr>
                  <w:i/>
                  <w:color w:val="C00000"/>
                </w:rPr>
                <w:t xml:space="preserve">View </w:t>
              </w:r>
              <w:proofErr w:type="spellStart"/>
              <w:r w:rsidRPr="00E32109">
                <w:rPr>
                  <w:i/>
                  <w:color w:val="C00000"/>
                </w:rPr>
                <w:t>Title_NCS</w:t>
              </w:r>
              <w:proofErr w:type="spellEnd"/>
              <w:r w:rsidRPr="00E32109">
                <w:rPr>
                  <w:i/>
                  <w:color w:val="C00000"/>
                </w:rPr>
                <w:t xml:space="preserve"> : VIEW TITLE - Reference Number</w:t>
              </w:r>
            </w:ins>
          </w:p>
        </w:tc>
      </w:tr>
      <w:tr w:rsidR="002D2030" w:rsidTr="00E80FB6">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501" w:author="Johnson, David M ERDC-RDE-ITL-MS" w:date="2016-10-18T09:21: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502" w:author="Johnson, David M ERDC-RDE-ITL-MS" w:date="2016-10-18T09:00:00Z"/>
        </w:trPr>
        <w:tc>
          <w:tcPr>
            <w:tcW w:w="2988" w:type="dxa"/>
            <w:gridSpan w:val="2"/>
            <w:shd w:val="clear" w:color="auto" w:fill="auto"/>
            <w:tcPrChange w:id="503" w:author="Johnson, David M ERDC-RDE-ITL-MS" w:date="2016-10-18T09:21:00Z">
              <w:tcPr>
                <w:tcW w:w="2765" w:type="dxa"/>
                <w:shd w:val="clear" w:color="auto" w:fill="auto"/>
              </w:tcPr>
            </w:tcPrChange>
          </w:tcPr>
          <w:p w:rsidR="002D2030" w:rsidRPr="00286A7F" w:rsidRDefault="002D2030" w:rsidP="00022F99">
            <w:pPr>
              <w:jc w:val="right"/>
              <w:rPr>
                <w:ins w:id="504" w:author="Johnson, David M ERDC-RDE-ITL-MS" w:date="2016-10-18T09:00:00Z"/>
                <w:b/>
                <w:color w:val="0000FF"/>
              </w:rPr>
            </w:pPr>
          </w:p>
        </w:tc>
        <w:tc>
          <w:tcPr>
            <w:tcW w:w="2610" w:type="dxa"/>
            <w:shd w:val="clear" w:color="auto" w:fill="auto"/>
            <w:tcPrChange w:id="505" w:author="Johnson, David M ERDC-RDE-ITL-MS" w:date="2016-10-18T09:21:00Z">
              <w:tcPr>
                <w:tcW w:w="2591" w:type="dxa"/>
                <w:shd w:val="clear" w:color="auto" w:fill="auto"/>
              </w:tcPr>
            </w:tcPrChange>
          </w:tcPr>
          <w:p w:rsidR="002D2030" w:rsidRPr="00286A7F" w:rsidRDefault="002D2030" w:rsidP="00022F99">
            <w:pPr>
              <w:rPr>
                <w:ins w:id="506" w:author="Johnson, David M ERDC-RDE-ITL-MS" w:date="2016-10-18T09:00:00Z"/>
                <w:i/>
                <w:color w:val="C00000"/>
              </w:rPr>
            </w:pPr>
            <w:ins w:id="507" w:author="Johnson, David M ERDC-RDE-ITL-MS" w:date="2016-10-18T09:01:00Z">
              <w:r>
                <w:t>Show Title:</w:t>
              </w:r>
            </w:ins>
          </w:p>
        </w:tc>
        <w:tc>
          <w:tcPr>
            <w:tcW w:w="4278" w:type="dxa"/>
            <w:shd w:val="clear" w:color="auto" w:fill="auto"/>
            <w:tcPrChange w:id="508" w:author="Johnson, David M ERDC-RDE-ITL-MS" w:date="2016-10-18T09:21:00Z">
              <w:tcPr>
                <w:tcW w:w="4520" w:type="dxa"/>
                <w:shd w:val="clear" w:color="auto" w:fill="auto"/>
              </w:tcPr>
            </w:tcPrChange>
          </w:tcPr>
          <w:p w:rsidR="002D2030" w:rsidRDefault="002D2030" w:rsidP="00022F99">
            <w:pPr>
              <w:jc w:val="right"/>
              <w:rPr>
                <w:ins w:id="509" w:author="Johnson, David M ERDC-RDE-ITL-MS" w:date="2016-10-18T09:00:00Z"/>
                <w:noProof/>
              </w:rPr>
            </w:pPr>
            <w:ins w:id="510" w:author="Johnson, David M ERDC-RDE-ITL-MS" w:date="2016-10-18T09:01:00Z">
              <w:r w:rsidRPr="00286A7F">
                <w:rPr>
                  <w:i/>
                  <w:color w:val="C00000"/>
                </w:rPr>
                <w:t>Yes</w:t>
              </w:r>
            </w:ins>
          </w:p>
        </w:tc>
      </w:tr>
      <w:tr w:rsidR="002D2030" w:rsidTr="00E80FB6">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511" w:author="Johnson, David M ERDC-RDE-ITL-MS" w:date="2016-10-18T09:21: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512" w:author="Johnson, David M ERDC-RDE-ITL-MS" w:date="2016-10-18T09:00:00Z"/>
        </w:trPr>
        <w:tc>
          <w:tcPr>
            <w:tcW w:w="2988" w:type="dxa"/>
            <w:gridSpan w:val="2"/>
            <w:shd w:val="clear" w:color="auto" w:fill="auto"/>
            <w:tcPrChange w:id="513" w:author="Johnson, David M ERDC-RDE-ITL-MS" w:date="2016-10-18T09:21:00Z">
              <w:tcPr>
                <w:tcW w:w="2765" w:type="dxa"/>
                <w:shd w:val="clear" w:color="auto" w:fill="auto"/>
              </w:tcPr>
            </w:tcPrChange>
          </w:tcPr>
          <w:p w:rsidR="002D2030" w:rsidRPr="00286A7F" w:rsidRDefault="002D2030" w:rsidP="00022F99">
            <w:pPr>
              <w:jc w:val="right"/>
              <w:rPr>
                <w:ins w:id="514" w:author="Johnson, David M ERDC-RDE-ITL-MS" w:date="2016-10-18T09:00:00Z"/>
                <w:b/>
                <w:color w:val="0000FF"/>
              </w:rPr>
            </w:pPr>
          </w:p>
        </w:tc>
        <w:tc>
          <w:tcPr>
            <w:tcW w:w="2610" w:type="dxa"/>
            <w:shd w:val="clear" w:color="auto" w:fill="auto"/>
            <w:tcPrChange w:id="515" w:author="Johnson, David M ERDC-RDE-ITL-MS" w:date="2016-10-18T09:21:00Z">
              <w:tcPr>
                <w:tcW w:w="2591" w:type="dxa"/>
                <w:shd w:val="clear" w:color="auto" w:fill="auto"/>
              </w:tcPr>
            </w:tcPrChange>
          </w:tcPr>
          <w:p w:rsidR="002D2030" w:rsidRPr="00286A7F" w:rsidRDefault="002D2030" w:rsidP="00022F99">
            <w:pPr>
              <w:rPr>
                <w:ins w:id="516" w:author="Johnson, David M ERDC-RDE-ITL-MS" w:date="2016-10-18T09:00:00Z"/>
                <w:i/>
                <w:color w:val="C00000"/>
              </w:rPr>
            </w:pPr>
            <w:ins w:id="517" w:author="Johnson, David M ERDC-RDE-ITL-MS" w:date="2016-10-18T09:01:00Z">
              <w:r w:rsidRPr="00C44554">
                <w:t>Show Extension Line:</w:t>
              </w:r>
            </w:ins>
          </w:p>
        </w:tc>
        <w:tc>
          <w:tcPr>
            <w:tcW w:w="4278" w:type="dxa"/>
            <w:shd w:val="clear" w:color="auto" w:fill="auto"/>
            <w:tcPrChange w:id="518" w:author="Johnson, David M ERDC-RDE-ITL-MS" w:date="2016-10-18T09:21:00Z">
              <w:tcPr>
                <w:tcW w:w="4520" w:type="dxa"/>
                <w:shd w:val="clear" w:color="auto" w:fill="auto"/>
              </w:tcPr>
            </w:tcPrChange>
          </w:tcPr>
          <w:p w:rsidR="002D2030" w:rsidRDefault="002D2030" w:rsidP="00022F99">
            <w:pPr>
              <w:jc w:val="right"/>
              <w:rPr>
                <w:ins w:id="519" w:author="Johnson, David M ERDC-RDE-ITL-MS" w:date="2016-10-18T09:00:00Z"/>
                <w:noProof/>
              </w:rPr>
            </w:pPr>
            <w:ins w:id="520" w:author="Johnson, David M ERDC-RDE-ITL-MS" w:date="2016-10-18T09:01:00Z">
              <w:r w:rsidRPr="00286A7F">
                <w:rPr>
                  <w:i/>
                  <w:color w:val="C00000"/>
                </w:rPr>
                <w:t>Checked</w:t>
              </w:r>
            </w:ins>
          </w:p>
        </w:tc>
      </w:tr>
      <w:tr w:rsidR="002D2030" w:rsidTr="00E80FB6">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521" w:author="Johnson, David M ERDC-RDE-ITL-MS" w:date="2016-10-18T09:21: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c>
          <w:tcPr>
            <w:tcW w:w="2988" w:type="dxa"/>
            <w:gridSpan w:val="2"/>
            <w:shd w:val="clear" w:color="auto" w:fill="auto"/>
            <w:tcPrChange w:id="522" w:author="Johnson, David M ERDC-RDE-ITL-MS" w:date="2016-10-18T09:21:00Z">
              <w:tcPr>
                <w:tcW w:w="2765" w:type="dxa"/>
                <w:shd w:val="clear" w:color="auto" w:fill="auto"/>
              </w:tcPr>
            </w:tcPrChange>
          </w:tcPr>
          <w:p w:rsidR="002D2030" w:rsidRDefault="00186DBD" w:rsidP="00022F99">
            <w:pPr>
              <w:jc w:val="right"/>
            </w:pPr>
            <w:ins w:id="523" w:author="Johnson, David M ERDC-RDE-ITL-MS" w:date="2016-10-18T09:37:00Z">
              <w:r w:rsidRPr="00186DBD">
                <w:rPr>
                  <w:b/>
                  <w:color w:val="0000FF"/>
                </w:rPr>
                <w:t>View Title- No Number</w:t>
              </w:r>
            </w:ins>
            <w:del w:id="524" w:author="Johnson, David M ERDC-RDE-ITL-MS" w:date="2016-10-18T09:37:00Z">
              <w:r w:rsidR="002D2030" w:rsidRPr="00286A7F" w:rsidDel="00186DBD">
                <w:rPr>
                  <w:b/>
                  <w:color w:val="0000FF"/>
                </w:rPr>
                <w:delText>View Title - No Number- Line</w:delText>
              </w:r>
            </w:del>
          </w:p>
        </w:tc>
        <w:tc>
          <w:tcPr>
            <w:tcW w:w="2610" w:type="dxa"/>
            <w:shd w:val="clear" w:color="auto" w:fill="auto"/>
            <w:tcPrChange w:id="525" w:author="Johnson, David M ERDC-RDE-ITL-MS" w:date="2016-10-18T09:21:00Z">
              <w:tcPr>
                <w:tcW w:w="2591" w:type="dxa"/>
                <w:shd w:val="clear" w:color="auto" w:fill="auto"/>
              </w:tcPr>
            </w:tcPrChange>
          </w:tcPr>
          <w:p w:rsidR="002D2030" w:rsidRPr="00286A7F" w:rsidRDefault="002D2030" w:rsidP="00022F99">
            <w:pPr>
              <w:rPr>
                <w:i/>
                <w:color w:val="C00000"/>
              </w:rPr>
            </w:pPr>
          </w:p>
        </w:tc>
        <w:tc>
          <w:tcPr>
            <w:tcW w:w="4278" w:type="dxa"/>
            <w:shd w:val="clear" w:color="auto" w:fill="auto"/>
            <w:tcPrChange w:id="526" w:author="Johnson, David M ERDC-RDE-ITL-MS" w:date="2016-10-18T09:21:00Z">
              <w:tcPr>
                <w:tcW w:w="4520" w:type="dxa"/>
                <w:shd w:val="clear" w:color="auto" w:fill="auto"/>
              </w:tcPr>
            </w:tcPrChange>
          </w:tcPr>
          <w:p w:rsidR="002D2030" w:rsidRDefault="002D2030" w:rsidP="00022F99">
            <w:pPr>
              <w:jc w:val="right"/>
            </w:pPr>
            <w:del w:id="527" w:author="Johnson, David M ERDC-RDE-ITL-MS" w:date="2016-10-18T09:32:00Z">
              <w:r w:rsidDel="00186DBD">
                <w:rPr>
                  <w:noProof/>
                </w:rPr>
                <w:drawing>
                  <wp:inline distT="0" distB="0" distL="0" distR="0" wp14:anchorId="6FBA54E4" wp14:editId="5A57A9A2">
                    <wp:extent cx="1802765" cy="379730"/>
                    <wp:effectExtent l="0" t="0" r="6985"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2765" cy="379730"/>
                            </a:xfrm>
                            <a:prstGeom prst="rect">
                              <a:avLst/>
                            </a:prstGeom>
                            <a:noFill/>
                            <a:ln>
                              <a:noFill/>
                            </a:ln>
                          </pic:spPr>
                        </pic:pic>
                      </a:graphicData>
                    </a:graphic>
                  </wp:inline>
                </w:drawing>
              </w:r>
            </w:del>
            <w:ins w:id="528" w:author="Johnson, David M ERDC-RDE-ITL-MS" w:date="2016-10-18T09:34:00Z">
              <w:r w:rsidR="00186DBD">
                <w:rPr>
                  <w:noProof/>
                </w:rPr>
                <w:drawing>
                  <wp:inline distT="0" distB="0" distL="0" distR="0" wp14:anchorId="7013A0F6" wp14:editId="3C12F9E6">
                    <wp:extent cx="1714500" cy="356385"/>
                    <wp:effectExtent l="0" t="0" r="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14500" cy="356385"/>
                            </a:xfrm>
                            <a:prstGeom prst="rect">
                              <a:avLst/>
                            </a:prstGeom>
                          </pic:spPr>
                        </pic:pic>
                      </a:graphicData>
                    </a:graphic>
                  </wp:inline>
                </w:drawing>
              </w:r>
            </w:ins>
          </w:p>
        </w:tc>
      </w:tr>
      <w:tr w:rsidR="002D2030" w:rsidTr="00E80FB6">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529" w:author="Johnson, David M ERDC-RDE-ITL-MS" w:date="2016-10-18T09:21: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c>
          <w:tcPr>
            <w:tcW w:w="2988" w:type="dxa"/>
            <w:gridSpan w:val="2"/>
            <w:shd w:val="clear" w:color="auto" w:fill="auto"/>
            <w:tcPrChange w:id="530" w:author="Johnson, David M ERDC-RDE-ITL-MS" w:date="2016-10-18T09:21:00Z">
              <w:tcPr>
                <w:tcW w:w="2765" w:type="dxa"/>
                <w:shd w:val="clear" w:color="auto" w:fill="auto"/>
              </w:tcPr>
            </w:tcPrChange>
          </w:tcPr>
          <w:p w:rsidR="002D2030" w:rsidRDefault="002D2030" w:rsidP="00022F99">
            <w:pPr>
              <w:jc w:val="right"/>
            </w:pPr>
          </w:p>
        </w:tc>
        <w:tc>
          <w:tcPr>
            <w:tcW w:w="2610" w:type="dxa"/>
            <w:shd w:val="clear" w:color="auto" w:fill="auto"/>
            <w:tcPrChange w:id="531" w:author="Johnson, David M ERDC-RDE-ITL-MS" w:date="2016-10-18T09:21:00Z">
              <w:tcPr>
                <w:tcW w:w="2591" w:type="dxa"/>
                <w:shd w:val="clear" w:color="auto" w:fill="auto"/>
              </w:tcPr>
            </w:tcPrChange>
          </w:tcPr>
          <w:p w:rsidR="002D2030" w:rsidRPr="00286A7F" w:rsidRDefault="002D2030" w:rsidP="00022F99">
            <w:pPr>
              <w:rPr>
                <w:i/>
              </w:rPr>
            </w:pPr>
            <w:r w:rsidRPr="006708D1">
              <w:t>Title:</w:t>
            </w:r>
          </w:p>
        </w:tc>
        <w:tc>
          <w:tcPr>
            <w:tcW w:w="4278" w:type="dxa"/>
            <w:shd w:val="clear" w:color="auto" w:fill="auto"/>
            <w:tcPrChange w:id="532" w:author="Johnson, David M ERDC-RDE-ITL-MS" w:date="2016-10-18T09:21:00Z">
              <w:tcPr>
                <w:tcW w:w="4520" w:type="dxa"/>
                <w:shd w:val="clear" w:color="auto" w:fill="auto"/>
              </w:tcPr>
            </w:tcPrChange>
          </w:tcPr>
          <w:p w:rsidR="002D2030" w:rsidRPr="00286A7F" w:rsidRDefault="00186DBD" w:rsidP="00022F99">
            <w:pPr>
              <w:rPr>
                <w:i/>
                <w:color w:val="C00000"/>
              </w:rPr>
            </w:pPr>
            <w:ins w:id="533" w:author="Johnson, David M ERDC-RDE-ITL-MS" w:date="2016-10-18T09:37:00Z">
              <w:r w:rsidRPr="00186DBD">
                <w:rPr>
                  <w:i/>
                  <w:color w:val="C00000"/>
                </w:rPr>
                <w:t xml:space="preserve">View </w:t>
              </w:r>
              <w:proofErr w:type="spellStart"/>
              <w:r w:rsidRPr="00186DBD">
                <w:rPr>
                  <w:i/>
                  <w:color w:val="C00000"/>
                </w:rPr>
                <w:t>Title_NCS</w:t>
              </w:r>
              <w:proofErr w:type="spellEnd"/>
              <w:r w:rsidRPr="00186DBD">
                <w:rPr>
                  <w:i/>
                  <w:color w:val="C00000"/>
                </w:rPr>
                <w:t xml:space="preserve"> : VIEW TITLE - No Number</w:t>
              </w:r>
            </w:ins>
            <w:del w:id="534" w:author="Johnson, David M ERDC-RDE-ITL-MS" w:date="2016-10-18T09:37:00Z">
              <w:r w:rsidR="002D2030" w:rsidRPr="00286A7F" w:rsidDel="00186DBD">
                <w:rPr>
                  <w:i/>
                  <w:color w:val="C00000"/>
                </w:rPr>
                <w:delText>View Title No Number_NCS5</w:delText>
              </w:r>
            </w:del>
          </w:p>
        </w:tc>
      </w:tr>
      <w:tr w:rsidR="002D2030" w:rsidTr="00E80FB6">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535" w:author="Johnson, David M ERDC-RDE-ITL-MS" w:date="2016-10-18T09:21: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c>
          <w:tcPr>
            <w:tcW w:w="2988" w:type="dxa"/>
            <w:gridSpan w:val="2"/>
            <w:shd w:val="clear" w:color="auto" w:fill="auto"/>
            <w:tcPrChange w:id="536" w:author="Johnson, David M ERDC-RDE-ITL-MS" w:date="2016-10-18T09:21:00Z">
              <w:tcPr>
                <w:tcW w:w="2765" w:type="dxa"/>
                <w:shd w:val="clear" w:color="auto" w:fill="auto"/>
              </w:tcPr>
            </w:tcPrChange>
          </w:tcPr>
          <w:p w:rsidR="002D2030" w:rsidRDefault="002D2030" w:rsidP="00022F99">
            <w:pPr>
              <w:jc w:val="right"/>
            </w:pPr>
          </w:p>
        </w:tc>
        <w:tc>
          <w:tcPr>
            <w:tcW w:w="2610" w:type="dxa"/>
            <w:shd w:val="clear" w:color="auto" w:fill="auto"/>
            <w:tcPrChange w:id="537" w:author="Johnson, David M ERDC-RDE-ITL-MS" w:date="2016-10-18T09:21:00Z">
              <w:tcPr>
                <w:tcW w:w="2591" w:type="dxa"/>
                <w:shd w:val="clear" w:color="auto" w:fill="auto"/>
              </w:tcPr>
            </w:tcPrChange>
          </w:tcPr>
          <w:p w:rsidR="002D2030" w:rsidRPr="00286A7F" w:rsidRDefault="002D2030" w:rsidP="00022F99">
            <w:pPr>
              <w:rPr>
                <w:i/>
                <w:color w:val="C00000"/>
              </w:rPr>
            </w:pPr>
            <w:r>
              <w:t>Show Title:</w:t>
            </w:r>
          </w:p>
        </w:tc>
        <w:tc>
          <w:tcPr>
            <w:tcW w:w="4278" w:type="dxa"/>
            <w:shd w:val="clear" w:color="auto" w:fill="auto"/>
            <w:tcPrChange w:id="538" w:author="Johnson, David M ERDC-RDE-ITL-MS" w:date="2016-10-18T09:21:00Z">
              <w:tcPr>
                <w:tcW w:w="4520" w:type="dxa"/>
                <w:shd w:val="clear" w:color="auto" w:fill="auto"/>
              </w:tcPr>
            </w:tcPrChange>
          </w:tcPr>
          <w:p w:rsidR="002D2030" w:rsidRPr="00286A7F" w:rsidRDefault="002D2030" w:rsidP="00022F99">
            <w:pPr>
              <w:rPr>
                <w:i/>
                <w:color w:val="C00000"/>
              </w:rPr>
            </w:pPr>
            <w:r w:rsidRPr="00286A7F">
              <w:rPr>
                <w:i/>
                <w:color w:val="C00000"/>
              </w:rPr>
              <w:t>Yes</w:t>
            </w:r>
          </w:p>
        </w:tc>
      </w:tr>
      <w:tr w:rsidR="002D2030" w:rsidTr="00E80FB6">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539" w:author="Johnson, David M ERDC-RDE-ITL-MS" w:date="2016-10-18T09:21: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c>
          <w:tcPr>
            <w:tcW w:w="2988" w:type="dxa"/>
            <w:gridSpan w:val="2"/>
            <w:shd w:val="clear" w:color="auto" w:fill="auto"/>
            <w:tcPrChange w:id="540" w:author="Johnson, David M ERDC-RDE-ITL-MS" w:date="2016-10-18T09:21:00Z">
              <w:tcPr>
                <w:tcW w:w="2765" w:type="dxa"/>
                <w:shd w:val="clear" w:color="auto" w:fill="auto"/>
              </w:tcPr>
            </w:tcPrChange>
          </w:tcPr>
          <w:p w:rsidR="002D2030" w:rsidRDefault="002D2030" w:rsidP="00022F99">
            <w:pPr>
              <w:jc w:val="right"/>
            </w:pPr>
          </w:p>
        </w:tc>
        <w:tc>
          <w:tcPr>
            <w:tcW w:w="2610" w:type="dxa"/>
            <w:shd w:val="clear" w:color="auto" w:fill="auto"/>
            <w:tcPrChange w:id="541" w:author="Johnson, David M ERDC-RDE-ITL-MS" w:date="2016-10-18T09:21:00Z">
              <w:tcPr>
                <w:tcW w:w="2591" w:type="dxa"/>
                <w:shd w:val="clear" w:color="auto" w:fill="auto"/>
              </w:tcPr>
            </w:tcPrChange>
          </w:tcPr>
          <w:p w:rsidR="002D2030" w:rsidRPr="00286A7F" w:rsidRDefault="002D2030" w:rsidP="00022F99">
            <w:pPr>
              <w:rPr>
                <w:i/>
                <w:color w:val="C00000"/>
              </w:rPr>
            </w:pPr>
            <w:r w:rsidRPr="00C44554">
              <w:t>Show Extension Line:</w:t>
            </w:r>
          </w:p>
        </w:tc>
        <w:tc>
          <w:tcPr>
            <w:tcW w:w="4278" w:type="dxa"/>
            <w:shd w:val="clear" w:color="auto" w:fill="auto"/>
            <w:tcPrChange w:id="542" w:author="Johnson, David M ERDC-RDE-ITL-MS" w:date="2016-10-18T09:21:00Z">
              <w:tcPr>
                <w:tcW w:w="4520" w:type="dxa"/>
                <w:shd w:val="clear" w:color="auto" w:fill="auto"/>
              </w:tcPr>
            </w:tcPrChange>
          </w:tcPr>
          <w:p w:rsidR="002D2030" w:rsidRPr="00286A7F" w:rsidRDefault="002D2030" w:rsidP="00022F99">
            <w:pPr>
              <w:rPr>
                <w:i/>
                <w:color w:val="C00000"/>
              </w:rPr>
            </w:pPr>
            <w:r w:rsidRPr="00286A7F">
              <w:rPr>
                <w:i/>
                <w:color w:val="C00000"/>
              </w:rPr>
              <w:t>Checked</w:t>
            </w:r>
          </w:p>
        </w:tc>
      </w:tr>
      <w:tr w:rsidR="002D2030" w:rsidTr="00E80FB6">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543" w:author="Johnson, David M ERDC-RDE-ITL-MS" w:date="2016-10-18T09:21: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c>
          <w:tcPr>
            <w:tcW w:w="2988" w:type="dxa"/>
            <w:gridSpan w:val="2"/>
            <w:shd w:val="clear" w:color="auto" w:fill="auto"/>
            <w:tcPrChange w:id="544" w:author="Johnson, David M ERDC-RDE-ITL-MS" w:date="2016-10-18T09:21:00Z">
              <w:tcPr>
                <w:tcW w:w="2765" w:type="dxa"/>
                <w:shd w:val="clear" w:color="auto" w:fill="auto"/>
              </w:tcPr>
            </w:tcPrChange>
          </w:tcPr>
          <w:p w:rsidR="002D2030" w:rsidRPr="00286A7F" w:rsidRDefault="00A575FD" w:rsidP="00022F99">
            <w:pPr>
              <w:jc w:val="right"/>
              <w:rPr>
                <w:b/>
                <w:color w:val="0000FF"/>
              </w:rPr>
            </w:pPr>
            <w:ins w:id="545" w:author="Johnson, David M ERDC-RDE-ITL-MS" w:date="2016-10-18T09:21:00Z">
              <w:r w:rsidRPr="00A575FD">
                <w:rPr>
                  <w:b/>
                  <w:color w:val="0000FF"/>
                </w:rPr>
                <w:t>View-No Title, Number or Line</w:t>
              </w:r>
            </w:ins>
            <w:del w:id="546" w:author="Johnson, David M ERDC-RDE-ITL-MS" w:date="2016-10-18T09:11:00Z">
              <w:r w:rsidR="002D2030" w:rsidRPr="00286A7F" w:rsidDel="005141E6">
                <w:rPr>
                  <w:b/>
                  <w:color w:val="0000FF"/>
                </w:rPr>
                <w:delText>View No Title</w:delText>
              </w:r>
            </w:del>
          </w:p>
        </w:tc>
        <w:tc>
          <w:tcPr>
            <w:tcW w:w="2610" w:type="dxa"/>
            <w:shd w:val="clear" w:color="auto" w:fill="auto"/>
            <w:tcPrChange w:id="547" w:author="Johnson, David M ERDC-RDE-ITL-MS" w:date="2016-10-18T09:21:00Z">
              <w:tcPr>
                <w:tcW w:w="2591" w:type="dxa"/>
                <w:shd w:val="clear" w:color="auto" w:fill="auto"/>
              </w:tcPr>
            </w:tcPrChange>
          </w:tcPr>
          <w:p w:rsidR="002D2030" w:rsidRPr="00286A7F" w:rsidRDefault="002D2030" w:rsidP="00022F99">
            <w:pPr>
              <w:rPr>
                <w:i/>
                <w:color w:val="C00000"/>
              </w:rPr>
            </w:pPr>
          </w:p>
        </w:tc>
        <w:tc>
          <w:tcPr>
            <w:tcW w:w="4278" w:type="dxa"/>
            <w:shd w:val="clear" w:color="auto" w:fill="auto"/>
            <w:tcPrChange w:id="548" w:author="Johnson, David M ERDC-RDE-ITL-MS" w:date="2016-10-18T09:21:00Z">
              <w:tcPr>
                <w:tcW w:w="4520" w:type="dxa"/>
                <w:shd w:val="clear" w:color="auto" w:fill="auto"/>
              </w:tcPr>
            </w:tcPrChange>
          </w:tcPr>
          <w:p w:rsidR="002D2030" w:rsidRDefault="002D2030" w:rsidP="00022F99"/>
        </w:tc>
      </w:tr>
      <w:tr w:rsidR="002D2030" w:rsidTr="00E80FB6">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549" w:author="Johnson, David M ERDC-RDE-ITL-MS" w:date="2016-10-18T09:21: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c>
          <w:tcPr>
            <w:tcW w:w="2988" w:type="dxa"/>
            <w:gridSpan w:val="2"/>
            <w:shd w:val="clear" w:color="auto" w:fill="auto"/>
            <w:tcPrChange w:id="550" w:author="Johnson, David M ERDC-RDE-ITL-MS" w:date="2016-10-18T09:21:00Z">
              <w:tcPr>
                <w:tcW w:w="2765" w:type="dxa"/>
                <w:shd w:val="clear" w:color="auto" w:fill="auto"/>
              </w:tcPr>
            </w:tcPrChange>
          </w:tcPr>
          <w:p w:rsidR="002D2030" w:rsidRDefault="002D2030" w:rsidP="00022F99">
            <w:pPr>
              <w:jc w:val="right"/>
            </w:pPr>
          </w:p>
        </w:tc>
        <w:tc>
          <w:tcPr>
            <w:tcW w:w="2610" w:type="dxa"/>
            <w:shd w:val="clear" w:color="auto" w:fill="auto"/>
            <w:tcPrChange w:id="551" w:author="Johnson, David M ERDC-RDE-ITL-MS" w:date="2016-10-18T09:21:00Z">
              <w:tcPr>
                <w:tcW w:w="2591" w:type="dxa"/>
                <w:shd w:val="clear" w:color="auto" w:fill="auto"/>
              </w:tcPr>
            </w:tcPrChange>
          </w:tcPr>
          <w:p w:rsidR="002D2030" w:rsidRPr="00286A7F" w:rsidRDefault="002D2030" w:rsidP="00022F99">
            <w:pPr>
              <w:rPr>
                <w:i/>
              </w:rPr>
            </w:pPr>
            <w:r w:rsidRPr="006708D1">
              <w:t>Title:</w:t>
            </w:r>
          </w:p>
        </w:tc>
        <w:tc>
          <w:tcPr>
            <w:tcW w:w="4278" w:type="dxa"/>
            <w:shd w:val="clear" w:color="auto" w:fill="auto"/>
            <w:tcPrChange w:id="552" w:author="Johnson, David M ERDC-RDE-ITL-MS" w:date="2016-10-18T09:21:00Z">
              <w:tcPr>
                <w:tcW w:w="4520" w:type="dxa"/>
                <w:shd w:val="clear" w:color="auto" w:fill="auto"/>
              </w:tcPr>
            </w:tcPrChange>
          </w:tcPr>
          <w:p w:rsidR="002D2030" w:rsidRPr="00286A7F" w:rsidRDefault="00186DBD" w:rsidP="00022F99">
            <w:pPr>
              <w:rPr>
                <w:i/>
                <w:color w:val="C00000"/>
              </w:rPr>
            </w:pPr>
            <w:ins w:id="553" w:author="Johnson, David M ERDC-RDE-ITL-MS" w:date="2016-10-18T09:32:00Z">
              <w:r w:rsidRPr="00186DBD">
                <w:rPr>
                  <w:i/>
                  <w:color w:val="C00000"/>
                </w:rPr>
                <w:t xml:space="preserve">View </w:t>
              </w:r>
              <w:proofErr w:type="spellStart"/>
              <w:r w:rsidRPr="00186DBD">
                <w:rPr>
                  <w:i/>
                  <w:color w:val="C00000"/>
                </w:rPr>
                <w:t>Title_NCS</w:t>
              </w:r>
              <w:proofErr w:type="spellEnd"/>
              <w:r w:rsidRPr="00186DBD">
                <w:rPr>
                  <w:i/>
                  <w:color w:val="C00000"/>
                </w:rPr>
                <w:t xml:space="preserve"> : VIEW - No Title/Number</w:t>
              </w:r>
            </w:ins>
            <w:del w:id="554" w:author="Johnson, David M ERDC-RDE-ITL-MS" w:date="2016-10-18T09:32:00Z">
              <w:r w:rsidR="002D2030" w:rsidRPr="00286A7F" w:rsidDel="00186DBD">
                <w:rPr>
                  <w:i/>
                  <w:color w:val="C00000"/>
                </w:rPr>
                <w:delText>&lt;none&gt;</w:delText>
              </w:r>
            </w:del>
          </w:p>
        </w:tc>
      </w:tr>
      <w:tr w:rsidR="002D2030" w:rsidTr="00E80FB6">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555" w:author="Johnson, David M ERDC-RDE-ITL-MS" w:date="2016-10-18T09:21: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c>
          <w:tcPr>
            <w:tcW w:w="2988" w:type="dxa"/>
            <w:gridSpan w:val="2"/>
            <w:shd w:val="clear" w:color="auto" w:fill="auto"/>
            <w:tcPrChange w:id="556" w:author="Johnson, David M ERDC-RDE-ITL-MS" w:date="2016-10-18T09:21:00Z">
              <w:tcPr>
                <w:tcW w:w="2765" w:type="dxa"/>
                <w:shd w:val="clear" w:color="auto" w:fill="auto"/>
              </w:tcPr>
            </w:tcPrChange>
          </w:tcPr>
          <w:p w:rsidR="002D2030" w:rsidRDefault="002D2030" w:rsidP="00022F99">
            <w:pPr>
              <w:jc w:val="right"/>
            </w:pPr>
          </w:p>
        </w:tc>
        <w:tc>
          <w:tcPr>
            <w:tcW w:w="2610" w:type="dxa"/>
            <w:shd w:val="clear" w:color="auto" w:fill="auto"/>
            <w:tcPrChange w:id="557" w:author="Johnson, David M ERDC-RDE-ITL-MS" w:date="2016-10-18T09:21:00Z">
              <w:tcPr>
                <w:tcW w:w="2591" w:type="dxa"/>
                <w:shd w:val="clear" w:color="auto" w:fill="auto"/>
              </w:tcPr>
            </w:tcPrChange>
          </w:tcPr>
          <w:p w:rsidR="002D2030" w:rsidRPr="00286A7F" w:rsidRDefault="002D2030" w:rsidP="00022F99">
            <w:pPr>
              <w:rPr>
                <w:i/>
                <w:color w:val="C00000"/>
              </w:rPr>
            </w:pPr>
            <w:r>
              <w:t>Show Title:</w:t>
            </w:r>
          </w:p>
        </w:tc>
        <w:tc>
          <w:tcPr>
            <w:tcW w:w="4278" w:type="dxa"/>
            <w:shd w:val="clear" w:color="auto" w:fill="auto"/>
            <w:tcPrChange w:id="558" w:author="Johnson, David M ERDC-RDE-ITL-MS" w:date="2016-10-18T09:21:00Z">
              <w:tcPr>
                <w:tcW w:w="4520" w:type="dxa"/>
                <w:shd w:val="clear" w:color="auto" w:fill="auto"/>
              </w:tcPr>
            </w:tcPrChange>
          </w:tcPr>
          <w:p w:rsidR="002D2030" w:rsidRPr="00286A7F" w:rsidRDefault="002D2030" w:rsidP="00022F99">
            <w:pPr>
              <w:rPr>
                <w:i/>
                <w:color w:val="C00000"/>
              </w:rPr>
            </w:pPr>
            <w:r w:rsidRPr="00286A7F">
              <w:rPr>
                <w:i/>
                <w:color w:val="C00000"/>
              </w:rPr>
              <w:t>No</w:t>
            </w:r>
          </w:p>
        </w:tc>
      </w:tr>
      <w:tr w:rsidR="002D2030" w:rsidTr="00E80FB6">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559" w:author="Johnson, David M ERDC-RDE-ITL-MS" w:date="2016-10-18T09:21: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c>
          <w:tcPr>
            <w:tcW w:w="2988" w:type="dxa"/>
            <w:gridSpan w:val="2"/>
            <w:shd w:val="clear" w:color="auto" w:fill="auto"/>
            <w:tcPrChange w:id="560" w:author="Johnson, David M ERDC-RDE-ITL-MS" w:date="2016-10-18T09:21:00Z">
              <w:tcPr>
                <w:tcW w:w="2765" w:type="dxa"/>
                <w:shd w:val="clear" w:color="auto" w:fill="auto"/>
              </w:tcPr>
            </w:tcPrChange>
          </w:tcPr>
          <w:p w:rsidR="002D2030" w:rsidRDefault="002D2030" w:rsidP="00022F99">
            <w:pPr>
              <w:jc w:val="right"/>
            </w:pPr>
          </w:p>
        </w:tc>
        <w:tc>
          <w:tcPr>
            <w:tcW w:w="2610" w:type="dxa"/>
            <w:shd w:val="clear" w:color="auto" w:fill="auto"/>
            <w:tcPrChange w:id="561" w:author="Johnson, David M ERDC-RDE-ITL-MS" w:date="2016-10-18T09:21:00Z">
              <w:tcPr>
                <w:tcW w:w="2591" w:type="dxa"/>
                <w:shd w:val="clear" w:color="auto" w:fill="auto"/>
              </w:tcPr>
            </w:tcPrChange>
          </w:tcPr>
          <w:p w:rsidR="002D2030" w:rsidRPr="00286A7F" w:rsidRDefault="002D2030" w:rsidP="00022F99">
            <w:pPr>
              <w:rPr>
                <w:i/>
                <w:color w:val="C00000"/>
              </w:rPr>
            </w:pPr>
            <w:r w:rsidRPr="00C44554">
              <w:t>Show Extension Line:</w:t>
            </w:r>
          </w:p>
        </w:tc>
        <w:tc>
          <w:tcPr>
            <w:tcW w:w="4278" w:type="dxa"/>
            <w:shd w:val="clear" w:color="auto" w:fill="auto"/>
            <w:tcPrChange w:id="562" w:author="Johnson, David M ERDC-RDE-ITL-MS" w:date="2016-10-18T09:21:00Z">
              <w:tcPr>
                <w:tcW w:w="4520" w:type="dxa"/>
                <w:shd w:val="clear" w:color="auto" w:fill="auto"/>
              </w:tcPr>
            </w:tcPrChange>
          </w:tcPr>
          <w:p w:rsidR="002D2030" w:rsidRPr="00286A7F" w:rsidRDefault="002D2030" w:rsidP="00022F99">
            <w:pPr>
              <w:rPr>
                <w:i/>
                <w:color w:val="C00000"/>
              </w:rPr>
            </w:pPr>
            <w:r w:rsidRPr="00286A7F">
              <w:rPr>
                <w:i/>
                <w:color w:val="C00000"/>
              </w:rPr>
              <w:t>NA</w:t>
            </w:r>
          </w:p>
        </w:tc>
      </w:tr>
      <w:tr w:rsidR="002D2030" w:rsidTr="00E80FB6">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563" w:author="Johnson, David M ERDC-RDE-ITL-MS" w:date="2016-10-18T09:21: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c>
          <w:tcPr>
            <w:tcW w:w="2988" w:type="dxa"/>
            <w:gridSpan w:val="2"/>
            <w:shd w:val="clear" w:color="auto" w:fill="auto"/>
            <w:tcPrChange w:id="564" w:author="Johnson, David M ERDC-RDE-ITL-MS" w:date="2016-10-18T09:21:00Z">
              <w:tcPr>
                <w:tcW w:w="2765" w:type="dxa"/>
                <w:shd w:val="clear" w:color="auto" w:fill="auto"/>
              </w:tcPr>
            </w:tcPrChange>
          </w:tcPr>
          <w:p w:rsidR="002D2030" w:rsidRDefault="00E80FB6" w:rsidP="00022F99">
            <w:pPr>
              <w:jc w:val="right"/>
            </w:pPr>
            <w:ins w:id="565" w:author="Johnson, David M ERDC-RDE-ITL-MS" w:date="2016-10-18T09:30:00Z">
              <w:r w:rsidRPr="00E80FB6">
                <w:rPr>
                  <w:b/>
                  <w:color w:val="0000FF"/>
                  <w:rPrChange w:id="566" w:author="Johnson, David M ERDC-RDE-ITL-MS" w:date="2016-10-18T09:30:00Z">
                    <w:rPr/>
                  </w:rPrChange>
                </w:rPr>
                <w:t>View</w:t>
              </w:r>
              <w:r w:rsidRPr="00E80FB6">
                <w:t xml:space="preserve"> </w:t>
              </w:r>
              <w:r w:rsidRPr="00E80FB6">
                <w:rPr>
                  <w:b/>
                  <w:color w:val="0000FF"/>
                  <w:rPrChange w:id="567" w:author="Johnson, David M ERDC-RDE-ITL-MS" w:date="2016-10-18T09:30:00Z">
                    <w:rPr/>
                  </w:rPrChange>
                </w:rPr>
                <w:t>Title- No Number or Line</w:t>
              </w:r>
            </w:ins>
          </w:p>
        </w:tc>
        <w:tc>
          <w:tcPr>
            <w:tcW w:w="2610" w:type="dxa"/>
            <w:shd w:val="clear" w:color="auto" w:fill="auto"/>
            <w:tcPrChange w:id="568" w:author="Johnson, David M ERDC-RDE-ITL-MS" w:date="2016-10-18T09:21:00Z">
              <w:tcPr>
                <w:tcW w:w="2591" w:type="dxa"/>
                <w:shd w:val="clear" w:color="auto" w:fill="auto"/>
              </w:tcPr>
            </w:tcPrChange>
          </w:tcPr>
          <w:p w:rsidR="002D2030" w:rsidRPr="00286A7F" w:rsidRDefault="002D2030" w:rsidP="00022F99">
            <w:pPr>
              <w:rPr>
                <w:i/>
                <w:color w:val="C00000"/>
              </w:rPr>
            </w:pPr>
          </w:p>
        </w:tc>
        <w:tc>
          <w:tcPr>
            <w:tcW w:w="4278" w:type="dxa"/>
            <w:shd w:val="clear" w:color="auto" w:fill="auto"/>
            <w:tcPrChange w:id="569" w:author="Johnson, David M ERDC-RDE-ITL-MS" w:date="2016-10-18T09:21:00Z">
              <w:tcPr>
                <w:tcW w:w="4520" w:type="dxa"/>
                <w:shd w:val="clear" w:color="auto" w:fill="auto"/>
              </w:tcPr>
            </w:tcPrChange>
          </w:tcPr>
          <w:p w:rsidR="002D2030" w:rsidRDefault="00186DBD" w:rsidP="00022F99">
            <w:ins w:id="570" w:author="Johnson, David M ERDC-RDE-ITL-MS" w:date="2016-10-18T09:32:00Z">
              <w:r>
                <w:rPr>
                  <w:noProof/>
                </w:rPr>
                <w:drawing>
                  <wp:inline distT="0" distB="0" distL="0" distR="0" wp14:anchorId="3F09C233" wp14:editId="746BE99A">
                    <wp:extent cx="1802765" cy="379730"/>
                    <wp:effectExtent l="0" t="0" r="6985"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2765" cy="379730"/>
                            </a:xfrm>
                            <a:prstGeom prst="rect">
                              <a:avLst/>
                            </a:prstGeom>
                            <a:noFill/>
                            <a:ln>
                              <a:noFill/>
                            </a:ln>
                          </pic:spPr>
                        </pic:pic>
                      </a:graphicData>
                    </a:graphic>
                  </wp:inline>
                </w:drawing>
              </w:r>
            </w:ins>
          </w:p>
        </w:tc>
      </w:tr>
      <w:tr w:rsidR="00E80FB6" w:rsidTr="00E80FB6">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571" w:author="Johnson, David M ERDC-RDE-ITL-MS" w:date="2016-10-18T09:21: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c>
          <w:tcPr>
            <w:tcW w:w="2988" w:type="dxa"/>
            <w:gridSpan w:val="2"/>
            <w:shd w:val="clear" w:color="auto" w:fill="auto"/>
            <w:tcPrChange w:id="572" w:author="Johnson, David M ERDC-RDE-ITL-MS" w:date="2016-10-18T09:21:00Z">
              <w:tcPr>
                <w:tcW w:w="2765" w:type="dxa"/>
                <w:shd w:val="clear" w:color="auto" w:fill="auto"/>
              </w:tcPr>
            </w:tcPrChange>
          </w:tcPr>
          <w:p w:rsidR="00E80FB6" w:rsidRDefault="00E80FB6" w:rsidP="00022F99">
            <w:pPr>
              <w:jc w:val="right"/>
            </w:pPr>
            <w:del w:id="573" w:author="Johnson, David M ERDC-RDE-ITL-MS" w:date="2016-10-18T09:22:00Z">
              <w:r w:rsidRPr="00286A7F" w:rsidDel="00E80FB6">
                <w:rPr>
                  <w:b/>
                  <w:color w:val="0000FF"/>
                </w:rPr>
                <w:delText>View Title NTS NCS</w:delText>
              </w:r>
            </w:del>
          </w:p>
        </w:tc>
        <w:tc>
          <w:tcPr>
            <w:tcW w:w="2610" w:type="dxa"/>
            <w:shd w:val="clear" w:color="auto" w:fill="auto"/>
            <w:tcPrChange w:id="574" w:author="Johnson, David M ERDC-RDE-ITL-MS" w:date="2016-10-18T09:21:00Z">
              <w:tcPr>
                <w:tcW w:w="2591" w:type="dxa"/>
                <w:shd w:val="clear" w:color="auto" w:fill="auto"/>
              </w:tcPr>
            </w:tcPrChange>
          </w:tcPr>
          <w:p w:rsidR="00E80FB6" w:rsidRPr="00286A7F" w:rsidRDefault="00E80FB6" w:rsidP="00022F99">
            <w:pPr>
              <w:rPr>
                <w:i/>
                <w:color w:val="C00000"/>
              </w:rPr>
            </w:pPr>
            <w:ins w:id="575" w:author="Johnson, David M ERDC-RDE-ITL-MS" w:date="2016-10-18T09:30:00Z">
              <w:r w:rsidRPr="006708D1">
                <w:t>Title:</w:t>
              </w:r>
            </w:ins>
          </w:p>
        </w:tc>
        <w:tc>
          <w:tcPr>
            <w:tcW w:w="4278" w:type="dxa"/>
            <w:shd w:val="clear" w:color="auto" w:fill="auto"/>
            <w:tcPrChange w:id="576" w:author="Johnson, David M ERDC-RDE-ITL-MS" w:date="2016-10-18T09:21:00Z">
              <w:tcPr>
                <w:tcW w:w="4520" w:type="dxa"/>
                <w:shd w:val="clear" w:color="auto" w:fill="auto"/>
              </w:tcPr>
            </w:tcPrChange>
          </w:tcPr>
          <w:p w:rsidR="00E80FB6" w:rsidRDefault="00E80FB6" w:rsidP="00022F99">
            <w:ins w:id="577" w:author="Johnson, David M ERDC-RDE-ITL-MS" w:date="2016-10-18T09:30:00Z">
              <w:r w:rsidRPr="00E80FB6">
                <w:t xml:space="preserve">View </w:t>
              </w:r>
              <w:proofErr w:type="spellStart"/>
              <w:r w:rsidRPr="00E80FB6">
                <w:t>Title_NCS</w:t>
              </w:r>
              <w:proofErr w:type="spellEnd"/>
              <w:r w:rsidRPr="00E80FB6">
                <w:t xml:space="preserve"> : VIEW TITLE - No Number</w:t>
              </w:r>
            </w:ins>
            <w:del w:id="578" w:author="Johnson, David M ERDC-RDE-ITL-MS" w:date="2016-10-18T09:22:00Z">
              <w:r w:rsidDel="00E80FB6">
                <w:delText>Same as “</w:delText>
              </w:r>
              <w:r w:rsidRPr="00F406B4" w:rsidDel="00E80FB6">
                <w:delText>View Title w/Reference Sheet_NCS</w:delText>
              </w:r>
            </w:del>
            <w:del w:id="579" w:author="Johnson, David M ERDC-RDE-ITL-MS" w:date="2016-10-18T09:02:00Z">
              <w:r w:rsidRPr="00F406B4" w:rsidDel="002D2030">
                <w:delText>5</w:delText>
              </w:r>
            </w:del>
            <w:del w:id="580" w:author="Johnson, David M ERDC-RDE-ITL-MS" w:date="2016-10-18T09:22:00Z">
              <w:r w:rsidDel="00E80FB6">
                <w:delText>”</w:delText>
              </w:r>
            </w:del>
          </w:p>
        </w:tc>
      </w:tr>
      <w:tr w:rsidR="00E80FB6" w:rsidTr="00E80FB6">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581" w:author="Johnson, David M ERDC-RDE-ITL-MS" w:date="2016-10-18T09:21: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c>
          <w:tcPr>
            <w:tcW w:w="2988" w:type="dxa"/>
            <w:gridSpan w:val="2"/>
            <w:shd w:val="clear" w:color="auto" w:fill="auto"/>
            <w:tcPrChange w:id="582" w:author="Johnson, David M ERDC-RDE-ITL-MS" w:date="2016-10-18T09:21:00Z">
              <w:tcPr>
                <w:tcW w:w="2765" w:type="dxa"/>
                <w:shd w:val="clear" w:color="auto" w:fill="auto"/>
              </w:tcPr>
            </w:tcPrChange>
          </w:tcPr>
          <w:p w:rsidR="00E80FB6" w:rsidRDefault="00E80FB6" w:rsidP="00022F99">
            <w:pPr>
              <w:jc w:val="right"/>
            </w:pPr>
          </w:p>
        </w:tc>
        <w:tc>
          <w:tcPr>
            <w:tcW w:w="2610" w:type="dxa"/>
            <w:shd w:val="clear" w:color="auto" w:fill="auto"/>
            <w:tcPrChange w:id="583" w:author="Johnson, David M ERDC-RDE-ITL-MS" w:date="2016-10-18T09:21:00Z">
              <w:tcPr>
                <w:tcW w:w="2591" w:type="dxa"/>
                <w:shd w:val="clear" w:color="auto" w:fill="auto"/>
              </w:tcPr>
            </w:tcPrChange>
          </w:tcPr>
          <w:p w:rsidR="00E80FB6" w:rsidRPr="00286A7F" w:rsidRDefault="00E80FB6" w:rsidP="00022F99">
            <w:pPr>
              <w:rPr>
                <w:i/>
              </w:rPr>
            </w:pPr>
            <w:ins w:id="584" w:author="Johnson, David M ERDC-RDE-ITL-MS" w:date="2016-10-18T09:30:00Z">
              <w:r>
                <w:t>Show Title:</w:t>
              </w:r>
            </w:ins>
            <w:del w:id="585" w:author="Johnson, David M ERDC-RDE-ITL-MS" w:date="2016-10-18T09:22:00Z">
              <w:r w:rsidRPr="006708D1" w:rsidDel="00E80FB6">
                <w:delText>Title</w:delText>
              </w:r>
              <w:r w:rsidRPr="00286A7F" w:rsidDel="00E80FB6">
                <w:rPr>
                  <w:i/>
                </w:rPr>
                <w:delText>:</w:delText>
              </w:r>
            </w:del>
          </w:p>
        </w:tc>
        <w:tc>
          <w:tcPr>
            <w:tcW w:w="4278" w:type="dxa"/>
            <w:shd w:val="clear" w:color="auto" w:fill="auto"/>
            <w:tcPrChange w:id="586" w:author="Johnson, David M ERDC-RDE-ITL-MS" w:date="2016-10-18T09:21:00Z">
              <w:tcPr>
                <w:tcW w:w="4520" w:type="dxa"/>
                <w:shd w:val="clear" w:color="auto" w:fill="auto"/>
              </w:tcPr>
            </w:tcPrChange>
          </w:tcPr>
          <w:p w:rsidR="00E80FB6" w:rsidRPr="00286A7F" w:rsidRDefault="00E80FB6" w:rsidP="00022F99">
            <w:pPr>
              <w:rPr>
                <w:i/>
                <w:color w:val="C00000"/>
              </w:rPr>
            </w:pPr>
            <w:ins w:id="587" w:author="Johnson, David M ERDC-RDE-ITL-MS" w:date="2016-10-18T09:30:00Z">
              <w:r>
                <w:rPr>
                  <w:i/>
                  <w:color w:val="C00000"/>
                </w:rPr>
                <w:t>Yes</w:t>
              </w:r>
            </w:ins>
            <w:del w:id="588" w:author="Johnson, David M ERDC-RDE-ITL-MS" w:date="2016-10-18T09:22:00Z">
              <w:r w:rsidRPr="00286A7F" w:rsidDel="00E80FB6">
                <w:rPr>
                  <w:i/>
                  <w:color w:val="C00000"/>
                </w:rPr>
                <w:delText>View Title - Reference Sheet_NTS_NCS</w:delText>
              </w:r>
            </w:del>
            <w:del w:id="589" w:author="Johnson, David M ERDC-RDE-ITL-MS" w:date="2016-10-18T09:02:00Z">
              <w:r w:rsidRPr="00286A7F" w:rsidDel="002D2030">
                <w:rPr>
                  <w:i/>
                  <w:color w:val="C00000"/>
                </w:rPr>
                <w:delText>5</w:delText>
              </w:r>
            </w:del>
            <w:del w:id="590" w:author="Johnson, David M ERDC-RDE-ITL-MS" w:date="2016-10-18T09:22:00Z">
              <w:r w:rsidRPr="00286A7F" w:rsidDel="00E80FB6">
                <w:rPr>
                  <w:i/>
                  <w:color w:val="C00000"/>
                </w:rPr>
                <w:delText xml:space="preserve"> : View Title</w:delText>
              </w:r>
            </w:del>
          </w:p>
        </w:tc>
      </w:tr>
      <w:tr w:rsidR="00E80FB6" w:rsidTr="00E80FB6">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591" w:author="Johnson, David M ERDC-RDE-ITL-MS" w:date="2016-10-18T09:21: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c>
          <w:tcPr>
            <w:tcW w:w="2988" w:type="dxa"/>
            <w:gridSpan w:val="2"/>
            <w:shd w:val="clear" w:color="auto" w:fill="auto"/>
            <w:tcPrChange w:id="592" w:author="Johnson, David M ERDC-RDE-ITL-MS" w:date="2016-10-18T09:21:00Z">
              <w:tcPr>
                <w:tcW w:w="2765" w:type="dxa"/>
                <w:shd w:val="clear" w:color="auto" w:fill="auto"/>
              </w:tcPr>
            </w:tcPrChange>
          </w:tcPr>
          <w:p w:rsidR="00E80FB6" w:rsidRDefault="00E80FB6" w:rsidP="00022F99">
            <w:pPr>
              <w:jc w:val="right"/>
            </w:pPr>
          </w:p>
        </w:tc>
        <w:tc>
          <w:tcPr>
            <w:tcW w:w="2610" w:type="dxa"/>
            <w:shd w:val="clear" w:color="auto" w:fill="auto"/>
            <w:tcPrChange w:id="593" w:author="Johnson, David M ERDC-RDE-ITL-MS" w:date="2016-10-18T09:21:00Z">
              <w:tcPr>
                <w:tcW w:w="2591" w:type="dxa"/>
                <w:shd w:val="clear" w:color="auto" w:fill="auto"/>
              </w:tcPr>
            </w:tcPrChange>
          </w:tcPr>
          <w:p w:rsidR="00E80FB6" w:rsidRPr="00286A7F" w:rsidRDefault="00E80FB6" w:rsidP="00022F99">
            <w:pPr>
              <w:rPr>
                <w:i/>
                <w:color w:val="C00000"/>
              </w:rPr>
            </w:pPr>
            <w:ins w:id="594" w:author="Johnson, David M ERDC-RDE-ITL-MS" w:date="2016-10-18T09:30:00Z">
              <w:r w:rsidRPr="00C44554">
                <w:t>Show Extension Line:</w:t>
              </w:r>
            </w:ins>
            <w:del w:id="595" w:author="Johnson, David M ERDC-RDE-ITL-MS" w:date="2016-10-18T09:22:00Z">
              <w:r w:rsidDel="00E80FB6">
                <w:delText>Show Title:</w:delText>
              </w:r>
            </w:del>
          </w:p>
        </w:tc>
        <w:tc>
          <w:tcPr>
            <w:tcW w:w="4278" w:type="dxa"/>
            <w:shd w:val="clear" w:color="auto" w:fill="auto"/>
            <w:tcPrChange w:id="596" w:author="Johnson, David M ERDC-RDE-ITL-MS" w:date="2016-10-18T09:21:00Z">
              <w:tcPr>
                <w:tcW w:w="4520" w:type="dxa"/>
                <w:shd w:val="clear" w:color="auto" w:fill="auto"/>
              </w:tcPr>
            </w:tcPrChange>
          </w:tcPr>
          <w:p w:rsidR="00E80FB6" w:rsidRPr="00286A7F" w:rsidRDefault="00E80FB6" w:rsidP="00022F99">
            <w:pPr>
              <w:rPr>
                <w:i/>
                <w:color w:val="C00000"/>
              </w:rPr>
            </w:pPr>
            <w:proofErr w:type="spellStart"/>
            <w:ins w:id="597" w:author="Johnson, David M ERDC-RDE-ITL-MS" w:date="2016-10-18T09:31:00Z">
              <w:r>
                <w:rPr>
                  <w:i/>
                  <w:color w:val="C00000"/>
                </w:rPr>
                <w:t>unChecked</w:t>
              </w:r>
            </w:ins>
            <w:proofErr w:type="spellEnd"/>
            <w:del w:id="598" w:author="Johnson, David M ERDC-RDE-ITL-MS" w:date="2016-10-18T09:22:00Z">
              <w:r w:rsidRPr="00286A7F" w:rsidDel="00E80FB6">
                <w:rPr>
                  <w:i/>
                  <w:color w:val="C00000"/>
                </w:rPr>
                <w:delText>Yes</w:delText>
              </w:r>
            </w:del>
          </w:p>
        </w:tc>
      </w:tr>
      <w:tr w:rsidR="00E80FB6" w:rsidTr="00E80FB6">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599" w:author="Johnson, David M ERDC-RDE-ITL-MS" w:date="2016-10-18T09:21: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c>
          <w:tcPr>
            <w:tcW w:w="2988" w:type="dxa"/>
            <w:gridSpan w:val="2"/>
            <w:shd w:val="clear" w:color="auto" w:fill="auto"/>
            <w:tcPrChange w:id="600" w:author="Johnson, David M ERDC-RDE-ITL-MS" w:date="2016-10-18T09:21:00Z">
              <w:tcPr>
                <w:tcW w:w="2765" w:type="dxa"/>
                <w:shd w:val="clear" w:color="auto" w:fill="auto"/>
              </w:tcPr>
            </w:tcPrChange>
          </w:tcPr>
          <w:p w:rsidR="00E80FB6" w:rsidRDefault="00E80FB6" w:rsidP="00022F99">
            <w:pPr>
              <w:jc w:val="right"/>
            </w:pPr>
          </w:p>
        </w:tc>
        <w:tc>
          <w:tcPr>
            <w:tcW w:w="2610" w:type="dxa"/>
            <w:shd w:val="clear" w:color="auto" w:fill="auto"/>
            <w:tcPrChange w:id="601" w:author="Johnson, David M ERDC-RDE-ITL-MS" w:date="2016-10-18T09:21:00Z">
              <w:tcPr>
                <w:tcW w:w="2591" w:type="dxa"/>
                <w:shd w:val="clear" w:color="auto" w:fill="auto"/>
              </w:tcPr>
            </w:tcPrChange>
          </w:tcPr>
          <w:p w:rsidR="00E80FB6" w:rsidRPr="00286A7F" w:rsidRDefault="00E80FB6" w:rsidP="00022F99">
            <w:pPr>
              <w:rPr>
                <w:i/>
                <w:color w:val="C00000"/>
              </w:rPr>
            </w:pPr>
            <w:del w:id="602" w:author="Johnson, David M ERDC-RDE-ITL-MS" w:date="2016-10-18T09:22:00Z">
              <w:r w:rsidRPr="00C44554" w:rsidDel="00E80FB6">
                <w:delText>Show Extension Line:</w:delText>
              </w:r>
            </w:del>
          </w:p>
        </w:tc>
        <w:tc>
          <w:tcPr>
            <w:tcW w:w="4278" w:type="dxa"/>
            <w:shd w:val="clear" w:color="auto" w:fill="auto"/>
            <w:tcPrChange w:id="603" w:author="Johnson, David M ERDC-RDE-ITL-MS" w:date="2016-10-18T09:21:00Z">
              <w:tcPr>
                <w:tcW w:w="4520" w:type="dxa"/>
                <w:shd w:val="clear" w:color="auto" w:fill="auto"/>
              </w:tcPr>
            </w:tcPrChange>
          </w:tcPr>
          <w:p w:rsidR="00E80FB6" w:rsidRPr="00286A7F" w:rsidRDefault="00E80FB6" w:rsidP="00022F99">
            <w:pPr>
              <w:rPr>
                <w:i/>
                <w:color w:val="C00000"/>
              </w:rPr>
            </w:pPr>
            <w:del w:id="604" w:author="Johnson, David M ERDC-RDE-ITL-MS" w:date="2016-10-18T09:22:00Z">
              <w:r w:rsidRPr="00286A7F" w:rsidDel="00E80FB6">
                <w:rPr>
                  <w:i/>
                  <w:color w:val="C00000"/>
                </w:rPr>
                <w:delText>Checked</w:delText>
              </w:r>
            </w:del>
          </w:p>
        </w:tc>
      </w:tr>
      <w:tr w:rsidR="00E80FB6" w:rsidTr="00E80FB6">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605" w:author="Johnson, David M ERDC-RDE-ITL-MS" w:date="2016-10-18T09:21: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c>
          <w:tcPr>
            <w:tcW w:w="2988" w:type="dxa"/>
            <w:gridSpan w:val="2"/>
            <w:shd w:val="clear" w:color="auto" w:fill="auto"/>
            <w:tcPrChange w:id="606" w:author="Johnson, David M ERDC-RDE-ITL-MS" w:date="2016-10-18T09:21:00Z">
              <w:tcPr>
                <w:tcW w:w="2765" w:type="dxa"/>
                <w:shd w:val="clear" w:color="auto" w:fill="auto"/>
              </w:tcPr>
            </w:tcPrChange>
          </w:tcPr>
          <w:p w:rsidR="00E80FB6" w:rsidRDefault="00D21CBE" w:rsidP="00022F99">
            <w:pPr>
              <w:jc w:val="right"/>
            </w:pPr>
            <w:ins w:id="607" w:author="Johnson, David M ERDC-RDE-ITL-MS" w:date="2016-10-18T09:46:00Z">
              <w:r w:rsidRPr="00D21CBE">
                <w:rPr>
                  <w:b/>
                  <w:color w:val="0000FF"/>
                </w:rPr>
                <w:t>View Title- Default</w:t>
              </w:r>
            </w:ins>
            <w:del w:id="608" w:author="Johnson, David M ERDC-RDE-ITL-MS" w:date="2016-10-18T09:46:00Z">
              <w:r w:rsidR="00E80FB6" w:rsidRPr="00286A7F" w:rsidDel="00D21CBE">
                <w:rPr>
                  <w:b/>
                  <w:color w:val="0000FF"/>
                </w:rPr>
                <w:delText>Viewport - Typical</w:delText>
              </w:r>
            </w:del>
          </w:p>
        </w:tc>
        <w:tc>
          <w:tcPr>
            <w:tcW w:w="2610" w:type="dxa"/>
            <w:shd w:val="clear" w:color="auto" w:fill="auto"/>
            <w:tcPrChange w:id="609" w:author="Johnson, David M ERDC-RDE-ITL-MS" w:date="2016-10-18T09:21:00Z">
              <w:tcPr>
                <w:tcW w:w="2591" w:type="dxa"/>
                <w:shd w:val="clear" w:color="auto" w:fill="auto"/>
              </w:tcPr>
            </w:tcPrChange>
          </w:tcPr>
          <w:p w:rsidR="00E80FB6" w:rsidRPr="00286A7F" w:rsidRDefault="00E80FB6" w:rsidP="00022F99">
            <w:pPr>
              <w:rPr>
                <w:i/>
                <w:color w:val="C00000"/>
              </w:rPr>
            </w:pPr>
          </w:p>
        </w:tc>
        <w:tc>
          <w:tcPr>
            <w:tcW w:w="4278" w:type="dxa"/>
            <w:shd w:val="clear" w:color="auto" w:fill="auto"/>
            <w:tcPrChange w:id="610" w:author="Johnson, David M ERDC-RDE-ITL-MS" w:date="2016-10-18T09:21:00Z">
              <w:tcPr>
                <w:tcW w:w="4520" w:type="dxa"/>
                <w:shd w:val="clear" w:color="auto" w:fill="auto"/>
              </w:tcPr>
            </w:tcPrChange>
          </w:tcPr>
          <w:p w:rsidR="00E80FB6" w:rsidRDefault="00D21CBE" w:rsidP="00022F99">
            <w:ins w:id="611" w:author="Johnson, David M ERDC-RDE-ITL-MS" w:date="2016-10-18T09:46:00Z">
              <w:r>
                <w:rPr>
                  <w:noProof/>
                </w:rPr>
                <w:drawing>
                  <wp:inline distT="0" distB="0" distL="0" distR="0" wp14:anchorId="6AEDB94C" wp14:editId="3CEA784B">
                    <wp:extent cx="2251710" cy="396875"/>
                    <wp:effectExtent l="0" t="0" r="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51710" cy="396875"/>
                            </a:xfrm>
                            <a:prstGeom prst="rect">
                              <a:avLst/>
                            </a:prstGeom>
                            <a:noFill/>
                            <a:ln>
                              <a:noFill/>
                            </a:ln>
                          </pic:spPr>
                        </pic:pic>
                      </a:graphicData>
                    </a:graphic>
                  </wp:inline>
                </w:drawing>
              </w:r>
            </w:ins>
            <w:del w:id="612" w:author="Johnson, David M ERDC-RDE-ITL-MS" w:date="2016-10-18T09:46:00Z">
              <w:r w:rsidR="00E80FB6" w:rsidDel="00D21CBE">
                <w:delText>Same as “</w:delText>
              </w:r>
              <w:r w:rsidR="00E80FB6" w:rsidRPr="00F406B4" w:rsidDel="00D21CBE">
                <w:delText>View Title w/Reference Sheet_NCS</w:delText>
              </w:r>
            </w:del>
            <w:del w:id="613" w:author="Johnson, David M ERDC-RDE-ITL-MS" w:date="2016-10-18T09:02:00Z">
              <w:r w:rsidR="00E80FB6" w:rsidRPr="00F406B4" w:rsidDel="002D2030">
                <w:delText>5</w:delText>
              </w:r>
            </w:del>
            <w:del w:id="614" w:author="Johnson, David M ERDC-RDE-ITL-MS" w:date="2016-10-18T09:46:00Z">
              <w:r w:rsidR="00E80FB6" w:rsidDel="00D21CBE">
                <w:delText>”</w:delText>
              </w:r>
            </w:del>
          </w:p>
        </w:tc>
      </w:tr>
      <w:tr w:rsidR="00E80FB6" w:rsidTr="00E80FB6">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615" w:author="Johnson, David M ERDC-RDE-ITL-MS" w:date="2016-10-18T09:21: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c>
          <w:tcPr>
            <w:tcW w:w="2988" w:type="dxa"/>
            <w:gridSpan w:val="2"/>
            <w:shd w:val="clear" w:color="auto" w:fill="auto"/>
            <w:tcPrChange w:id="616" w:author="Johnson, David M ERDC-RDE-ITL-MS" w:date="2016-10-18T09:21:00Z">
              <w:tcPr>
                <w:tcW w:w="2765" w:type="dxa"/>
                <w:shd w:val="clear" w:color="auto" w:fill="auto"/>
              </w:tcPr>
            </w:tcPrChange>
          </w:tcPr>
          <w:p w:rsidR="00E80FB6" w:rsidRDefault="00E80FB6" w:rsidP="00022F99">
            <w:pPr>
              <w:jc w:val="right"/>
            </w:pPr>
          </w:p>
        </w:tc>
        <w:tc>
          <w:tcPr>
            <w:tcW w:w="2610" w:type="dxa"/>
            <w:shd w:val="clear" w:color="auto" w:fill="auto"/>
            <w:tcPrChange w:id="617" w:author="Johnson, David M ERDC-RDE-ITL-MS" w:date="2016-10-18T09:21:00Z">
              <w:tcPr>
                <w:tcW w:w="2591" w:type="dxa"/>
                <w:shd w:val="clear" w:color="auto" w:fill="auto"/>
              </w:tcPr>
            </w:tcPrChange>
          </w:tcPr>
          <w:p w:rsidR="00E80FB6" w:rsidRPr="00286A7F" w:rsidRDefault="00E80FB6" w:rsidP="00022F99">
            <w:pPr>
              <w:rPr>
                <w:i/>
              </w:rPr>
            </w:pPr>
            <w:r w:rsidRPr="006708D1">
              <w:t>Title</w:t>
            </w:r>
            <w:r w:rsidRPr="00286A7F">
              <w:rPr>
                <w:i/>
              </w:rPr>
              <w:t>:</w:t>
            </w:r>
          </w:p>
        </w:tc>
        <w:tc>
          <w:tcPr>
            <w:tcW w:w="4278" w:type="dxa"/>
            <w:shd w:val="clear" w:color="auto" w:fill="auto"/>
            <w:tcPrChange w:id="618" w:author="Johnson, David M ERDC-RDE-ITL-MS" w:date="2016-10-18T09:21:00Z">
              <w:tcPr>
                <w:tcW w:w="4520" w:type="dxa"/>
                <w:shd w:val="clear" w:color="auto" w:fill="auto"/>
              </w:tcPr>
            </w:tcPrChange>
          </w:tcPr>
          <w:p w:rsidR="00E80FB6" w:rsidRPr="00286A7F" w:rsidRDefault="00D21CBE" w:rsidP="00022F99">
            <w:pPr>
              <w:rPr>
                <w:i/>
                <w:color w:val="C00000"/>
              </w:rPr>
            </w:pPr>
            <w:ins w:id="619" w:author="Johnson, David M ERDC-RDE-ITL-MS" w:date="2016-10-18T09:46:00Z">
              <w:r w:rsidRPr="00D21CBE">
                <w:rPr>
                  <w:i/>
                  <w:color w:val="C00000"/>
                </w:rPr>
                <w:t xml:space="preserve">View </w:t>
              </w:r>
              <w:proofErr w:type="spellStart"/>
              <w:r w:rsidRPr="00D21CBE">
                <w:rPr>
                  <w:i/>
                  <w:color w:val="C00000"/>
                </w:rPr>
                <w:t>Title_NCS</w:t>
              </w:r>
              <w:proofErr w:type="spellEnd"/>
              <w:r w:rsidRPr="00D21CBE">
                <w:rPr>
                  <w:i/>
                  <w:color w:val="C00000"/>
                </w:rPr>
                <w:t xml:space="preserve"> : View Title - NSC</w:t>
              </w:r>
            </w:ins>
            <w:del w:id="620" w:author="Johnson, David M ERDC-RDE-ITL-MS" w:date="2016-10-18T09:46:00Z">
              <w:r w:rsidR="00E80FB6" w:rsidRPr="00286A7F" w:rsidDel="00D21CBE">
                <w:rPr>
                  <w:i/>
                  <w:color w:val="C00000"/>
                </w:rPr>
                <w:delText>View Title w Reference Sheet_NCS</w:delText>
              </w:r>
            </w:del>
            <w:del w:id="621" w:author="Johnson, David M ERDC-RDE-ITL-MS" w:date="2016-10-18T09:02:00Z">
              <w:r w:rsidR="00E80FB6" w:rsidRPr="00286A7F" w:rsidDel="002D2030">
                <w:rPr>
                  <w:i/>
                  <w:color w:val="C00000"/>
                </w:rPr>
                <w:delText>5</w:delText>
              </w:r>
            </w:del>
          </w:p>
        </w:tc>
      </w:tr>
      <w:tr w:rsidR="00E80FB6" w:rsidTr="00E80FB6">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622" w:author="Johnson, David M ERDC-RDE-ITL-MS" w:date="2016-10-18T09:21: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c>
          <w:tcPr>
            <w:tcW w:w="2988" w:type="dxa"/>
            <w:gridSpan w:val="2"/>
            <w:shd w:val="clear" w:color="auto" w:fill="auto"/>
            <w:tcPrChange w:id="623" w:author="Johnson, David M ERDC-RDE-ITL-MS" w:date="2016-10-18T09:21:00Z">
              <w:tcPr>
                <w:tcW w:w="2765" w:type="dxa"/>
                <w:shd w:val="clear" w:color="auto" w:fill="auto"/>
              </w:tcPr>
            </w:tcPrChange>
          </w:tcPr>
          <w:p w:rsidR="00E80FB6" w:rsidRDefault="00E80FB6" w:rsidP="00022F99">
            <w:pPr>
              <w:jc w:val="right"/>
            </w:pPr>
          </w:p>
        </w:tc>
        <w:tc>
          <w:tcPr>
            <w:tcW w:w="2610" w:type="dxa"/>
            <w:shd w:val="clear" w:color="auto" w:fill="auto"/>
            <w:tcPrChange w:id="624" w:author="Johnson, David M ERDC-RDE-ITL-MS" w:date="2016-10-18T09:21:00Z">
              <w:tcPr>
                <w:tcW w:w="2591" w:type="dxa"/>
                <w:shd w:val="clear" w:color="auto" w:fill="auto"/>
              </w:tcPr>
            </w:tcPrChange>
          </w:tcPr>
          <w:p w:rsidR="00E80FB6" w:rsidRPr="00286A7F" w:rsidRDefault="00E80FB6" w:rsidP="00022F99">
            <w:pPr>
              <w:rPr>
                <w:i/>
                <w:color w:val="C00000"/>
              </w:rPr>
            </w:pPr>
            <w:r>
              <w:t>Show Title:</w:t>
            </w:r>
          </w:p>
        </w:tc>
        <w:tc>
          <w:tcPr>
            <w:tcW w:w="4278" w:type="dxa"/>
            <w:shd w:val="clear" w:color="auto" w:fill="auto"/>
            <w:tcPrChange w:id="625" w:author="Johnson, David M ERDC-RDE-ITL-MS" w:date="2016-10-18T09:21:00Z">
              <w:tcPr>
                <w:tcW w:w="4520" w:type="dxa"/>
                <w:shd w:val="clear" w:color="auto" w:fill="auto"/>
              </w:tcPr>
            </w:tcPrChange>
          </w:tcPr>
          <w:p w:rsidR="00E80FB6" w:rsidRPr="00286A7F" w:rsidRDefault="00E80FB6" w:rsidP="00022F99">
            <w:pPr>
              <w:rPr>
                <w:i/>
                <w:color w:val="C00000"/>
              </w:rPr>
            </w:pPr>
            <w:r w:rsidRPr="00286A7F">
              <w:rPr>
                <w:i/>
                <w:color w:val="C00000"/>
              </w:rPr>
              <w:t>Yes</w:t>
            </w:r>
          </w:p>
        </w:tc>
      </w:tr>
      <w:tr w:rsidR="00E80FB6" w:rsidTr="00E80FB6">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626" w:author="Johnson, David M ERDC-RDE-ITL-MS" w:date="2016-10-18T09:21: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c>
          <w:tcPr>
            <w:tcW w:w="2988" w:type="dxa"/>
            <w:gridSpan w:val="2"/>
            <w:shd w:val="clear" w:color="auto" w:fill="auto"/>
            <w:tcPrChange w:id="627" w:author="Johnson, David M ERDC-RDE-ITL-MS" w:date="2016-10-18T09:21:00Z">
              <w:tcPr>
                <w:tcW w:w="2765" w:type="dxa"/>
                <w:shd w:val="clear" w:color="auto" w:fill="auto"/>
              </w:tcPr>
            </w:tcPrChange>
          </w:tcPr>
          <w:p w:rsidR="00E80FB6" w:rsidRDefault="00E80FB6" w:rsidP="00022F99">
            <w:pPr>
              <w:jc w:val="right"/>
            </w:pPr>
          </w:p>
        </w:tc>
        <w:tc>
          <w:tcPr>
            <w:tcW w:w="2610" w:type="dxa"/>
            <w:shd w:val="clear" w:color="auto" w:fill="auto"/>
            <w:tcPrChange w:id="628" w:author="Johnson, David M ERDC-RDE-ITL-MS" w:date="2016-10-18T09:21:00Z">
              <w:tcPr>
                <w:tcW w:w="2591" w:type="dxa"/>
                <w:shd w:val="clear" w:color="auto" w:fill="auto"/>
              </w:tcPr>
            </w:tcPrChange>
          </w:tcPr>
          <w:p w:rsidR="00E80FB6" w:rsidRPr="00286A7F" w:rsidRDefault="00E80FB6" w:rsidP="00022F99">
            <w:pPr>
              <w:rPr>
                <w:i/>
                <w:color w:val="C00000"/>
              </w:rPr>
            </w:pPr>
            <w:r w:rsidRPr="00C44554">
              <w:t>Show Extension Line:</w:t>
            </w:r>
          </w:p>
        </w:tc>
        <w:tc>
          <w:tcPr>
            <w:tcW w:w="4278" w:type="dxa"/>
            <w:shd w:val="clear" w:color="auto" w:fill="auto"/>
            <w:tcPrChange w:id="629" w:author="Johnson, David M ERDC-RDE-ITL-MS" w:date="2016-10-18T09:21:00Z">
              <w:tcPr>
                <w:tcW w:w="4520" w:type="dxa"/>
                <w:shd w:val="clear" w:color="auto" w:fill="auto"/>
              </w:tcPr>
            </w:tcPrChange>
          </w:tcPr>
          <w:p w:rsidR="00E80FB6" w:rsidRPr="00286A7F" w:rsidRDefault="00E80FB6" w:rsidP="00022F99">
            <w:pPr>
              <w:rPr>
                <w:i/>
                <w:color w:val="C00000"/>
              </w:rPr>
            </w:pPr>
            <w:r w:rsidRPr="00286A7F">
              <w:rPr>
                <w:i/>
                <w:color w:val="C00000"/>
              </w:rPr>
              <w:t>Checked</w:t>
            </w:r>
          </w:p>
        </w:tc>
      </w:tr>
      <w:tr w:rsidR="00E80FB6" w:rsidTr="00E80FB6">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630" w:author="Johnson, David M ERDC-RDE-ITL-MS" w:date="2016-10-18T09:21: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c>
          <w:tcPr>
            <w:tcW w:w="2988" w:type="dxa"/>
            <w:gridSpan w:val="2"/>
            <w:shd w:val="clear" w:color="auto" w:fill="0000FF"/>
            <w:tcPrChange w:id="631" w:author="Johnson, David M ERDC-RDE-ITL-MS" w:date="2016-10-18T09:21:00Z">
              <w:tcPr>
                <w:tcW w:w="2765" w:type="dxa"/>
                <w:shd w:val="clear" w:color="auto" w:fill="0000FF"/>
              </w:tcPr>
            </w:tcPrChange>
          </w:tcPr>
          <w:p w:rsidR="00E80FB6" w:rsidRPr="00286A7F" w:rsidRDefault="00E80FB6" w:rsidP="00022F99">
            <w:pPr>
              <w:rPr>
                <w:b/>
                <w:color w:val="FFFFFF"/>
              </w:rPr>
            </w:pPr>
            <w:r w:rsidRPr="00286A7F">
              <w:rPr>
                <w:b/>
                <w:color w:val="FFFFFF"/>
              </w:rPr>
              <w:t>DELETED FAMILY</w:t>
            </w:r>
          </w:p>
        </w:tc>
        <w:tc>
          <w:tcPr>
            <w:tcW w:w="2610" w:type="dxa"/>
            <w:shd w:val="clear" w:color="auto" w:fill="0000FF"/>
            <w:tcPrChange w:id="632" w:author="Johnson, David M ERDC-RDE-ITL-MS" w:date="2016-10-18T09:21:00Z">
              <w:tcPr>
                <w:tcW w:w="2591" w:type="dxa"/>
                <w:shd w:val="clear" w:color="auto" w:fill="0000FF"/>
              </w:tcPr>
            </w:tcPrChange>
          </w:tcPr>
          <w:p w:rsidR="00E80FB6" w:rsidRPr="00286A7F" w:rsidRDefault="00E80FB6" w:rsidP="00022F99">
            <w:pPr>
              <w:rPr>
                <w:b/>
                <w:color w:val="FFFFFF"/>
              </w:rPr>
            </w:pPr>
          </w:p>
        </w:tc>
        <w:tc>
          <w:tcPr>
            <w:tcW w:w="4278" w:type="dxa"/>
            <w:shd w:val="clear" w:color="auto" w:fill="0000FF"/>
            <w:tcPrChange w:id="633" w:author="Johnson, David M ERDC-RDE-ITL-MS" w:date="2016-10-18T09:21:00Z">
              <w:tcPr>
                <w:tcW w:w="4520" w:type="dxa"/>
                <w:shd w:val="clear" w:color="auto" w:fill="0000FF"/>
              </w:tcPr>
            </w:tcPrChange>
          </w:tcPr>
          <w:p w:rsidR="00E80FB6" w:rsidRPr="00286A7F" w:rsidRDefault="00E80FB6" w:rsidP="00022F99">
            <w:pPr>
              <w:rPr>
                <w:b/>
                <w:color w:val="FFFFFF"/>
              </w:rPr>
            </w:pPr>
          </w:p>
        </w:tc>
      </w:tr>
      <w:tr w:rsidR="00E80FB6" w:rsidTr="00E80FB6">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634" w:author="Johnson, David M ERDC-RDE-ITL-MS" w:date="2016-10-18T09:21: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c>
          <w:tcPr>
            <w:tcW w:w="2988" w:type="dxa"/>
            <w:gridSpan w:val="2"/>
            <w:shd w:val="clear" w:color="auto" w:fill="auto"/>
            <w:tcPrChange w:id="635" w:author="Johnson, David M ERDC-RDE-ITL-MS" w:date="2016-10-18T09:21:00Z">
              <w:tcPr>
                <w:tcW w:w="2765" w:type="dxa"/>
                <w:shd w:val="clear" w:color="auto" w:fill="auto"/>
              </w:tcPr>
            </w:tcPrChange>
          </w:tcPr>
          <w:p w:rsidR="00E80FB6" w:rsidRDefault="00E80FB6" w:rsidP="00022F99">
            <w:r w:rsidRPr="00286A7F">
              <w:rPr>
                <w:b/>
                <w:color w:val="C00000"/>
              </w:rPr>
              <w:t>View Title</w:t>
            </w:r>
          </w:p>
        </w:tc>
        <w:tc>
          <w:tcPr>
            <w:tcW w:w="2610" w:type="dxa"/>
            <w:shd w:val="clear" w:color="auto" w:fill="auto"/>
            <w:tcPrChange w:id="636" w:author="Johnson, David M ERDC-RDE-ITL-MS" w:date="2016-10-18T09:21:00Z">
              <w:tcPr>
                <w:tcW w:w="2591" w:type="dxa"/>
                <w:shd w:val="clear" w:color="auto" w:fill="auto"/>
              </w:tcPr>
            </w:tcPrChange>
          </w:tcPr>
          <w:p w:rsidR="00E80FB6" w:rsidRDefault="00E80FB6" w:rsidP="00022F99">
            <w:r>
              <w:t>OOTB : View Title</w:t>
            </w:r>
          </w:p>
        </w:tc>
        <w:tc>
          <w:tcPr>
            <w:tcW w:w="4278" w:type="dxa"/>
            <w:shd w:val="clear" w:color="auto" w:fill="auto"/>
            <w:tcPrChange w:id="637" w:author="Johnson, David M ERDC-RDE-ITL-MS" w:date="2016-10-18T09:21:00Z">
              <w:tcPr>
                <w:tcW w:w="4520" w:type="dxa"/>
                <w:shd w:val="clear" w:color="auto" w:fill="auto"/>
              </w:tcPr>
            </w:tcPrChange>
          </w:tcPr>
          <w:p w:rsidR="00E80FB6" w:rsidRDefault="00E80FB6" w:rsidP="00022F99">
            <w:r>
              <w:t>Removed the View Title family to prevent use of non-NCS standard symbol.</w:t>
            </w:r>
          </w:p>
        </w:tc>
      </w:tr>
    </w:tbl>
    <w:p w:rsidR="00B31CAF" w:rsidDel="00085087" w:rsidRDefault="00B31CAF" w:rsidP="00B31CAF">
      <w:pPr>
        <w:rPr>
          <w:del w:id="638" w:author="Johnson, David M ERDC-RDE-ITL-MS" w:date="2016-10-18T13:20:00Z"/>
        </w:rPr>
      </w:pPr>
    </w:p>
    <w:p w:rsidR="0038133F" w:rsidRPr="004100DC" w:rsidDel="00E32109" w:rsidRDefault="0038133F" w:rsidP="00B31CAF">
      <w:pPr>
        <w:rPr>
          <w:del w:id="639" w:author="Johnson, David M ERDC-RDE-ITL-MS" w:date="2016-10-17T16:45:00Z"/>
        </w:rPr>
      </w:pPr>
    </w:p>
    <w:p w:rsidR="00B31CAF" w:rsidDel="00E32109" w:rsidRDefault="00B31CAF" w:rsidP="00B31CAF">
      <w:pPr>
        <w:rPr>
          <w:del w:id="640" w:author="Johnson, David M ERDC-RDE-ITL-MS" w:date="2016-10-17T16:45:00Z"/>
          <w:rFonts w:ascii="Calibri" w:eastAsia="Calibri" w:hAnsi="Calibri" w:cs="Calibri"/>
          <w:sz w:val="18"/>
          <w:szCs w:val="18"/>
        </w:rPr>
      </w:pPr>
    </w:p>
    <w:p w:rsidR="00FB7267" w:rsidRDefault="00FB7267" w:rsidP="00FB7267">
      <w:pPr>
        <w:pStyle w:val="Heading2"/>
        <w:rPr>
          <w:rFonts w:eastAsia="Calibri"/>
        </w:rPr>
      </w:pPr>
      <w:r>
        <w:rPr>
          <w:rFonts w:eastAsia="Calibri"/>
        </w:rPr>
        <w:t>Symbol Component Families</w:t>
      </w:r>
    </w:p>
    <w:p w:rsidR="00FB7267" w:rsidRDefault="00FB7267" w:rsidP="008B22E1">
      <w:pPr>
        <w:pStyle w:val="Heading3"/>
        <w:pPrChange w:id="641" w:author="Johnson, David M ERDC-RDE-ITL-MS" w:date="2016-10-19T08:01:00Z">
          <w:pPr/>
        </w:pPrChange>
      </w:pPr>
      <w:r>
        <w:t>Section Marker</w:t>
      </w:r>
    </w:p>
    <w:p w:rsidR="00FB7267" w:rsidRPr="00F33F3C" w:rsidRDefault="00FB7267" w:rsidP="00E42212">
      <w:pPr>
        <w:pStyle w:val="ListParagraph"/>
        <w:widowControl/>
        <w:numPr>
          <w:ilvl w:val="0"/>
          <w:numId w:val="36"/>
        </w:numPr>
        <w:spacing w:after="120"/>
        <w:contextualSpacing/>
        <w:pPrChange w:id="642" w:author="Johnson, David M ERDC-RDE-ITL-MS" w:date="2016-10-18T13:07:00Z">
          <w:pPr>
            <w:pStyle w:val="ListParagraph"/>
            <w:widowControl/>
            <w:numPr>
              <w:numId w:val="18"/>
            </w:numPr>
            <w:spacing w:after="200" w:line="276" w:lineRule="auto"/>
            <w:ind w:left="720" w:hanging="360"/>
            <w:contextualSpacing/>
          </w:pPr>
        </w:pPrChange>
      </w:pPr>
      <w:r>
        <w:rPr>
          <w:b/>
        </w:rPr>
        <w:t xml:space="preserve">Family: </w:t>
      </w:r>
      <w:r w:rsidRPr="00CE78CC">
        <w:rPr>
          <w:i/>
          <w:color w:val="002060"/>
        </w:rPr>
        <w:t>Section</w:t>
      </w:r>
    </w:p>
    <w:p w:rsidR="00FB7267" w:rsidRDefault="00FB7267" w:rsidP="00E42212">
      <w:pPr>
        <w:pStyle w:val="ListParagraph"/>
        <w:widowControl/>
        <w:numPr>
          <w:ilvl w:val="0"/>
          <w:numId w:val="36"/>
        </w:numPr>
        <w:spacing w:after="120"/>
        <w:contextualSpacing/>
        <w:pPrChange w:id="643" w:author="Johnson, David M ERDC-RDE-ITL-MS" w:date="2016-10-18T13:07:00Z">
          <w:pPr>
            <w:pStyle w:val="ListParagraph"/>
            <w:widowControl/>
            <w:numPr>
              <w:numId w:val="18"/>
            </w:numPr>
            <w:spacing w:after="200" w:line="276" w:lineRule="auto"/>
            <w:ind w:left="720" w:hanging="360"/>
            <w:contextualSpacing/>
          </w:pPr>
        </w:pPrChange>
      </w:pPr>
      <w:r w:rsidRPr="00F33F3C">
        <w:rPr>
          <w:b/>
        </w:rPr>
        <w:t>Name:</w:t>
      </w:r>
      <w:r>
        <w:t xml:space="preserve"> </w:t>
      </w:r>
      <w:r w:rsidRPr="00CE78CC">
        <w:rPr>
          <w:i/>
          <w:color w:val="002060"/>
        </w:rPr>
        <w:t>Section USACE Building Section</w:t>
      </w:r>
    </w:p>
    <w:p w:rsidR="00FB7267" w:rsidRDefault="00FB7267" w:rsidP="00E42212">
      <w:pPr>
        <w:pStyle w:val="ListParagraph"/>
        <w:widowControl/>
        <w:numPr>
          <w:ilvl w:val="0"/>
          <w:numId w:val="36"/>
        </w:numPr>
        <w:spacing w:after="120"/>
        <w:contextualSpacing/>
        <w:pPrChange w:id="644" w:author="Johnson, David M ERDC-RDE-ITL-MS" w:date="2016-10-18T13:07:00Z">
          <w:pPr>
            <w:pStyle w:val="ListParagraph"/>
            <w:widowControl/>
            <w:numPr>
              <w:numId w:val="18"/>
            </w:numPr>
            <w:spacing w:after="200" w:line="276" w:lineRule="auto"/>
            <w:ind w:left="720" w:hanging="360"/>
            <w:contextualSpacing/>
          </w:pPr>
        </w:pPrChange>
      </w:pPr>
      <w:r>
        <w:rPr>
          <w:b/>
        </w:rPr>
        <w:t xml:space="preserve">Callout Tag: </w:t>
      </w:r>
      <w:r w:rsidRPr="00F33F3C">
        <w:rPr>
          <w:i/>
          <w:color w:val="002060"/>
        </w:rPr>
        <w:t>USACE Callout Head w 1/8" Corner Radius</w:t>
      </w:r>
    </w:p>
    <w:p w:rsidR="00FB7267" w:rsidRPr="00F33F3C" w:rsidRDefault="00FB7267" w:rsidP="00E42212">
      <w:pPr>
        <w:pStyle w:val="ListParagraph"/>
        <w:widowControl/>
        <w:numPr>
          <w:ilvl w:val="1"/>
          <w:numId w:val="36"/>
        </w:numPr>
        <w:spacing w:after="120"/>
        <w:contextualSpacing/>
        <w:pPrChange w:id="645" w:author="Johnson, David M ERDC-RDE-ITL-MS" w:date="2016-10-18T13:07:00Z">
          <w:pPr>
            <w:pStyle w:val="ListParagraph"/>
            <w:widowControl/>
            <w:numPr>
              <w:ilvl w:val="1"/>
              <w:numId w:val="18"/>
            </w:numPr>
            <w:spacing w:after="200" w:line="276" w:lineRule="auto"/>
            <w:ind w:left="1440" w:hanging="360"/>
            <w:contextualSpacing/>
          </w:pPr>
        </w:pPrChange>
      </w:pPr>
      <w:r>
        <w:rPr>
          <w:b/>
        </w:rPr>
        <w:t xml:space="preserve">Callout Head: </w:t>
      </w:r>
      <w:r w:rsidRPr="00F33F3C">
        <w:rPr>
          <w:i/>
          <w:color w:val="002060"/>
        </w:rPr>
        <w:t>Callout Head - w-Dash_NCS5 : Callout Head NCS</w:t>
      </w:r>
    </w:p>
    <w:p w:rsidR="00FB7267" w:rsidRPr="00F33F3C" w:rsidRDefault="00FB7267" w:rsidP="00E42212">
      <w:pPr>
        <w:pStyle w:val="ListParagraph"/>
        <w:widowControl/>
        <w:numPr>
          <w:ilvl w:val="1"/>
          <w:numId w:val="36"/>
        </w:numPr>
        <w:spacing w:after="120"/>
        <w:contextualSpacing/>
        <w:pPrChange w:id="646" w:author="Johnson, David M ERDC-RDE-ITL-MS" w:date="2016-10-18T13:07:00Z">
          <w:pPr>
            <w:pStyle w:val="ListParagraph"/>
            <w:widowControl/>
            <w:numPr>
              <w:ilvl w:val="1"/>
              <w:numId w:val="18"/>
            </w:numPr>
            <w:spacing w:after="200" w:line="276" w:lineRule="auto"/>
            <w:ind w:left="1440" w:hanging="360"/>
            <w:contextualSpacing/>
          </w:pPr>
        </w:pPrChange>
      </w:pPr>
      <w:r>
        <w:rPr>
          <w:b/>
        </w:rPr>
        <w:t>Corner Radius :</w:t>
      </w:r>
      <w:r>
        <w:t xml:space="preserve"> </w:t>
      </w:r>
      <w:r w:rsidRPr="00F33F3C">
        <w:rPr>
          <w:i/>
          <w:color w:val="002060"/>
        </w:rPr>
        <w:t>1.8”</w:t>
      </w:r>
    </w:p>
    <w:p w:rsidR="00FB7267" w:rsidRDefault="00FB7267" w:rsidP="00E42212">
      <w:pPr>
        <w:pStyle w:val="ListParagraph"/>
        <w:widowControl/>
        <w:numPr>
          <w:ilvl w:val="0"/>
          <w:numId w:val="36"/>
        </w:numPr>
        <w:spacing w:after="120"/>
        <w:contextualSpacing/>
        <w:pPrChange w:id="647" w:author="Johnson, David M ERDC-RDE-ITL-MS" w:date="2016-10-18T13:07:00Z">
          <w:pPr>
            <w:pStyle w:val="ListParagraph"/>
            <w:widowControl/>
            <w:numPr>
              <w:numId w:val="18"/>
            </w:numPr>
            <w:spacing w:after="200" w:line="276" w:lineRule="auto"/>
            <w:ind w:left="720" w:hanging="360"/>
            <w:contextualSpacing/>
          </w:pPr>
        </w:pPrChange>
      </w:pPr>
      <w:r>
        <w:rPr>
          <w:b/>
        </w:rPr>
        <w:t xml:space="preserve">Section Tag: </w:t>
      </w:r>
      <w:r w:rsidRPr="00F33F3C">
        <w:rPr>
          <w:i/>
          <w:color w:val="002060"/>
        </w:rPr>
        <w:t>Section Head - Filled, Section Tail – NCS</w:t>
      </w:r>
    </w:p>
    <w:p w:rsidR="00FB7267" w:rsidRDefault="00FB7267" w:rsidP="00E42212">
      <w:pPr>
        <w:pStyle w:val="ListParagraph"/>
        <w:widowControl/>
        <w:numPr>
          <w:ilvl w:val="1"/>
          <w:numId w:val="36"/>
        </w:numPr>
        <w:spacing w:after="120"/>
        <w:contextualSpacing/>
        <w:rPr>
          <w:i/>
          <w:color w:val="002060"/>
        </w:rPr>
        <w:pPrChange w:id="648" w:author="Johnson, David M ERDC-RDE-ITL-MS" w:date="2016-10-18T13:07:00Z">
          <w:pPr>
            <w:pStyle w:val="ListParagraph"/>
            <w:widowControl/>
            <w:numPr>
              <w:ilvl w:val="1"/>
              <w:numId w:val="18"/>
            </w:numPr>
            <w:spacing w:after="200" w:line="276" w:lineRule="auto"/>
            <w:ind w:left="1440" w:hanging="360"/>
            <w:contextualSpacing/>
          </w:pPr>
        </w:pPrChange>
      </w:pPr>
      <w:r w:rsidRPr="00F33F3C">
        <w:rPr>
          <w:b/>
        </w:rPr>
        <w:t>Section Head :</w:t>
      </w:r>
      <w:r>
        <w:t xml:space="preserve"> </w:t>
      </w:r>
      <w:r w:rsidRPr="00F33F3C">
        <w:rPr>
          <w:i/>
          <w:color w:val="002060"/>
        </w:rPr>
        <w:t>Section Head - Filled, Section Tail – NCS</w:t>
      </w:r>
    </w:p>
    <w:p w:rsidR="00FB7267" w:rsidRDefault="00FB7267" w:rsidP="00E42212">
      <w:pPr>
        <w:pStyle w:val="ListParagraph"/>
        <w:widowControl/>
        <w:numPr>
          <w:ilvl w:val="1"/>
          <w:numId w:val="36"/>
        </w:numPr>
        <w:spacing w:after="120"/>
        <w:contextualSpacing/>
        <w:pPrChange w:id="649" w:author="Johnson, David M ERDC-RDE-ITL-MS" w:date="2016-10-18T13:07:00Z">
          <w:pPr>
            <w:pStyle w:val="ListParagraph"/>
            <w:widowControl/>
            <w:numPr>
              <w:ilvl w:val="1"/>
              <w:numId w:val="18"/>
            </w:numPr>
            <w:spacing w:after="200" w:line="276" w:lineRule="auto"/>
            <w:ind w:left="1440" w:hanging="360"/>
            <w:contextualSpacing/>
          </w:pPr>
        </w:pPrChange>
      </w:pPr>
      <w:r w:rsidRPr="00DB51B2">
        <w:rPr>
          <w:b/>
        </w:rPr>
        <w:t>Section Tail :</w:t>
      </w:r>
      <w:r w:rsidRPr="00DB51B2">
        <w:rPr>
          <w:i/>
          <w:color w:val="002060"/>
        </w:rPr>
        <w:t xml:space="preserve"> Section Tail - Filled_NCS5 : 1/16" x 1/8"</w:t>
      </w:r>
    </w:p>
    <w:p w:rsidR="00FB7267" w:rsidRDefault="00FB7267" w:rsidP="008B22E1">
      <w:pPr>
        <w:pStyle w:val="Heading3"/>
        <w:pPrChange w:id="650" w:author="Johnson, David M ERDC-RDE-ITL-MS" w:date="2016-10-19T08:01:00Z">
          <w:pPr>
            <w:pStyle w:val="ListParagraph"/>
            <w:widowControl/>
            <w:numPr>
              <w:ilvl w:val="1"/>
              <w:numId w:val="18"/>
            </w:numPr>
            <w:spacing w:after="200" w:line="276" w:lineRule="auto"/>
            <w:ind w:left="1440" w:hanging="360"/>
            <w:contextualSpacing/>
          </w:pPr>
        </w:pPrChange>
      </w:pPr>
      <w:r>
        <w:t>Exterior Elevation Symbol:</w:t>
      </w:r>
    </w:p>
    <w:p w:rsidR="00FB7267" w:rsidRPr="0032717C" w:rsidRDefault="00FB7267" w:rsidP="00085087">
      <w:pPr>
        <w:pStyle w:val="ListParagraph"/>
        <w:widowControl/>
        <w:numPr>
          <w:ilvl w:val="0"/>
          <w:numId w:val="40"/>
        </w:numPr>
        <w:spacing w:after="120"/>
        <w:contextualSpacing/>
        <w:pPrChange w:id="651" w:author="Johnson, David M ERDC-RDE-ITL-MS" w:date="2016-10-18T13:18:00Z">
          <w:pPr>
            <w:pStyle w:val="ListParagraph"/>
            <w:widowControl/>
            <w:numPr>
              <w:numId w:val="18"/>
            </w:numPr>
            <w:spacing w:after="200" w:line="276" w:lineRule="auto"/>
            <w:ind w:left="720" w:hanging="360"/>
            <w:contextualSpacing/>
          </w:pPr>
        </w:pPrChange>
      </w:pPr>
      <w:r>
        <w:rPr>
          <w:b/>
        </w:rPr>
        <w:t xml:space="preserve">Family : </w:t>
      </w:r>
      <w:r w:rsidRPr="004854BF">
        <w:rPr>
          <w:i/>
          <w:color w:val="002060"/>
        </w:rPr>
        <w:t>System Family: Elevation</w:t>
      </w:r>
    </w:p>
    <w:p w:rsidR="00FB7267" w:rsidRPr="00FD4E43" w:rsidRDefault="00FB7267" w:rsidP="00085087">
      <w:pPr>
        <w:pStyle w:val="ListParagraph"/>
        <w:widowControl/>
        <w:numPr>
          <w:ilvl w:val="0"/>
          <w:numId w:val="40"/>
        </w:numPr>
        <w:spacing w:after="120"/>
        <w:contextualSpacing/>
        <w:pPrChange w:id="652" w:author="Johnson, David M ERDC-RDE-ITL-MS" w:date="2016-10-18T13:18:00Z">
          <w:pPr>
            <w:pStyle w:val="ListParagraph"/>
            <w:widowControl/>
            <w:numPr>
              <w:numId w:val="18"/>
            </w:numPr>
            <w:spacing w:after="200" w:line="276" w:lineRule="auto"/>
            <w:ind w:left="720" w:hanging="360"/>
            <w:contextualSpacing/>
          </w:pPr>
        </w:pPrChange>
      </w:pPr>
      <w:r>
        <w:rPr>
          <w:b/>
        </w:rPr>
        <w:t>Type :</w:t>
      </w:r>
      <w:r>
        <w:t xml:space="preserve">  </w:t>
      </w:r>
      <w:r w:rsidRPr="004854BF">
        <w:rPr>
          <w:i/>
          <w:color w:val="002060"/>
        </w:rPr>
        <w:t>USACE Exterior Building Elevation</w:t>
      </w:r>
    </w:p>
    <w:p w:rsidR="00FB7267" w:rsidRDefault="00FB7267" w:rsidP="00085087">
      <w:pPr>
        <w:pStyle w:val="ListParagraph"/>
        <w:widowControl/>
        <w:numPr>
          <w:ilvl w:val="0"/>
          <w:numId w:val="40"/>
        </w:numPr>
        <w:spacing w:after="120"/>
        <w:contextualSpacing/>
        <w:pPrChange w:id="653" w:author="Johnson, David M ERDC-RDE-ITL-MS" w:date="2016-10-18T13:18:00Z">
          <w:pPr>
            <w:pStyle w:val="ListParagraph"/>
            <w:widowControl/>
            <w:numPr>
              <w:numId w:val="18"/>
            </w:numPr>
            <w:spacing w:after="200" w:line="276" w:lineRule="auto"/>
            <w:ind w:left="720" w:hanging="360"/>
            <w:contextualSpacing/>
          </w:pPr>
        </w:pPrChange>
      </w:pPr>
      <w:r>
        <w:rPr>
          <w:b/>
        </w:rPr>
        <w:t>Type Parameters:</w:t>
      </w:r>
    </w:p>
    <w:p w:rsidR="00FB7267" w:rsidRDefault="00FB7267" w:rsidP="00085087">
      <w:pPr>
        <w:pStyle w:val="ListParagraph"/>
        <w:widowControl/>
        <w:numPr>
          <w:ilvl w:val="1"/>
          <w:numId w:val="40"/>
        </w:numPr>
        <w:spacing w:after="120"/>
        <w:contextualSpacing/>
        <w:pPrChange w:id="654" w:author="Johnson, David M ERDC-RDE-ITL-MS" w:date="2016-10-18T13:18:00Z">
          <w:pPr>
            <w:pStyle w:val="ListParagraph"/>
            <w:widowControl/>
            <w:numPr>
              <w:ilvl w:val="1"/>
              <w:numId w:val="18"/>
            </w:numPr>
            <w:spacing w:after="200" w:line="276" w:lineRule="auto"/>
            <w:ind w:left="1440" w:hanging="360"/>
            <w:contextualSpacing/>
          </w:pPr>
        </w:pPrChange>
      </w:pPr>
      <w:r w:rsidRPr="00FD4E43">
        <w:rPr>
          <w:b/>
          <w:i/>
        </w:rPr>
        <w:t>Graphics</w:t>
      </w:r>
      <w:r>
        <w:t>:</w:t>
      </w:r>
    </w:p>
    <w:p w:rsidR="00FB7267" w:rsidRDefault="00FB7267" w:rsidP="00085087">
      <w:pPr>
        <w:pStyle w:val="ListParagraph"/>
        <w:widowControl/>
        <w:numPr>
          <w:ilvl w:val="2"/>
          <w:numId w:val="40"/>
        </w:numPr>
        <w:spacing w:after="120"/>
        <w:contextualSpacing/>
        <w:pPrChange w:id="655" w:author="Johnson, David M ERDC-RDE-ITL-MS" w:date="2016-10-18T13:18:00Z">
          <w:pPr>
            <w:pStyle w:val="ListParagraph"/>
            <w:widowControl/>
            <w:numPr>
              <w:ilvl w:val="2"/>
              <w:numId w:val="18"/>
            </w:numPr>
            <w:spacing w:after="200" w:line="276" w:lineRule="auto"/>
            <w:ind w:left="2160" w:hanging="360"/>
            <w:contextualSpacing/>
          </w:pPr>
        </w:pPrChange>
      </w:pPr>
      <w:r>
        <w:t>Elevation Tag</w:t>
      </w:r>
      <w:r>
        <w:tab/>
      </w:r>
      <w:r>
        <w:tab/>
        <w:t>USACE Exterior Elevation</w:t>
      </w:r>
    </w:p>
    <w:p w:rsidR="00FB7267" w:rsidRPr="00FD4E43" w:rsidRDefault="00FB7267" w:rsidP="00085087">
      <w:pPr>
        <w:pStyle w:val="ListParagraph"/>
        <w:widowControl/>
        <w:numPr>
          <w:ilvl w:val="3"/>
          <w:numId w:val="40"/>
        </w:numPr>
        <w:spacing w:after="120"/>
        <w:contextualSpacing/>
        <w:rPr>
          <w:b/>
          <w:i/>
        </w:rPr>
        <w:pPrChange w:id="656" w:author="Johnson, David M ERDC-RDE-ITL-MS" w:date="2016-10-18T13:18:00Z">
          <w:pPr>
            <w:pStyle w:val="ListParagraph"/>
            <w:widowControl/>
            <w:numPr>
              <w:ilvl w:val="3"/>
              <w:numId w:val="18"/>
            </w:numPr>
            <w:spacing w:after="200" w:line="276" w:lineRule="auto"/>
            <w:ind w:left="2880" w:hanging="360"/>
            <w:contextualSpacing/>
          </w:pPr>
        </w:pPrChange>
      </w:pPr>
      <w:r w:rsidRPr="00FD4E43">
        <w:rPr>
          <w:b/>
          <w:i/>
        </w:rPr>
        <w:t>Type Properties</w:t>
      </w:r>
    </w:p>
    <w:p w:rsidR="00FB7267" w:rsidRDefault="00FB7267" w:rsidP="00085087">
      <w:pPr>
        <w:pStyle w:val="ListParagraph"/>
        <w:widowControl/>
        <w:numPr>
          <w:ilvl w:val="4"/>
          <w:numId w:val="40"/>
        </w:numPr>
        <w:spacing w:after="120"/>
        <w:contextualSpacing/>
        <w:pPrChange w:id="657" w:author="Johnson, David M ERDC-RDE-ITL-MS" w:date="2016-10-18T13:18:00Z">
          <w:pPr>
            <w:pStyle w:val="ListParagraph"/>
            <w:widowControl/>
            <w:numPr>
              <w:ilvl w:val="4"/>
              <w:numId w:val="18"/>
            </w:numPr>
            <w:spacing w:after="200" w:line="276" w:lineRule="auto"/>
            <w:ind w:left="3600" w:hanging="360"/>
            <w:contextualSpacing/>
          </w:pPr>
        </w:pPrChange>
      </w:pPr>
      <w:r w:rsidRPr="00FD4E43">
        <w:rPr>
          <w:b/>
        </w:rPr>
        <w:t>Family:</w:t>
      </w:r>
      <w:r>
        <w:tab/>
        <w:t xml:space="preserve"> System Family: Elevation Tag</w:t>
      </w:r>
    </w:p>
    <w:p w:rsidR="00FB7267" w:rsidRDefault="00FB7267" w:rsidP="00085087">
      <w:pPr>
        <w:pStyle w:val="ListParagraph"/>
        <w:widowControl/>
        <w:numPr>
          <w:ilvl w:val="4"/>
          <w:numId w:val="40"/>
        </w:numPr>
        <w:spacing w:after="120"/>
        <w:contextualSpacing/>
        <w:pPrChange w:id="658" w:author="Johnson, David M ERDC-RDE-ITL-MS" w:date="2016-10-18T13:18:00Z">
          <w:pPr>
            <w:pStyle w:val="ListParagraph"/>
            <w:widowControl/>
            <w:numPr>
              <w:ilvl w:val="4"/>
              <w:numId w:val="18"/>
            </w:numPr>
            <w:spacing w:after="200" w:line="276" w:lineRule="auto"/>
            <w:ind w:left="3600" w:hanging="360"/>
            <w:contextualSpacing/>
          </w:pPr>
        </w:pPrChange>
      </w:pPr>
      <w:r>
        <w:rPr>
          <w:b/>
        </w:rPr>
        <w:t xml:space="preserve">Type:  </w:t>
      </w:r>
      <w:r>
        <w:t>USACE Exterior Elevation</w:t>
      </w:r>
    </w:p>
    <w:p w:rsidR="00FB7267" w:rsidRDefault="00FB7267" w:rsidP="00085087">
      <w:pPr>
        <w:pStyle w:val="ListParagraph"/>
        <w:widowControl/>
        <w:numPr>
          <w:ilvl w:val="4"/>
          <w:numId w:val="40"/>
        </w:numPr>
        <w:spacing w:after="120"/>
        <w:contextualSpacing/>
        <w:pPrChange w:id="659" w:author="Johnson, David M ERDC-RDE-ITL-MS" w:date="2016-10-18T13:18:00Z">
          <w:pPr>
            <w:pStyle w:val="ListParagraph"/>
            <w:widowControl/>
            <w:numPr>
              <w:ilvl w:val="4"/>
              <w:numId w:val="18"/>
            </w:numPr>
            <w:spacing w:after="200" w:line="276" w:lineRule="auto"/>
            <w:ind w:left="3600" w:hanging="360"/>
            <w:contextualSpacing/>
          </w:pPr>
        </w:pPrChange>
      </w:pPr>
      <w:r>
        <w:rPr>
          <w:b/>
        </w:rPr>
        <w:t>Graphics:</w:t>
      </w:r>
      <w:r>
        <w:t xml:space="preserve">  </w:t>
      </w:r>
    </w:p>
    <w:p w:rsidR="00FB7267" w:rsidRDefault="00FB7267" w:rsidP="00085087">
      <w:pPr>
        <w:pStyle w:val="ListParagraph"/>
        <w:widowControl/>
        <w:numPr>
          <w:ilvl w:val="5"/>
          <w:numId w:val="40"/>
        </w:numPr>
        <w:spacing w:after="120"/>
        <w:contextualSpacing/>
        <w:pPrChange w:id="660" w:author="Johnson, David M ERDC-RDE-ITL-MS" w:date="2016-10-18T13:18:00Z">
          <w:pPr>
            <w:pStyle w:val="ListParagraph"/>
            <w:widowControl/>
            <w:numPr>
              <w:ilvl w:val="5"/>
              <w:numId w:val="18"/>
            </w:numPr>
            <w:spacing w:after="200" w:line="276" w:lineRule="auto"/>
            <w:ind w:left="4320" w:hanging="360"/>
            <w:contextualSpacing/>
          </w:pPr>
        </w:pPrChange>
      </w:pPr>
      <w:r>
        <w:t xml:space="preserve">Elevation Mark : </w:t>
      </w:r>
      <w:r w:rsidRPr="00812F21">
        <w:rPr>
          <w:i/>
          <w:color w:val="002060"/>
        </w:rPr>
        <w:t xml:space="preserve">Elevation Mark </w:t>
      </w:r>
      <w:proofErr w:type="spellStart"/>
      <w:r w:rsidRPr="00812F21">
        <w:rPr>
          <w:i/>
          <w:color w:val="002060"/>
        </w:rPr>
        <w:t>Body_Circle</w:t>
      </w:r>
      <w:proofErr w:type="spellEnd"/>
      <w:r w:rsidRPr="00812F21">
        <w:rPr>
          <w:i/>
          <w:color w:val="002060"/>
        </w:rPr>
        <w:t xml:space="preserve"> Exterior_NCS5 : Detail Number and View Name</w:t>
      </w:r>
    </w:p>
    <w:p w:rsidR="00FB7267" w:rsidRPr="00121676" w:rsidRDefault="00FB7267" w:rsidP="00085087">
      <w:pPr>
        <w:pStyle w:val="ListParagraph"/>
        <w:widowControl/>
        <w:numPr>
          <w:ilvl w:val="2"/>
          <w:numId w:val="40"/>
        </w:numPr>
        <w:spacing w:after="120"/>
        <w:contextualSpacing/>
        <w:pPrChange w:id="661" w:author="Johnson, David M ERDC-RDE-ITL-MS" w:date="2016-10-18T13:18:00Z">
          <w:pPr>
            <w:pStyle w:val="ListParagraph"/>
            <w:widowControl/>
            <w:numPr>
              <w:ilvl w:val="2"/>
              <w:numId w:val="18"/>
            </w:numPr>
            <w:spacing w:after="200" w:line="276" w:lineRule="auto"/>
            <w:ind w:left="2160" w:hanging="360"/>
            <w:contextualSpacing/>
          </w:pPr>
        </w:pPrChange>
      </w:pPr>
      <w:r>
        <w:t>Callout Tag</w:t>
      </w:r>
      <w:r>
        <w:tab/>
      </w:r>
      <w:r>
        <w:tab/>
      </w:r>
      <w:r w:rsidRPr="00812F21">
        <w:rPr>
          <w:i/>
          <w:color w:val="002060"/>
        </w:rPr>
        <w:t>USACE Callout Head w 1/8” Corner Radius NCS50</w:t>
      </w:r>
    </w:p>
    <w:p w:rsidR="00FB7267" w:rsidRPr="00121676" w:rsidRDefault="00FB7267" w:rsidP="00085087">
      <w:pPr>
        <w:pStyle w:val="ListParagraph"/>
        <w:widowControl/>
        <w:numPr>
          <w:ilvl w:val="3"/>
          <w:numId w:val="40"/>
        </w:numPr>
        <w:spacing w:after="120"/>
        <w:contextualSpacing/>
        <w:pPrChange w:id="662" w:author="Johnson, David M ERDC-RDE-ITL-MS" w:date="2016-10-18T13:18:00Z">
          <w:pPr>
            <w:pStyle w:val="ListParagraph"/>
            <w:widowControl/>
            <w:numPr>
              <w:ilvl w:val="3"/>
              <w:numId w:val="18"/>
            </w:numPr>
            <w:spacing w:after="200" w:line="276" w:lineRule="auto"/>
            <w:ind w:left="2880" w:hanging="360"/>
            <w:contextualSpacing/>
          </w:pPr>
        </w:pPrChange>
      </w:pPr>
      <w:r>
        <w:rPr>
          <w:b/>
          <w:i/>
          <w:color w:val="002060"/>
        </w:rPr>
        <w:t>Type Properties</w:t>
      </w:r>
    </w:p>
    <w:p w:rsidR="00FB7267" w:rsidRPr="00121676" w:rsidRDefault="00FB7267" w:rsidP="00085087">
      <w:pPr>
        <w:pStyle w:val="ListParagraph"/>
        <w:widowControl/>
        <w:numPr>
          <w:ilvl w:val="4"/>
          <w:numId w:val="40"/>
        </w:numPr>
        <w:spacing w:after="120"/>
        <w:contextualSpacing/>
        <w:pPrChange w:id="663" w:author="Johnson, David M ERDC-RDE-ITL-MS" w:date="2016-10-18T13:18:00Z">
          <w:pPr>
            <w:pStyle w:val="ListParagraph"/>
            <w:widowControl/>
            <w:numPr>
              <w:ilvl w:val="4"/>
              <w:numId w:val="18"/>
            </w:numPr>
            <w:spacing w:after="200" w:line="276" w:lineRule="auto"/>
            <w:ind w:left="3600" w:hanging="360"/>
            <w:contextualSpacing/>
          </w:pPr>
        </w:pPrChange>
      </w:pPr>
      <w:r>
        <w:rPr>
          <w:b/>
          <w:color w:val="002060"/>
        </w:rPr>
        <w:t xml:space="preserve">Family: </w:t>
      </w:r>
      <w:r w:rsidRPr="00121676">
        <w:rPr>
          <w:i/>
          <w:color w:val="002060"/>
        </w:rPr>
        <w:t>System Family: Callout Tag</w:t>
      </w:r>
    </w:p>
    <w:p w:rsidR="00FB7267" w:rsidRDefault="00FB7267" w:rsidP="00085087">
      <w:pPr>
        <w:pStyle w:val="ListParagraph"/>
        <w:widowControl/>
        <w:numPr>
          <w:ilvl w:val="4"/>
          <w:numId w:val="40"/>
        </w:numPr>
        <w:spacing w:after="120"/>
        <w:contextualSpacing/>
        <w:pPrChange w:id="664" w:author="Johnson, David M ERDC-RDE-ITL-MS" w:date="2016-10-18T13:18:00Z">
          <w:pPr>
            <w:pStyle w:val="ListParagraph"/>
            <w:widowControl/>
            <w:numPr>
              <w:ilvl w:val="4"/>
              <w:numId w:val="18"/>
            </w:numPr>
            <w:spacing w:after="200" w:line="276" w:lineRule="auto"/>
            <w:ind w:left="3600" w:hanging="360"/>
            <w:contextualSpacing/>
          </w:pPr>
        </w:pPrChange>
      </w:pPr>
      <w:r>
        <w:rPr>
          <w:b/>
          <w:color w:val="002060"/>
        </w:rPr>
        <w:t>Type:</w:t>
      </w:r>
      <w:r>
        <w:t xml:space="preserve">  </w:t>
      </w:r>
      <w:r w:rsidRPr="00121676">
        <w:rPr>
          <w:i/>
          <w:color w:val="002060"/>
        </w:rPr>
        <w:t>USACE Callout Head w 1/8" Corner Radius NCS50</w:t>
      </w:r>
    </w:p>
    <w:p w:rsidR="00FB7267" w:rsidRDefault="00FB7267" w:rsidP="00085087">
      <w:pPr>
        <w:pStyle w:val="ListParagraph"/>
        <w:widowControl/>
        <w:numPr>
          <w:ilvl w:val="4"/>
          <w:numId w:val="40"/>
        </w:numPr>
        <w:spacing w:after="120"/>
        <w:contextualSpacing/>
        <w:pPrChange w:id="665" w:author="Johnson, David M ERDC-RDE-ITL-MS" w:date="2016-10-18T13:18:00Z">
          <w:pPr>
            <w:pStyle w:val="ListParagraph"/>
            <w:widowControl/>
            <w:numPr>
              <w:ilvl w:val="4"/>
              <w:numId w:val="18"/>
            </w:numPr>
            <w:spacing w:after="200" w:line="276" w:lineRule="auto"/>
            <w:ind w:left="3600" w:hanging="360"/>
            <w:contextualSpacing/>
          </w:pPr>
        </w:pPrChange>
      </w:pPr>
      <w:r>
        <w:rPr>
          <w:b/>
          <w:color w:val="002060"/>
        </w:rPr>
        <w:t>Graphics:</w:t>
      </w:r>
    </w:p>
    <w:p w:rsidR="00FB7267" w:rsidRDefault="00FB7267" w:rsidP="00085087">
      <w:pPr>
        <w:pStyle w:val="ListParagraph"/>
        <w:widowControl/>
        <w:numPr>
          <w:ilvl w:val="5"/>
          <w:numId w:val="40"/>
        </w:numPr>
        <w:spacing w:after="120"/>
        <w:contextualSpacing/>
        <w:pPrChange w:id="666" w:author="Johnson, David M ERDC-RDE-ITL-MS" w:date="2016-10-18T13:18:00Z">
          <w:pPr>
            <w:pStyle w:val="ListParagraph"/>
            <w:widowControl/>
            <w:numPr>
              <w:ilvl w:val="5"/>
              <w:numId w:val="18"/>
            </w:numPr>
            <w:spacing w:after="200" w:line="276" w:lineRule="auto"/>
            <w:ind w:left="4320" w:hanging="360"/>
            <w:contextualSpacing/>
          </w:pPr>
        </w:pPrChange>
      </w:pPr>
      <w:r>
        <w:t>Callout Head :</w:t>
      </w:r>
      <w:r>
        <w:tab/>
      </w:r>
      <w:r w:rsidRPr="00121676">
        <w:rPr>
          <w:i/>
          <w:color w:val="002060"/>
        </w:rPr>
        <w:t>Callout Head - w-Dash_NCS5 : Callout Head NCS</w:t>
      </w:r>
    </w:p>
    <w:p w:rsidR="00FB7267" w:rsidRDefault="00FB7267" w:rsidP="00085087">
      <w:pPr>
        <w:pStyle w:val="ListParagraph"/>
        <w:widowControl/>
        <w:numPr>
          <w:ilvl w:val="5"/>
          <w:numId w:val="40"/>
        </w:numPr>
        <w:spacing w:after="120"/>
        <w:contextualSpacing/>
        <w:pPrChange w:id="667" w:author="Johnson, David M ERDC-RDE-ITL-MS" w:date="2016-10-18T13:18:00Z">
          <w:pPr>
            <w:pStyle w:val="ListParagraph"/>
            <w:widowControl/>
            <w:numPr>
              <w:ilvl w:val="5"/>
              <w:numId w:val="18"/>
            </w:numPr>
            <w:spacing w:after="200" w:line="276" w:lineRule="auto"/>
            <w:ind w:left="4320" w:hanging="360"/>
            <w:contextualSpacing/>
          </w:pPr>
        </w:pPrChange>
      </w:pPr>
      <w:r>
        <w:t xml:space="preserve">Corner Radius : </w:t>
      </w:r>
      <w:r w:rsidRPr="00121676">
        <w:rPr>
          <w:i/>
          <w:color w:val="002060"/>
        </w:rPr>
        <w:t>1/8”</w:t>
      </w:r>
    </w:p>
    <w:p w:rsidR="00FB7267" w:rsidRDefault="00FB7267" w:rsidP="00085087">
      <w:pPr>
        <w:pStyle w:val="ListParagraph"/>
        <w:widowControl/>
        <w:numPr>
          <w:ilvl w:val="2"/>
          <w:numId w:val="40"/>
        </w:numPr>
        <w:spacing w:after="120"/>
        <w:contextualSpacing/>
        <w:pPrChange w:id="668" w:author="Johnson, David M ERDC-RDE-ITL-MS" w:date="2016-10-18T13:18:00Z">
          <w:pPr>
            <w:pStyle w:val="ListParagraph"/>
            <w:widowControl/>
            <w:numPr>
              <w:ilvl w:val="2"/>
              <w:numId w:val="18"/>
            </w:numPr>
            <w:spacing w:after="200" w:line="276" w:lineRule="auto"/>
            <w:ind w:left="2160" w:hanging="360"/>
            <w:contextualSpacing/>
          </w:pPr>
        </w:pPrChange>
      </w:pPr>
      <w:r>
        <w:t>Reference Label</w:t>
      </w:r>
      <w:r>
        <w:tab/>
      </w:r>
      <w:r>
        <w:tab/>
      </w:r>
      <w:r w:rsidRPr="00812F21">
        <w:rPr>
          <w:i/>
          <w:color w:val="002060"/>
        </w:rPr>
        <w:t>Sim</w:t>
      </w:r>
    </w:p>
    <w:p w:rsidR="00FB7267" w:rsidRPr="00FD4E43" w:rsidRDefault="00FB7267" w:rsidP="00085087">
      <w:pPr>
        <w:pStyle w:val="ListParagraph"/>
        <w:widowControl/>
        <w:numPr>
          <w:ilvl w:val="1"/>
          <w:numId w:val="40"/>
        </w:numPr>
        <w:spacing w:after="120"/>
        <w:contextualSpacing/>
        <w:rPr>
          <w:b/>
          <w:i/>
        </w:rPr>
        <w:pPrChange w:id="669" w:author="Johnson, David M ERDC-RDE-ITL-MS" w:date="2016-10-18T13:18:00Z">
          <w:pPr>
            <w:pStyle w:val="ListParagraph"/>
            <w:widowControl/>
            <w:numPr>
              <w:ilvl w:val="1"/>
              <w:numId w:val="18"/>
            </w:numPr>
            <w:spacing w:after="200" w:line="276" w:lineRule="auto"/>
            <w:ind w:left="1440" w:hanging="360"/>
            <w:contextualSpacing/>
          </w:pPr>
        </w:pPrChange>
      </w:pPr>
      <w:r w:rsidRPr="00FD4E43">
        <w:rPr>
          <w:b/>
          <w:i/>
        </w:rPr>
        <w:t>Identity Data</w:t>
      </w:r>
    </w:p>
    <w:p w:rsidR="00FB7267" w:rsidRDefault="00FB7267" w:rsidP="00085087">
      <w:pPr>
        <w:pStyle w:val="ListParagraph"/>
        <w:widowControl/>
        <w:numPr>
          <w:ilvl w:val="2"/>
          <w:numId w:val="40"/>
        </w:numPr>
        <w:spacing w:after="120"/>
        <w:contextualSpacing/>
        <w:pPrChange w:id="670" w:author="Johnson, David M ERDC-RDE-ITL-MS" w:date="2016-10-18T13:18:00Z">
          <w:pPr>
            <w:pStyle w:val="ListParagraph"/>
            <w:widowControl/>
            <w:numPr>
              <w:ilvl w:val="2"/>
              <w:numId w:val="18"/>
            </w:numPr>
            <w:spacing w:after="200" w:line="276" w:lineRule="auto"/>
            <w:ind w:left="2160" w:hanging="360"/>
            <w:contextualSpacing/>
          </w:pPr>
        </w:pPrChange>
      </w:pPr>
      <w:r>
        <w:t>View Template Applied to new views</w:t>
      </w:r>
      <w:r>
        <w:tab/>
      </w:r>
      <w:r>
        <w:tab/>
        <w:t>None</w:t>
      </w:r>
    </w:p>
    <w:p w:rsidR="00FB7267" w:rsidRPr="0032717C" w:rsidRDefault="00FB7267" w:rsidP="00FB7267">
      <w:pPr>
        <w:pStyle w:val="ListParagraph"/>
        <w:ind w:left="2160"/>
      </w:pPr>
    </w:p>
    <w:p w:rsidR="00FB7267" w:rsidRDefault="00FB7267" w:rsidP="008B22E1">
      <w:pPr>
        <w:pStyle w:val="Heading3"/>
        <w:pPrChange w:id="671" w:author="Johnson, David M ERDC-RDE-ITL-MS" w:date="2016-10-19T08:01:00Z">
          <w:pPr>
            <w:pStyle w:val="ListParagraph"/>
            <w:widowControl/>
            <w:numPr>
              <w:ilvl w:val="2"/>
              <w:numId w:val="18"/>
            </w:numPr>
            <w:spacing w:after="200" w:line="276" w:lineRule="auto"/>
            <w:ind w:left="2160" w:hanging="360"/>
            <w:contextualSpacing/>
          </w:pPr>
        </w:pPrChange>
      </w:pPr>
      <w:r>
        <w:t>Interior Elevation Symbol:</w:t>
      </w:r>
    </w:p>
    <w:p w:rsidR="00FB7267" w:rsidRPr="0032717C" w:rsidRDefault="00FB7267">
      <w:pPr>
        <w:pStyle w:val="ListParagraph"/>
        <w:widowControl/>
        <w:numPr>
          <w:ilvl w:val="0"/>
          <w:numId w:val="34"/>
        </w:numPr>
        <w:spacing w:after="200" w:line="276" w:lineRule="auto"/>
        <w:contextualSpacing/>
        <w:pPrChange w:id="672" w:author="Johnson, David M ERDC-RDE-ITL-MS" w:date="2016-10-17T16:53:00Z">
          <w:pPr>
            <w:pStyle w:val="ListParagraph"/>
            <w:widowControl/>
            <w:numPr>
              <w:numId w:val="18"/>
            </w:numPr>
            <w:spacing w:after="200" w:line="276" w:lineRule="auto"/>
            <w:ind w:left="720" w:hanging="360"/>
            <w:contextualSpacing/>
          </w:pPr>
        </w:pPrChange>
      </w:pPr>
      <w:r>
        <w:rPr>
          <w:b/>
        </w:rPr>
        <w:t xml:space="preserve">Family : </w:t>
      </w:r>
      <w:r w:rsidRPr="004854BF">
        <w:rPr>
          <w:i/>
          <w:color w:val="002060"/>
        </w:rPr>
        <w:t>System Family: Elevation</w:t>
      </w:r>
    </w:p>
    <w:p w:rsidR="00FB7267" w:rsidRPr="00FD4E43" w:rsidRDefault="00FB7267">
      <w:pPr>
        <w:pStyle w:val="ListParagraph"/>
        <w:widowControl/>
        <w:numPr>
          <w:ilvl w:val="0"/>
          <w:numId w:val="34"/>
        </w:numPr>
        <w:spacing w:after="200" w:line="276" w:lineRule="auto"/>
        <w:contextualSpacing/>
        <w:pPrChange w:id="673" w:author="Johnson, David M ERDC-RDE-ITL-MS" w:date="2016-10-17T16:53:00Z">
          <w:pPr>
            <w:pStyle w:val="ListParagraph"/>
            <w:widowControl/>
            <w:numPr>
              <w:numId w:val="18"/>
            </w:numPr>
            <w:spacing w:after="200" w:line="276" w:lineRule="auto"/>
            <w:ind w:left="720" w:hanging="360"/>
            <w:contextualSpacing/>
          </w:pPr>
        </w:pPrChange>
      </w:pPr>
      <w:r>
        <w:rPr>
          <w:b/>
        </w:rPr>
        <w:t>Type :</w:t>
      </w:r>
      <w:r>
        <w:t xml:space="preserve">  </w:t>
      </w:r>
      <w:r w:rsidRPr="004854BF">
        <w:rPr>
          <w:i/>
          <w:color w:val="002060"/>
        </w:rPr>
        <w:t xml:space="preserve">USACE </w:t>
      </w:r>
      <w:r>
        <w:rPr>
          <w:i/>
          <w:color w:val="002060"/>
        </w:rPr>
        <w:t>In</w:t>
      </w:r>
      <w:r w:rsidRPr="004854BF">
        <w:rPr>
          <w:i/>
          <w:color w:val="002060"/>
        </w:rPr>
        <w:t>terior Building Elevation</w:t>
      </w:r>
    </w:p>
    <w:p w:rsidR="00FB7267" w:rsidRDefault="00FB7267">
      <w:pPr>
        <w:pStyle w:val="ListParagraph"/>
        <w:widowControl/>
        <w:numPr>
          <w:ilvl w:val="0"/>
          <w:numId w:val="34"/>
        </w:numPr>
        <w:spacing w:after="200" w:line="276" w:lineRule="auto"/>
        <w:contextualSpacing/>
        <w:pPrChange w:id="674" w:author="Johnson, David M ERDC-RDE-ITL-MS" w:date="2016-10-17T16:53:00Z">
          <w:pPr>
            <w:pStyle w:val="ListParagraph"/>
            <w:widowControl/>
            <w:numPr>
              <w:numId w:val="18"/>
            </w:numPr>
            <w:spacing w:after="200" w:line="276" w:lineRule="auto"/>
            <w:ind w:left="720" w:hanging="360"/>
            <w:contextualSpacing/>
          </w:pPr>
        </w:pPrChange>
      </w:pPr>
      <w:r>
        <w:rPr>
          <w:b/>
        </w:rPr>
        <w:t>Type Parameters:</w:t>
      </w:r>
    </w:p>
    <w:p w:rsidR="00FB7267" w:rsidRDefault="00FB7267">
      <w:pPr>
        <w:pStyle w:val="ListParagraph"/>
        <w:widowControl/>
        <w:numPr>
          <w:ilvl w:val="1"/>
          <w:numId w:val="34"/>
        </w:numPr>
        <w:spacing w:after="200" w:line="276" w:lineRule="auto"/>
        <w:contextualSpacing/>
        <w:pPrChange w:id="675" w:author="Johnson, David M ERDC-RDE-ITL-MS" w:date="2016-10-17T16:53:00Z">
          <w:pPr>
            <w:pStyle w:val="ListParagraph"/>
            <w:widowControl/>
            <w:numPr>
              <w:ilvl w:val="1"/>
              <w:numId w:val="18"/>
            </w:numPr>
            <w:spacing w:after="200" w:line="276" w:lineRule="auto"/>
            <w:ind w:left="1440" w:hanging="360"/>
            <w:contextualSpacing/>
          </w:pPr>
        </w:pPrChange>
      </w:pPr>
      <w:r w:rsidRPr="00FD4E43">
        <w:rPr>
          <w:b/>
          <w:i/>
        </w:rPr>
        <w:t>Graphics</w:t>
      </w:r>
      <w:r>
        <w:t>:</w:t>
      </w:r>
    </w:p>
    <w:p w:rsidR="00FB7267" w:rsidRDefault="00FB7267">
      <w:pPr>
        <w:pStyle w:val="ListParagraph"/>
        <w:widowControl/>
        <w:numPr>
          <w:ilvl w:val="2"/>
          <w:numId w:val="34"/>
        </w:numPr>
        <w:spacing w:after="200" w:line="276" w:lineRule="auto"/>
        <w:contextualSpacing/>
        <w:pPrChange w:id="676" w:author="Johnson, David M ERDC-RDE-ITL-MS" w:date="2016-10-17T16:53:00Z">
          <w:pPr>
            <w:pStyle w:val="ListParagraph"/>
            <w:widowControl/>
            <w:numPr>
              <w:ilvl w:val="2"/>
              <w:numId w:val="18"/>
            </w:numPr>
            <w:spacing w:after="200" w:line="276" w:lineRule="auto"/>
            <w:ind w:left="2160" w:hanging="360"/>
            <w:contextualSpacing/>
          </w:pPr>
        </w:pPrChange>
      </w:pPr>
      <w:r>
        <w:t>Elevation Tag</w:t>
      </w:r>
      <w:r>
        <w:tab/>
      </w:r>
      <w:r>
        <w:tab/>
      </w:r>
      <w:r w:rsidRPr="00826061">
        <w:rPr>
          <w:i/>
          <w:color w:val="002060"/>
        </w:rPr>
        <w:t>USACE Interior Elevation 5/8"</w:t>
      </w:r>
    </w:p>
    <w:p w:rsidR="00FB7267" w:rsidRPr="00FD4E43" w:rsidRDefault="00FB7267">
      <w:pPr>
        <w:pStyle w:val="ListParagraph"/>
        <w:widowControl/>
        <w:numPr>
          <w:ilvl w:val="3"/>
          <w:numId w:val="34"/>
        </w:numPr>
        <w:spacing w:after="200" w:line="276" w:lineRule="auto"/>
        <w:contextualSpacing/>
        <w:rPr>
          <w:b/>
          <w:i/>
        </w:rPr>
        <w:pPrChange w:id="677" w:author="Johnson, David M ERDC-RDE-ITL-MS" w:date="2016-10-17T16:53:00Z">
          <w:pPr>
            <w:pStyle w:val="ListParagraph"/>
            <w:widowControl/>
            <w:numPr>
              <w:ilvl w:val="3"/>
              <w:numId w:val="18"/>
            </w:numPr>
            <w:spacing w:after="200" w:line="276" w:lineRule="auto"/>
            <w:ind w:left="2880" w:hanging="360"/>
            <w:contextualSpacing/>
          </w:pPr>
        </w:pPrChange>
      </w:pPr>
      <w:r w:rsidRPr="00FD4E43">
        <w:rPr>
          <w:b/>
          <w:i/>
        </w:rPr>
        <w:t>Type Properties</w:t>
      </w:r>
    </w:p>
    <w:p w:rsidR="00FB7267" w:rsidRDefault="00FB7267">
      <w:pPr>
        <w:pStyle w:val="ListParagraph"/>
        <w:widowControl/>
        <w:numPr>
          <w:ilvl w:val="4"/>
          <w:numId w:val="34"/>
        </w:numPr>
        <w:spacing w:after="200" w:line="276" w:lineRule="auto"/>
        <w:contextualSpacing/>
        <w:pPrChange w:id="678" w:author="Johnson, David M ERDC-RDE-ITL-MS" w:date="2016-10-17T16:53:00Z">
          <w:pPr>
            <w:pStyle w:val="ListParagraph"/>
            <w:widowControl/>
            <w:numPr>
              <w:ilvl w:val="4"/>
              <w:numId w:val="18"/>
            </w:numPr>
            <w:spacing w:after="200" w:line="276" w:lineRule="auto"/>
            <w:ind w:left="3600" w:hanging="360"/>
            <w:contextualSpacing/>
          </w:pPr>
        </w:pPrChange>
      </w:pPr>
      <w:r w:rsidRPr="00FD4E43">
        <w:rPr>
          <w:b/>
        </w:rPr>
        <w:t>Family:</w:t>
      </w:r>
      <w:r>
        <w:tab/>
        <w:t xml:space="preserve"> </w:t>
      </w:r>
      <w:r w:rsidRPr="00826061">
        <w:rPr>
          <w:i/>
          <w:color w:val="002060"/>
        </w:rPr>
        <w:t>System Family: Elevation Tag</w:t>
      </w:r>
    </w:p>
    <w:p w:rsidR="00FB7267" w:rsidRDefault="00FB7267">
      <w:pPr>
        <w:pStyle w:val="ListParagraph"/>
        <w:widowControl/>
        <w:numPr>
          <w:ilvl w:val="4"/>
          <w:numId w:val="34"/>
        </w:numPr>
        <w:spacing w:after="200" w:line="276" w:lineRule="auto"/>
        <w:contextualSpacing/>
        <w:pPrChange w:id="679" w:author="Johnson, David M ERDC-RDE-ITL-MS" w:date="2016-10-17T16:53:00Z">
          <w:pPr>
            <w:pStyle w:val="ListParagraph"/>
            <w:widowControl/>
            <w:numPr>
              <w:ilvl w:val="4"/>
              <w:numId w:val="18"/>
            </w:numPr>
            <w:spacing w:after="200" w:line="276" w:lineRule="auto"/>
            <w:ind w:left="3600" w:hanging="360"/>
            <w:contextualSpacing/>
          </w:pPr>
        </w:pPrChange>
      </w:pPr>
      <w:r>
        <w:rPr>
          <w:b/>
        </w:rPr>
        <w:t xml:space="preserve">Type:  </w:t>
      </w:r>
      <w:r w:rsidRPr="00826061">
        <w:rPr>
          <w:i/>
          <w:color w:val="002060"/>
        </w:rPr>
        <w:t xml:space="preserve">USACE </w:t>
      </w:r>
      <w:r>
        <w:rPr>
          <w:i/>
          <w:color w:val="002060"/>
        </w:rPr>
        <w:t>In</w:t>
      </w:r>
      <w:r w:rsidRPr="00826061">
        <w:rPr>
          <w:i/>
          <w:color w:val="002060"/>
        </w:rPr>
        <w:t>terior Elevation</w:t>
      </w:r>
      <w:r>
        <w:rPr>
          <w:i/>
          <w:color w:val="002060"/>
        </w:rPr>
        <w:t xml:space="preserve"> 5/8”</w:t>
      </w:r>
    </w:p>
    <w:p w:rsidR="00FB7267" w:rsidRDefault="00FB7267">
      <w:pPr>
        <w:pStyle w:val="ListParagraph"/>
        <w:widowControl/>
        <w:numPr>
          <w:ilvl w:val="4"/>
          <w:numId w:val="34"/>
        </w:numPr>
        <w:spacing w:after="200" w:line="276" w:lineRule="auto"/>
        <w:contextualSpacing/>
        <w:pPrChange w:id="680" w:author="Johnson, David M ERDC-RDE-ITL-MS" w:date="2016-10-17T16:53:00Z">
          <w:pPr>
            <w:pStyle w:val="ListParagraph"/>
            <w:widowControl/>
            <w:numPr>
              <w:ilvl w:val="4"/>
              <w:numId w:val="18"/>
            </w:numPr>
            <w:spacing w:after="200" w:line="276" w:lineRule="auto"/>
            <w:ind w:left="3600" w:hanging="360"/>
            <w:contextualSpacing/>
          </w:pPr>
        </w:pPrChange>
      </w:pPr>
      <w:r>
        <w:rPr>
          <w:b/>
        </w:rPr>
        <w:t>Graphics:</w:t>
      </w:r>
      <w:r>
        <w:t xml:space="preserve">  </w:t>
      </w:r>
    </w:p>
    <w:p w:rsidR="00FB7267" w:rsidRDefault="00FB7267">
      <w:pPr>
        <w:pStyle w:val="ListParagraph"/>
        <w:widowControl/>
        <w:numPr>
          <w:ilvl w:val="5"/>
          <w:numId w:val="34"/>
        </w:numPr>
        <w:spacing w:after="200" w:line="276" w:lineRule="auto"/>
        <w:contextualSpacing/>
        <w:pPrChange w:id="681" w:author="Johnson, David M ERDC-RDE-ITL-MS" w:date="2016-10-17T16:53:00Z">
          <w:pPr>
            <w:pStyle w:val="ListParagraph"/>
            <w:widowControl/>
            <w:numPr>
              <w:ilvl w:val="5"/>
              <w:numId w:val="18"/>
            </w:numPr>
            <w:spacing w:after="200" w:line="276" w:lineRule="auto"/>
            <w:ind w:left="4320" w:hanging="360"/>
            <w:contextualSpacing/>
          </w:pPr>
        </w:pPrChange>
      </w:pPr>
      <w:r>
        <w:t xml:space="preserve">Elevation Mark : </w:t>
      </w:r>
      <w:r w:rsidRPr="009E130D">
        <w:rPr>
          <w:i/>
          <w:color w:val="002060"/>
        </w:rPr>
        <w:t>Elevation Mark Body_Circle_NCS5 : Filled Arrow and View Name</w:t>
      </w:r>
    </w:p>
    <w:p w:rsidR="00FB7267" w:rsidRPr="00121676" w:rsidRDefault="00FB7267">
      <w:pPr>
        <w:pStyle w:val="ListParagraph"/>
        <w:widowControl/>
        <w:numPr>
          <w:ilvl w:val="2"/>
          <w:numId w:val="34"/>
        </w:numPr>
        <w:spacing w:after="200" w:line="276" w:lineRule="auto"/>
        <w:contextualSpacing/>
        <w:pPrChange w:id="682" w:author="Johnson, David M ERDC-RDE-ITL-MS" w:date="2016-10-17T16:53:00Z">
          <w:pPr>
            <w:pStyle w:val="ListParagraph"/>
            <w:widowControl/>
            <w:numPr>
              <w:ilvl w:val="2"/>
              <w:numId w:val="18"/>
            </w:numPr>
            <w:spacing w:after="200" w:line="276" w:lineRule="auto"/>
            <w:ind w:left="2160" w:hanging="360"/>
            <w:contextualSpacing/>
          </w:pPr>
        </w:pPrChange>
      </w:pPr>
      <w:r>
        <w:t>Callout Tag</w:t>
      </w:r>
      <w:r>
        <w:tab/>
      </w:r>
      <w:r>
        <w:tab/>
      </w:r>
      <w:r w:rsidRPr="009E130D">
        <w:rPr>
          <w:i/>
          <w:color w:val="002060"/>
        </w:rPr>
        <w:t>USACE Callout Head w 1/8" Corner Radius</w:t>
      </w:r>
    </w:p>
    <w:p w:rsidR="00FB7267" w:rsidRPr="00121676" w:rsidRDefault="00FB7267">
      <w:pPr>
        <w:pStyle w:val="ListParagraph"/>
        <w:widowControl/>
        <w:numPr>
          <w:ilvl w:val="3"/>
          <w:numId w:val="34"/>
        </w:numPr>
        <w:spacing w:after="200" w:line="276" w:lineRule="auto"/>
        <w:contextualSpacing/>
        <w:pPrChange w:id="683" w:author="Johnson, David M ERDC-RDE-ITL-MS" w:date="2016-10-17T16:53:00Z">
          <w:pPr>
            <w:pStyle w:val="ListParagraph"/>
            <w:widowControl/>
            <w:numPr>
              <w:ilvl w:val="3"/>
              <w:numId w:val="18"/>
            </w:numPr>
            <w:spacing w:after="200" w:line="276" w:lineRule="auto"/>
            <w:ind w:left="2880" w:hanging="360"/>
            <w:contextualSpacing/>
          </w:pPr>
        </w:pPrChange>
      </w:pPr>
      <w:r>
        <w:rPr>
          <w:b/>
          <w:i/>
          <w:color w:val="002060"/>
        </w:rPr>
        <w:t>Type Properties</w:t>
      </w:r>
    </w:p>
    <w:p w:rsidR="00FB7267" w:rsidRPr="00121676" w:rsidRDefault="00FB7267">
      <w:pPr>
        <w:pStyle w:val="ListParagraph"/>
        <w:widowControl/>
        <w:numPr>
          <w:ilvl w:val="4"/>
          <w:numId w:val="34"/>
        </w:numPr>
        <w:spacing w:after="200" w:line="276" w:lineRule="auto"/>
        <w:contextualSpacing/>
        <w:pPrChange w:id="684" w:author="Johnson, David M ERDC-RDE-ITL-MS" w:date="2016-10-17T16:53:00Z">
          <w:pPr>
            <w:pStyle w:val="ListParagraph"/>
            <w:widowControl/>
            <w:numPr>
              <w:ilvl w:val="4"/>
              <w:numId w:val="18"/>
            </w:numPr>
            <w:spacing w:after="200" w:line="276" w:lineRule="auto"/>
            <w:ind w:left="3600" w:hanging="360"/>
            <w:contextualSpacing/>
          </w:pPr>
        </w:pPrChange>
      </w:pPr>
      <w:r>
        <w:rPr>
          <w:b/>
          <w:color w:val="002060"/>
        </w:rPr>
        <w:t xml:space="preserve">Family: </w:t>
      </w:r>
      <w:r w:rsidRPr="00121676">
        <w:rPr>
          <w:i/>
          <w:color w:val="002060"/>
        </w:rPr>
        <w:t>System Family: Callout Tag</w:t>
      </w:r>
    </w:p>
    <w:p w:rsidR="00FB7267" w:rsidRDefault="00FB7267">
      <w:pPr>
        <w:pStyle w:val="ListParagraph"/>
        <w:widowControl/>
        <w:numPr>
          <w:ilvl w:val="4"/>
          <w:numId w:val="34"/>
        </w:numPr>
        <w:spacing w:after="200" w:line="276" w:lineRule="auto"/>
        <w:contextualSpacing/>
        <w:pPrChange w:id="685" w:author="Johnson, David M ERDC-RDE-ITL-MS" w:date="2016-10-17T16:53:00Z">
          <w:pPr>
            <w:pStyle w:val="ListParagraph"/>
            <w:widowControl/>
            <w:numPr>
              <w:ilvl w:val="4"/>
              <w:numId w:val="18"/>
            </w:numPr>
            <w:spacing w:after="200" w:line="276" w:lineRule="auto"/>
            <w:ind w:left="3600" w:hanging="360"/>
            <w:contextualSpacing/>
          </w:pPr>
        </w:pPrChange>
      </w:pPr>
      <w:r>
        <w:rPr>
          <w:b/>
          <w:color w:val="002060"/>
        </w:rPr>
        <w:t>Type:</w:t>
      </w:r>
      <w:r>
        <w:t xml:space="preserve">  </w:t>
      </w:r>
      <w:r w:rsidRPr="009E130D">
        <w:rPr>
          <w:i/>
          <w:color w:val="002060"/>
        </w:rPr>
        <w:t>USACE Callout Head w 1/8" Corner Radius NCS50</w:t>
      </w:r>
    </w:p>
    <w:p w:rsidR="00FB7267" w:rsidRDefault="00FB7267">
      <w:pPr>
        <w:pStyle w:val="ListParagraph"/>
        <w:widowControl/>
        <w:numPr>
          <w:ilvl w:val="4"/>
          <w:numId w:val="34"/>
        </w:numPr>
        <w:spacing w:after="200" w:line="276" w:lineRule="auto"/>
        <w:contextualSpacing/>
        <w:pPrChange w:id="686" w:author="Johnson, David M ERDC-RDE-ITL-MS" w:date="2016-10-17T16:53:00Z">
          <w:pPr>
            <w:pStyle w:val="ListParagraph"/>
            <w:widowControl/>
            <w:numPr>
              <w:ilvl w:val="4"/>
              <w:numId w:val="18"/>
            </w:numPr>
            <w:spacing w:after="200" w:line="276" w:lineRule="auto"/>
            <w:ind w:left="3600" w:hanging="360"/>
            <w:contextualSpacing/>
          </w:pPr>
        </w:pPrChange>
      </w:pPr>
      <w:r>
        <w:rPr>
          <w:b/>
          <w:color w:val="002060"/>
        </w:rPr>
        <w:t>Graphics:</w:t>
      </w:r>
    </w:p>
    <w:p w:rsidR="00FB7267" w:rsidRDefault="00FB7267">
      <w:pPr>
        <w:pStyle w:val="ListParagraph"/>
        <w:widowControl/>
        <w:numPr>
          <w:ilvl w:val="5"/>
          <w:numId w:val="34"/>
        </w:numPr>
        <w:spacing w:after="200" w:line="276" w:lineRule="auto"/>
        <w:contextualSpacing/>
        <w:pPrChange w:id="687" w:author="Johnson, David M ERDC-RDE-ITL-MS" w:date="2016-10-17T16:53:00Z">
          <w:pPr>
            <w:pStyle w:val="ListParagraph"/>
            <w:widowControl/>
            <w:numPr>
              <w:ilvl w:val="5"/>
              <w:numId w:val="18"/>
            </w:numPr>
            <w:spacing w:after="200" w:line="276" w:lineRule="auto"/>
            <w:ind w:left="4320" w:hanging="360"/>
            <w:contextualSpacing/>
          </w:pPr>
        </w:pPrChange>
      </w:pPr>
      <w:r>
        <w:t>Callout Head :</w:t>
      </w:r>
      <w:r>
        <w:tab/>
      </w:r>
      <w:r w:rsidRPr="009E130D">
        <w:rPr>
          <w:i/>
          <w:color w:val="002060"/>
        </w:rPr>
        <w:t>USACE Callout Head w 1/8" Corner Radius NCS50</w:t>
      </w:r>
    </w:p>
    <w:p w:rsidR="00FB7267" w:rsidRDefault="00FB7267">
      <w:pPr>
        <w:pStyle w:val="ListParagraph"/>
        <w:widowControl/>
        <w:numPr>
          <w:ilvl w:val="5"/>
          <w:numId w:val="34"/>
        </w:numPr>
        <w:spacing w:after="200" w:line="276" w:lineRule="auto"/>
        <w:contextualSpacing/>
        <w:pPrChange w:id="688" w:author="Johnson, David M ERDC-RDE-ITL-MS" w:date="2016-10-17T16:53:00Z">
          <w:pPr>
            <w:pStyle w:val="ListParagraph"/>
            <w:widowControl/>
            <w:numPr>
              <w:ilvl w:val="5"/>
              <w:numId w:val="18"/>
            </w:numPr>
            <w:spacing w:after="200" w:line="276" w:lineRule="auto"/>
            <w:ind w:left="4320" w:hanging="360"/>
            <w:contextualSpacing/>
          </w:pPr>
        </w:pPrChange>
      </w:pPr>
      <w:r>
        <w:t xml:space="preserve">Corner Radius : </w:t>
      </w:r>
      <w:r w:rsidRPr="00121676">
        <w:rPr>
          <w:i/>
          <w:color w:val="002060"/>
        </w:rPr>
        <w:t>1/8”</w:t>
      </w:r>
    </w:p>
    <w:p w:rsidR="00FB7267" w:rsidRDefault="00FB7267">
      <w:pPr>
        <w:pStyle w:val="ListParagraph"/>
        <w:widowControl/>
        <w:numPr>
          <w:ilvl w:val="2"/>
          <w:numId w:val="34"/>
        </w:numPr>
        <w:spacing w:after="200" w:line="276" w:lineRule="auto"/>
        <w:contextualSpacing/>
        <w:pPrChange w:id="689" w:author="Johnson, David M ERDC-RDE-ITL-MS" w:date="2016-10-17T16:53:00Z">
          <w:pPr>
            <w:pStyle w:val="ListParagraph"/>
            <w:widowControl/>
            <w:numPr>
              <w:ilvl w:val="2"/>
              <w:numId w:val="18"/>
            </w:numPr>
            <w:spacing w:after="200" w:line="276" w:lineRule="auto"/>
            <w:ind w:left="2160" w:hanging="360"/>
            <w:contextualSpacing/>
          </w:pPr>
        </w:pPrChange>
      </w:pPr>
      <w:r>
        <w:t>Reference Label</w:t>
      </w:r>
      <w:r>
        <w:tab/>
      </w:r>
      <w:r>
        <w:tab/>
      </w:r>
      <w:r w:rsidRPr="00812F21">
        <w:rPr>
          <w:i/>
          <w:color w:val="002060"/>
        </w:rPr>
        <w:t>Sim</w:t>
      </w:r>
    </w:p>
    <w:p w:rsidR="00FB7267" w:rsidRPr="00FD4E43" w:rsidRDefault="00FB7267">
      <w:pPr>
        <w:pStyle w:val="ListParagraph"/>
        <w:widowControl/>
        <w:numPr>
          <w:ilvl w:val="1"/>
          <w:numId w:val="34"/>
        </w:numPr>
        <w:spacing w:after="200" w:line="276" w:lineRule="auto"/>
        <w:contextualSpacing/>
        <w:rPr>
          <w:b/>
          <w:i/>
        </w:rPr>
        <w:pPrChange w:id="690" w:author="Johnson, David M ERDC-RDE-ITL-MS" w:date="2016-10-17T16:53:00Z">
          <w:pPr>
            <w:pStyle w:val="ListParagraph"/>
            <w:widowControl/>
            <w:numPr>
              <w:ilvl w:val="1"/>
              <w:numId w:val="18"/>
            </w:numPr>
            <w:spacing w:after="200" w:line="276" w:lineRule="auto"/>
            <w:ind w:left="1440" w:hanging="360"/>
            <w:contextualSpacing/>
          </w:pPr>
        </w:pPrChange>
      </w:pPr>
      <w:r w:rsidRPr="00FD4E43">
        <w:rPr>
          <w:b/>
          <w:i/>
        </w:rPr>
        <w:t>Identity Data</w:t>
      </w:r>
    </w:p>
    <w:p w:rsidR="00085087" w:rsidRDefault="00085087">
      <w:pPr>
        <w:rPr>
          <w:ins w:id="691" w:author="Johnson, David M ERDC-RDE-ITL-MS" w:date="2016-10-18T13:21:00Z"/>
          <w:rFonts w:asciiTheme="majorHAnsi" w:eastAsiaTheme="majorEastAsia" w:hAnsiTheme="majorHAnsi" w:cstheme="majorBidi"/>
          <w:b/>
          <w:bCs/>
          <w:color w:val="4F81BD" w:themeColor="accent1"/>
        </w:rPr>
      </w:pPr>
      <w:ins w:id="692" w:author="Johnson, David M ERDC-RDE-ITL-MS" w:date="2016-10-18T13:21:00Z">
        <w:r>
          <w:br w:type="page"/>
        </w:r>
      </w:ins>
    </w:p>
    <w:p w:rsidR="00FB7267" w:rsidRDefault="00FB7267" w:rsidP="008B22E1">
      <w:pPr>
        <w:pStyle w:val="Heading3"/>
        <w:pPrChange w:id="693" w:author="Johnson, David M ERDC-RDE-ITL-MS" w:date="2016-10-19T08:01:00Z">
          <w:pPr>
            <w:pStyle w:val="ListParagraph"/>
            <w:widowControl/>
            <w:numPr>
              <w:ilvl w:val="1"/>
              <w:numId w:val="18"/>
            </w:numPr>
            <w:spacing w:after="200" w:line="276" w:lineRule="auto"/>
            <w:ind w:left="1440" w:hanging="360"/>
            <w:contextualSpacing/>
          </w:pPr>
        </w:pPrChange>
      </w:pPr>
      <w:r>
        <w:t>View Template Applied to new views</w:t>
      </w:r>
    </w:p>
    <w:p w:rsidR="00FB7267" w:rsidRPr="0032717C" w:rsidRDefault="009D5396" w:rsidP="00085087">
      <w:pPr>
        <w:pStyle w:val="ListParagraph"/>
        <w:widowControl/>
        <w:numPr>
          <w:ilvl w:val="0"/>
          <w:numId w:val="41"/>
        </w:numPr>
        <w:spacing w:after="200" w:line="276" w:lineRule="auto"/>
        <w:contextualSpacing/>
        <w:pPrChange w:id="694" w:author="Johnson, David M ERDC-RDE-ITL-MS" w:date="2016-10-18T13:20:00Z">
          <w:pPr>
            <w:pStyle w:val="ListParagraph"/>
            <w:widowControl/>
            <w:numPr>
              <w:numId w:val="18"/>
            </w:numPr>
            <w:spacing w:after="200" w:line="276" w:lineRule="auto"/>
            <w:ind w:left="720" w:hanging="360"/>
            <w:contextualSpacing/>
          </w:pPr>
        </w:pPrChange>
      </w:pPr>
      <w:r>
        <w:rPr>
          <w:noProof/>
        </w:rPr>
        <w:drawing>
          <wp:anchor distT="0" distB="0" distL="114300" distR="114300" simplePos="0" relativeHeight="251708928" behindDoc="1" locked="0" layoutInCell="1" allowOverlap="1" wp14:anchorId="0A15AD71" wp14:editId="7CAB7381">
            <wp:simplePos x="0" y="0"/>
            <wp:positionH relativeFrom="column">
              <wp:posOffset>3723005</wp:posOffset>
            </wp:positionH>
            <wp:positionV relativeFrom="paragraph">
              <wp:posOffset>96520</wp:posOffset>
            </wp:positionV>
            <wp:extent cx="2252345" cy="394970"/>
            <wp:effectExtent l="0" t="0" r="0" b="5080"/>
            <wp:wrapTight wrapText="bothSides">
              <wp:wrapPolygon edited="0">
                <wp:start x="0" y="0"/>
                <wp:lineTo x="0" y="20836"/>
                <wp:lineTo x="21375" y="20836"/>
                <wp:lineTo x="2137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52345" cy="394970"/>
                    </a:xfrm>
                    <a:prstGeom prst="rect">
                      <a:avLst/>
                    </a:prstGeom>
                  </pic:spPr>
                </pic:pic>
              </a:graphicData>
            </a:graphic>
            <wp14:sizeRelH relativeFrom="page">
              <wp14:pctWidth>0</wp14:pctWidth>
            </wp14:sizeRelH>
            <wp14:sizeRelV relativeFrom="page">
              <wp14:pctHeight>0</wp14:pctHeight>
            </wp14:sizeRelV>
          </wp:anchor>
        </w:drawing>
      </w:r>
      <w:r w:rsidR="00FB7267">
        <w:rPr>
          <w:b/>
        </w:rPr>
        <w:t xml:space="preserve">Family : </w:t>
      </w:r>
      <w:r w:rsidR="00FB7267" w:rsidRPr="004854BF">
        <w:rPr>
          <w:i/>
          <w:color w:val="002060"/>
        </w:rPr>
        <w:t xml:space="preserve">System Family: </w:t>
      </w:r>
      <w:r w:rsidR="00FB7267">
        <w:rPr>
          <w:i/>
          <w:color w:val="002060"/>
        </w:rPr>
        <w:t>Viewport</w:t>
      </w:r>
    </w:p>
    <w:p w:rsidR="00FB7267" w:rsidRPr="00DB5B6D" w:rsidRDefault="00FB7267" w:rsidP="00085087">
      <w:pPr>
        <w:pStyle w:val="ListParagraph"/>
        <w:widowControl/>
        <w:numPr>
          <w:ilvl w:val="0"/>
          <w:numId w:val="41"/>
        </w:numPr>
        <w:spacing w:after="200" w:line="276" w:lineRule="auto"/>
        <w:contextualSpacing/>
        <w:rPr>
          <w:b/>
          <w:i/>
          <w:color w:val="C00000"/>
          <w:rPrChange w:id="695" w:author="Johnson, David M ERDC-RDE-ITL-MS" w:date="2016-10-17T16:34:00Z">
            <w:rPr/>
          </w:rPrChange>
        </w:rPr>
        <w:pPrChange w:id="696" w:author="Johnson, David M ERDC-RDE-ITL-MS" w:date="2016-10-18T13:20:00Z">
          <w:pPr>
            <w:pStyle w:val="ListParagraph"/>
            <w:widowControl/>
            <w:numPr>
              <w:numId w:val="18"/>
            </w:numPr>
            <w:spacing w:after="200" w:line="276" w:lineRule="auto"/>
            <w:ind w:left="720" w:hanging="360"/>
            <w:contextualSpacing/>
          </w:pPr>
        </w:pPrChange>
      </w:pPr>
      <w:r>
        <w:rPr>
          <w:b/>
        </w:rPr>
        <w:t>Type :</w:t>
      </w:r>
      <w:r>
        <w:t xml:space="preserve">  </w:t>
      </w:r>
      <w:ins w:id="697" w:author="Johnson, David M ERDC-RDE-ITL-MS" w:date="2016-10-17T16:49:00Z">
        <w:r w:rsidR="00E32109" w:rsidRPr="00E32109">
          <w:rPr>
            <w:b/>
            <w:i/>
            <w:color w:val="C00000"/>
          </w:rPr>
          <w:t>View Title - NCS</w:t>
        </w:r>
      </w:ins>
      <w:del w:id="698" w:author="Johnson, David M ERDC-RDE-ITL-MS" w:date="2016-10-17T16:22:00Z">
        <w:r w:rsidRPr="00DB5B6D" w:rsidDel="009D5396">
          <w:rPr>
            <w:b/>
            <w:i/>
            <w:color w:val="C00000"/>
            <w:rPrChange w:id="699" w:author="Johnson, David M ERDC-RDE-ITL-MS" w:date="2016-10-17T16:34:00Z">
              <w:rPr>
                <w:i/>
                <w:color w:val="002060"/>
              </w:rPr>
            </w:rPrChange>
          </w:rPr>
          <w:delText>View Title - Reference Sheet_NCS5</w:delText>
        </w:r>
      </w:del>
    </w:p>
    <w:p w:rsidR="00FB7267" w:rsidRDefault="00FB7267" w:rsidP="00085087">
      <w:pPr>
        <w:pStyle w:val="ListParagraph"/>
        <w:widowControl/>
        <w:numPr>
          <w:ilvl w:val="0"/>
          <w:numId w:val="41"/>
        </w:numPr>
        <w:spacing w:after="200" w:line="276" w:lineRule="auto"/>
        <w:contextualSpacing/>
        <w:pPrChange w:id="700" w:author="Johnson, David M ERDC-RDE-ITL-MS" w:date="2016-10-18T13:20:00Z">
          <w:pPr>
            <w:pStyle w:val="ListParagraph"/>
            <w:widowControl/>
            <w:numPr>
              <w:numId w:val="18"/>
            </w:numPr>
            <w:spacing w:after="200" w:line="276" w:lineRule="auto"/>
            <w:ind w:left="720" w:hanging="360"/>
            <w:contextualSpacing/>
          </w:pPr>
        </w:pPrChange>
      </w:pPr>
      <w:r>
        <w:rPr>
          <w:b/>
        </w:rPr>
        <w:t>Type Parameters:</w:t>
      </w:r>
    </w:p>
    <w:p w:rsidR="00FB7267" w:rsidRDefault="00FB7267" w:rsidP="00085087">
      <w:pPr>
        <w:pStyle w:val="ListParagraph"/>
        <w:widowControl/>
        <w:numPr>
          <w:ilvl w:val="1"/>
          <w:numId w:val="41"/>
        </w:numPr>
        <w:spacing w:after="200" w:line="276" w:lineRule="auto"/>
        <w:contextualSpacing/>
        <w:pPrChange w:id="701" w:author="Johnson, David M ERDC-RDE-ITL-MS" w:date="2016-10-18T13:20:00Z">
          <w:pPr>
            <w:pStyle w:val="ListParagraph"/>
            <w:widowControl/>
            <w:numPr>
              <w:ilvl w:val="1"/>
              <w:numId w:val="18"/>
            </w:numPr>
            <w:spacing w:after="200" w:line="276" w:lineRule="auto"/>
            <w:ind w:left="1440" w:hanging="360"/>
            <w:contextualSpacing/>
          </w:pPr>
        </w:pPrChange>
      </w:pPr>
      <w:r w:rsidRPr="00FD4E43">
        <w:rPr>
          <w:b/>
          <w:i/>
        </w:rPr>
        <w:t>Graphics</w:t>
      </w:r>
      <w:r>
        <w:t>:</w:t>
      </w:r>
    </w:p>
    <w:p w:rsidR="00FB7267" w:rsidRDefault="00FB7267" w:rsidP="00085087">
      <w:pPr>
        <w:pStyle w:val="ListParagraph"/>
        <w:widowControl/>
        <w:numPr>
          <w:ilvl w:val="2"/>
          <w:numId w:val="41"/>
        </w:numPr>
        <w:spacing w:after="200" w:line="276" w:lineRule="auto"/>
        <w:contextualSpacing/>
        <w:pPrChange w:id="702" w:author="Johnson, David M ERDC-RDE-ITL-MS" w:date="2016-10-18T13:20:00Z">
          <w:pPr>
            <w:pStyle w:val="ListParagraph"/>
            <w:widowControl/>
            <w:numPr>
              <w:ilvl w:val="2"/>
              <w:numId w:val="18"/>
            </w:numPr>
            <w:spacing w:after="200" w:line="276" w:lineRule="auto"/>
            <w:ind w:left="2160" w:hanging="360"/>
            <w:contextualSpacing/>
          </w:pPr>
        </w:pPrChange>
      </w:pPr>
      <w:r>
        <w:t xml:space="preserve">Title: </w:t>
      </w:r>
      <w:r>
        <w:tab/>
      </w:r>
      <w:r>
        <w:tab/>
      </w:r>
      <w:r>
        <w:tab/>
      </w:r>
      <w:r w:rsidRPr="00B14F9A">
        <w:t>View Title - Reference Sheet_NCS5 : View Title</w:t>
      </w:r>
    </w:p>
    <w:p w:rsidR="00FB7267" w:rsidRDefault="00FB7267" w:rsidP="00085087">
      <w:pPr>
        <w:pStyle w:val="ListParagraph"/>
        <w:widowControl/>
        <w:numPr>
          <w:ilvl w:val="2"/>
          <w:numId w:val="41"/>
        </w:numPr>
        <w:spacing w:after="200" w:line="276" w:lineRule="auto"/>
        <w:contextualSpacing/>
        <w:pPrChange w:id="703" w:author="Johnson, David M ERDC-RDE-ITL-MS" w:date="2016-10-18T13:20:00Z">
          <w:pPr>
            <w:pStyle w:val="ListParagraph"/>
            <w:widowControl/>
            <w:numPr>
              <w:ilvl w:val="2"/>
              <w:numId w:val="18"/>
            </w:numPr>
            <w:spacing w:after="200" w:line="276" w:lineRule="auto"/>
            <w:ind w:left="2160" w:hanging="360"/>
            <w:contextualSpacing/>
          </w:pPr>
        </w:pPrChange>
      </w:pPr>
      <w:r>
        <w:t>Show Title :</w:t>
      </w:r>
      <w:r>
        <w:tab/>
      </w:r>
      <w:r>
        <w:tab/>
        <w:t>Yes</w:t>
      </w:r>
    </w:p>
    <w:p w:rsidR="00FB7267" w:rsidRDefault="00FB7267" w:rsidP="00085087">
      <w:pPr>
        <w:pStyle w:val="ListParagraph"/>
        <w:widowControl/>
        <w:numPr>
          <w:ilvl w:val="2"/>
          <w:numId w:val="41"/>
        </w:numPr>
        <w:spacing w:after="200" w:line="276" w:lineRule="auto"/>
        <w:contextualSpacing/>
        <w:pPrChange w:id="704" w:author="Johnson, David M ERDC-RDE-ITL-MS" w:date="2016-10-18T13:20:00Z">
          <w:pPr>
            <w:pStyle w:val="ListParagraph"/>
            <w:widowControl/>
            <w:numPr>
              <w:ilvl w:val="2"/>
              <w:numId w:val="18"/>
            </w:numPr>
            <w:spacing w:after="200" w:line="276" w:lineRule="auto"/>
            <w:ind w:left="2160" w:hanging="360"/>
            <w:contextualSpacing/>
          </w:pPr>
        </w:pPrChange>
      </w:pPr>
      <w:r>
        <w:t>Show Extension Line :</w:t>
      </w:r>
      <w:r>
        <w:tab/>
        <w:t>Yes</w:t>
      </w:r>
    </w:p>
    <w:p w:rsidR="00FB7267" w:rsidRDefault="00FB7267" w:rsidP="00085087">
      <w:pPr>
        <w:pStyle w:val="ListParagraph"/>
        <w:widowControl/>
        <w:numPr>
          <w:ilvl w:val="2"/>
          <w:numId w:val="41"/>
        </w:numPr>
        <w:spacing w:after="200" w:line="276" w:lineRule="auto"/>
        <w:contextualSpacing/>
        <w:pPrChange w:id="705" w:author="Johnson, David M ERDC-RDE-ITL-MS" w:date="2016-10-18T13:20:00Z">
          <w:pPr>
            <w:pStyle w:val="ListParagraph"/>
            <w:widowControl/>
            <w:numPr>
              <w:ilvl w:val="2"/>
              <w:numId w:val="18"/>
            </w:numPr>
            <w:spacing w:after="200" w:line="276" w:lineRule="auto"/>
            <w:ind w:left="2160" w:hanging="360"/>
            <w:contextualSpacing/>
          </w:pPr>
        </w:pPrChange>
      </w:pPr>
      <w:r>
        <w:t>Line Weight:</w:t>
      </w:r>
      <w:r>
        <w:tab/>
      </w:r>
      <w:r>
        <w:tab/>
      </w:r>
      <w:del w:id="706" w:author="Johnson, David M ERDC-RDE-ITL-MS" w:date="2016-10-17T16:35:00Z">
        <w:r w:rsidDel="00DB5B6D">
          <w:delText>1</w:delText>
        </w:r>
      </w:del>
      <w:ins w:id="707" w:author="Johnson, David M ERDC-RDE-ITL-MS" w:date="2016-10-17T16:35:00Z">
        <w:r w:rsidR="00DB5B6D">
          <w:t>6</w:t>
        </w:r>
      </w:ins>
    </w:p>
    <w:p w:rsidR="00FB7267" w:rsidRPr="0032717C" w:rsidRDefault="009D5396" w:rsidP="00085087">
      <w:pPr>
        <w:pStyle w:val="ListParagraph"/>
        <w:widowControl/>
        <w:numPr>
          <w:ilvl w:val="0"/>
          <w:numId w:val="41"/>
        </w:numPr>
        <w:spacing w:after="200" w:line="276" w:lineRule="auto"/>
        <w:contextualSpacing/>
        <w:pPrChange w:id="708" w:author="Johnson, David M ERDC-RDE-ITL-MS" w:date="2016-10-18T13:20:00Z">
          <w:pPr>
            <w:pStyle w:val="ListParagraph"/>
            <w:widowControl/>
            <w:numPr>
              <w:numId w:val="18"/>
            </w:numPr>
            <w:spacing w:after="200" w:line="276" w:lineRule="auto"/>
            <w:ind w:left="720" w:hanging="360"/>
            <w:contextualSpacing/>
          </w:pPr>
        </w:pPrChange>
      </w:pPr>
      <w:r>
        <w:rPr>
          <w:noProof/>
        </w:rPr>
        <w:drawing>
          <wp:anchor distT="0" distB="0" distL="114300" distR="114300" simplePos="0" relativeHeight="251707904" behindDoc="1" locked="0" layoutInCell="1" allowOverlap="1" wp14:anchorId="587B298D" wp14:editId="07F5F2A6">
            <wp:simplePos x="0" y="0"/>
            <wp:positionH relativeFrom="column">
              <wp:posOffset>4022725</wp:posOffset>
            </wp:positionH>
            <wp:positionV relativeFrom="paragraph">
              <wp:posOffset>86995</wp:posOffset>
            </wp:positionV>
            <wp:extent cx="2009775" cy="379730"/>
            <wp:effectExtent l="0" t="0" r="9525" b="1270"/>
            <wp:wrapTight wrapText="bothSides">
              <wp:wrapPolygon edited="0">
                <wp:start x="0" y="0"/>
                <wp:lineTo x="0" y="20589"/>
                <wp:lineTo x="21498" y="20589"/>
                <wp:lineTo x="2149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09775" cy="379730"/>
                    </a:xfrm>
                    <a:prstGeom prst="rect">
                      <a:avLst/>
                    </a:prstGeom>
                  </pic:spPr>
                </pic:pic>
              </a:graphicData>
            </a:graphic>
            <wp14:sizeRelH relativeFrom="page">
              <wp14:pctWidth>0</wp14:pctWidth>
            </wp14:sizeRelH>
            <wp14:sizeRelV relativeFrom="page">
              <wp14:pctHeight>0</wp14:pctHeight>
            </wp14:sizeRelV>
          </wp:anchor>
        </w:drawing>
      </w:r>
      <w:r w:rsidR="00FB7267">
        <w:rPr>
          <w:b/>
        </w:rPr>
        <w:t xml:space="preserve">Family : </w:t>
      </w:r>
      <w:r w:rsidR="00FB7267" w:rsidRPr="004854BF">
        <w:rPr>
          <w:i/>
          <w:color w:val="002060"/>
        </w:rPr>
        <w:t xml:space="preserve">System Family: </w:t>
      </w:r>
      <w:r w:rsidR="00FB7267">
        <w:rPr>
          <w:i/>
          <w:color w:val="002060"/>
        </w:rPr>
        <w:t>Viewport</w:t>
      </w:r>
    </w:p>
    <w:p w:rsidR="00FB7267" w:rsidRPr="00FD4E43" w:rsidRDefault="00FB7267" w:rsidP="00085087">
      <w:pPr>
        <w:pStyle w:val="ListParagraph"/>
        <w:widowControl/>
        <w:numPr>
          <w:ilvl w:val="0"/>
          <w:numId w:val="41"/>
        </w:numPr>
        <w:spacing w:after="200" w:line="276" w:lineRule="auto"/>
        <w:contextualSpacing/>
        <w:pPrChange w:id="709" w:author="Johnson, David M ERDC-RDE-ITL-MS" w:date="2016-10-18T13:20:00Z">
          <w:pPr>
            <w:pStyle w:val="ListParagraph"/>
            <w:widowControl/>
            <w:numPr>
              <w:numId w:val="18"/>
            </w:numPr>
            <w:spacing w:after="200" w:line="276" w:lineRule="auto"/>
            <w:ind w:left="720" w:hanging="360"/>
            <w:contextualSpacing/>
          </w:pPr>
        </w:pPrChange>
      </w:pPr>
      <w:r>
        <w:rPr>
          <w:b/>
        </w:rPr>
        <w:t>Type :</w:t>
      </w:r>
      <w:r>
        <w:t xml:space="preserve">  </w:t>
      </w:r>
      <w:ins w:id="710" w:author="Johnson, David M ERDC-RDE-ITL-MS" w:date="2016-10-17T16:50:00Z">
        <w:r w:rsidR="00E32109" w:rsidRPr="00E32109">
          <w:rPr>
            <w:b/>
            <w:i/>
            <w:color w:val="C00000"/>
          </w:rPr>
          <w:t>View Title - Reference Sheet</w:t>
        </w:r>
      </w:ins>
      <w:del w:id="711" w:author="Johnson, David M ERDC-RDE-ITL-MS" w:date="2016-10-17T16:23:00Z">
        <w:r w:rsidRPr="00B14F9A" w:rsidDel="009D5396">
          <w:rPr>
            <w:i/>
            <w:color w:val="002060"/>
          </w:rPr>
          <w:delText>View Title NCS5</w:delText>
        </w:r>
      </w:del>
    </w:p>
    <w:p w:rsidR="00FB7267" w:rsidRDefault="00FB7267" w:rsidP="00085087">
      <w:pPr>
        <w:pStyle w:val="ListParagraph"/>
        <w:widowControl/>
        <w:numPr>
          <w:ilvl w:val="0"/>
          <w:numId w:val="41"/>
        </w:numPr>
        <w:spacing w:after="200" w:line="276" w:lineRule="auto"/>
        <w:contextualSpacing/>
        <w:pPrChange w:id="712" w:author="Johnson, David M ERDC-RDE-ITL-MS" w:date="2016-10-18T13:20:00Z">
          <w:pPr>
            <w:pStyle w:val="ListParagraph"/>
            <w:widowControl/>
            <w:numPr>
              <w:numId w:val="18"/>
            </w:numPr>
            <w:spacing w:after="200" w:line="276" w:lineRule="auto"/>
            <w:ind w:left="720" w:hanging="360"/>
            <w:contextualSpacing/>
          </w:pPr>
        </w:pPrChange>
      </w:pPr>
      <w:r>
        <w:rPr>
          <w:b/>
        </w:rPr>
        <w:t>Type Parameters:</w:t>
      </w:r>
    </w:p>
    <w:p w:rsidR="00FB7267" w:rsidRDefault="00FB7267" w:rsidP="00085087">
      <w:pPr>
        <w:pStyle w:val="ListParagraph"/>
        <w:widowControl/>
        <w:numPr>
          <w:ilvl w:val="1"/>
          <w:numId w:val="41"/>
        </w:numPr>
        <w:spacing w:after="200" w:line="276" w:lineRule="auto"/>
        <w:contextualSpacing/>
        <w:pPrChange w:id="713" w:author="Johnson, David M ERDC-RDE-ITL-MS" w:date="2016-10-18T13:20:00Z">
          <w:pPr>
            <w:pStyle w:val="ListParagraph"/>
            <w:widowControl/>
            <w:numPr>
              <w:ilvl w:val="1"/>
              <w:numId w:val="18"/>
            </w:numPr>
            <w:spacing w:after="200" w:line="276" w:lineRule="auto"/>
            <w:ind w:left="1440" w:hanging="360"/>
            <w:contextualSpacing/>
          </w:pPr>
        </w:pPrChange>
      </w:pPr>
      <w:r w:rsidRPr="00FD4E43">
        <w:rPr>
          <w:b/>
          <w:i/>
        </w:rPr>
        <w:t>Graphics</w:t>
      </w:r>
      <w:r>
        <w:t>:</w:t>
      </w:r>
    </w:p>
    <w:p w:rsidR="00FB7267" w:rsidRDefault="00FB7267" w:rsidP="00085087">
      <w:pPr>
        <w:pStyle w:val="ListParagraph"/>
        <w:widowControl/>
        <w:numPr>
          <w:ilvl w:val="2"/>
          <w:numId w:val="41"/>
        </w:numPr>
        <w:spacing w:after="200" w:line="276" w:lineRule="auto"/>
        <w:contextualSpacing/>
        <w:pPrChange w:id="714" w:author="Johnson, David M ERDC-RDE-ITL-MS" w:date="2016-10-18T13:20:00Z">
          <w:pPr>
            <w:pStyle w:val="ListParagraph"/>
            <w:widowControl/>
            <w:numPr>
              <w:ilvl w:val="2"/>
              <w:numId w:val="18"/>
            </w:numPr>
            <w:spacing w:after="200" w:line="276" w:lineRule="auto"/>
            <w:ind w:left="2160" w:hanging="360"/>
            <w:contextualSpacing/>
          </w:pPr>
        </w:pPrChange>
      </w:pPr>
      <w:r>
        <w:t xml:space="preserve">Title: </w:t>
      </w:r>
      <w:r>
        <w:tab/>
      </w:r>
      <w:r>
        <w:tab/>
      </w:r>
      <w:r>
        <w:tab/>
      </w:r>
      <w:r w:rsidRPr="00B14F9A">
        <w:t>View Title - Reference Sheet_NCS5 : View Title</w:t>
      </w:r>
    </w:p>
    <w:p w:rsidR="00FB7267" w:rsidRDefault="00FB7267" w:rsidP="00085087">
      <w:pPr>
        <w:pStyle w:val="ListParagraph"/>
        <w:widowControl/>
        <w:numPr>
          <w:ilvl w:val="2"/>
          <w:numId w:val="41"/>
        </w:numPr>
        <w:spacing w:after="200" w:line="276" w:lineRule="auto"/>
        <w:contextualSpacing/>
        <w:pPrChange w:id="715" w:author="Johnson, David M ERDC-RDE-ITL-MS" w:date="2016-10-18T13:20:00Z">
          <w:pPr>
            <w:pStyle w:val="ListParagraph"/>
            <w:widowControl/>
            <w:numPr>
              <w:ilvl w:val="2"/>
              <w:numId w:val="18"/>
            </w:numPr>
            <w:spacing w:after="200" w:line="276" w:lineRule="auto"/>
            <w:ind w:left="2160" w:hanging="360"/>
            <w:contextualSpacing/>
          </w:pPr>
        </w:pPrChange>
      </w:pPr>
      <w:r>
        <w:t>Show Title :</w:t>
      </w:r>
      <w:r>
        <w:tab/>
      </w:r>
      <w:r>
        <w:tab/>
        <w:t>Yes</w:t>
      </w:r>
    </w:p>
    <w:p w:rsidR="00FB7267" w:rsidRDefault="00FB7267" w:rsidP="00085087">
      <w:pPr>
        <w:pStyle w:val="ListParagraph"/>
        <w:widowControl/>
        <w:numPr>
          <w:ilvl w:val="2"/>
          <w:numId w:val="41"/>
        </w:numPr>
        <w:spacing w:after="200" w:line="276" w:lineRule="auto"/>
        <w:contextualSpacing/>
        <w:pPrChange w:id="716" w:author="Johnson, David M ERDC-RDE-ITL-MS" w:date="2016-10-18T13:20:00Z">
          <w:pPr>
            <w:pStyle w:val="ListParagraph"/>
            <w:widowControl/>
            <w:numPr>
              <w:ilvl w:val="2"/>
              <w:numId w:val="18"/>
            </w:numPr>
            <w:spacing w:after="200" w:line="276" w:lineRule="auto"/>
            <w:ind w:left="2160" w:hanging="360"/>
            <w:contextualSpacing/>
          </w:pPr>
        </w:pPrChange>
      </w:pPr>
      <w:r>
        <w:t>Show Extension Line :</w:t>
      </w:r>
      <w:r>
        <w:tab/>
        <w:t>Yes</w:t>
      </w:r>
    </w:p>
    <w:p w:rsidR="00FB7267" w:rsidRDefault="00FB7267" w:rsidP="00085087">
      <w:pPr>
        <w:pStyle w:val="ListParagraph"/>
        <w:widowControl/>
        <w:numPr>
          <w:ilvl w:val="2"/>
          <w:numId w:val="41"/>
        </w:numPr>
        <w:spacing w:after="200" w:line="276" w:lineRule="auto"/>
        <w:contextualSpacing/>
        <w:pPrChange w:id="717" w:author="Johnson, David M ERDC-RDE-ITL-MS" w:date="2016-10-18T13:20:00Z">
          <w:pPr>
            <w:pStyle w:val="ListParagraph"/>
            <w:widowControl/>
            <w:numPr>
              <w:ilvl w:val="2"/>
              <w:numId w:val="18"/>
            </w:numPr>
            <w:spacing w:after="200" w:line="276" w:lineRule="auto"/>
            <w:ind w:left="2160" w:hanging="360"/>
            <w:contextualSpacing/>
          </w:pPr>
        </w:pPrChange>
      </w:pPr>
      <w:r>
        <w:t>Line Weight:</w:t>
      </w:r>
      <w:r>
        <w:tab/>
      </w:r>
      <w:r>
        <w:tab/>
      </w:r>
      <w:del w:id="718" w:author="Johnson, David M ERDC-RDE-ITL-MS" w:date="2016-10-17T16:35:00Z">
        <w:r w:rsidDel="00DB5B6D">
          <w:delText>1</w:delText>
        </w:r>
      </w:del>
      <w:ins w:id="719" w:author="Johnson, David M ERDC-RDE-ITL-MS" w:date="2016-10-17T16:35:00Z">
        <w:r w:rsidR="00DB5B6D">
          <w:t>6</w:t>
        </w:r>
      </w:ins>
    </w:p>
    <w:p w:rsidR="00FB7267" w:rsidRPr="0032717C" w:rsidRDefault="00FB7267" w:rsidP="00085087">
      <w:pPr>
        <w:pStyle w:val="ListParagraph"/>
        <w:widowControl/>
        <w:numPr>
          <w:ilvl w:val="0"/>
          <w:numId w:val="41"/>
        </w:numPr>
        <w:spacing w:after="200" w:line="276" w:lineRule="auto"/>
        <w:contextualSpacing/>
        <w:pPrChange w:id="720" w:author="Johnson, David M ERDC-RDE-ITL-MS" w:date="2016-10-18T13:20:00Z">
          <w:pPr>
            <w:pStyle w:val="ListParagraph"/>
            <w:widowControl/>
            <w:numPr>
              <w:numId w:val="18"/>
            </w:numPr>
            <w:spacing w:after="200" w:line="276" w:lineRule="auto"/>
            <w:ind w:left="720" w:hanging="360"/>
            <w:contextualSpacing/>
          </w:pPr>
        </w:pPrChange>
      </w:pPr>
      <w:del w:id="721" w:author="Johnson, David M ERDC-RDE-ITL-MS" w:date="2016-10-17T16:41:00Z">
        <w:r w:rsidDel="00DB5B6D">
          <w:rPr>
            <w:noProof/>
          </w:rPr>
          <w:drawing>
            <wp:anchor distT="0" distB="0" distL="114300" distR="114300" simplePos="0" relativeHeight="251709952" behindDoc="1" locked="0" layoutInCell="1" allowOverlap="1" wp14:anchorId="016A776A" wp14:editId="6C73DE52">
              <wp:simplePos x="0" y="0"/>
              <wp:positionH relativeFrom="column">
                <wp:posOffset>3593465</wp:posOffset>
              </wp:positionH>
              <wp:positionV relativeFrom="paragraph">
                <wp:posOffset>71120</wp:posOffset>
              </wp:positionV>
              <wp:extent cx="1796415" cy="377190"/>
              <wp:effectExtent l="0" t="0" r="0" b="3810"/>
              <wp:wrapTight wrapText="bothSides">
                <wp:wrapPolygon edited="0">
                  <wp:start x="0" y="0"/>
                  <wp:lineTo x="0" y="20727"/>
                  <wp:lineTo x="21302" y="20727"/>
                  <wp:lineTo x="21302"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96415" cy="377190"/>
                      </a:xfrm>
                      <a:prstGeom prst="rect">
                        <a:avLst/>
                      </a:prstGeom>
                    </pic:spPr>
                  </pic:pic>
                </a:graphicData>
              </a:graphic>
              <wp14:sizeRelH relativeFrom="page">
                <wp14:pctWidth>0</wp14:pctWidth>
              </wp14:sizeRelH>
              <wp14:sizeRelV relativeFrom="page">
                <wp14:pctHeight>0</wp14:pctHeight>
              </wp14:sizeRelV>
            </wp:anchor>
          </w:drawing>
        </w:r>
      </w:del>
      <w:r>
        <w:rPr>
          <w:b/>
        </w:rPr>
        <w:t xml:space="preserve">Family : </w:t>
      </w:r>
      <w:r w:rsidRPr="004854BF">
        <w:rPr>
          <w:i/>
          <w:color w:val="002060"/>
        </w:rPr>
        <w:t xml:space="preserve">System Family: </w:t>
      </w:r>
      <w:r>
        <w:rPr>
          <w:i/>
          <w:color w:val="002060"/>
        </w:rPr>
        <w:t>Viewport</w:t>
      </w:r>
    </w:p>
    <w:p w:rsidR="00FB7267" w:rsidRPr="00FD4E43" w:rsidRDefault="00E32109" w:rsidP="00085087">
      <w:pPr>
        <w:pStyle w:val="ListParagraph"/>
        <w:widowControl/>
        <w:numPr>
          <w:ilvl w:val="0"/>
          <w:numId w:val="41"/>
        </w:numPr>
        <w:spacing w:after="200" w:line="276" w:lineRule="auto"/>
        <w:contextualSpacing/>
        <w:pPrChange w:id="722" w:author="Johnson, David M ERDC-RDE-ITL-MS" w:date="2016-10-18T13:20:00Z">
          <w:pPr>
            <w:pStyle w:val="ListParagraph"/>
            <w:widowControl/>
            <w:numPr>
              <w:numId w:val="18"/>
            </w:numPr>
            <w:spacing w:after="200" w:line="276" w:lineRule="auto"/>
            <w:ind w:left="720" w:hanging="360"/>
            <w:contextualSpacing/>
          </w:pPr>
        </w:pPrChange>
      </w:pPr>
      <w:ins w:id="723" w:author="Johnson, David M ERDC-RDE-ITL-MS" w:date="2016-10-17T16:43:00Z">
        <w:r w:rsidRPr="00E32109">
          <w:rPr>
            <w:noProof/>
          </w:rPr>
          <w:drawing>
            <wp:anchor distT="0" distB="0" distL="114300" distR="114300" simplePos="0" relativeHeight="251716096" behindDoc="0" locked="0" layoutInCell="1" allowOverlap="1" wp14:anchorId="3424CE33" wp14:editId="03075AD0">
              <wp:simplePos x="0" y="0"/>
              <wp:positionH relativeFrom="column">
                <wp:posOffset>4022725</wp:posOffset>
              </wp:positionH>
              <wp:positionV relativeFrom="paragraph">
                <wp:posOffset>97155</wp:posOffset>
              </wp:positionV>
              <wp:extent cx="1876425" cy="356870"/>
              <wp:effectExtent l="0" t="0" r="9525" b="508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876425" cy="356870"/>
                      </a:xfrm>
                      <a:prstGeom prst="rect">
                        <a:avLst/>
                      </a:prstGeom>
                    </pic:spPr>
                  </pic:pic>
                </a:graphicData>
              </a:graphic>
              <wp14:sizeRelH relativeFrom="page">
                <wp14:pctWidth>0</wp14:pctWidth>
              </wp14:sizeRelH>
              <wp14:sizeRelV relativeFrom="page">
                <wp14:pctHeight>0</wp14:pctHeight>
              </wp14:sizeRelV>
            </wp:anchor>
          </w:drawing>
        </w:r>
      </w:ins>
      <w:r w:rsidR="00FB7267">
        <w:rPr>
          <w:b/>
        </w:rPr>
        <w:t>Type :</w:t>
      </w:r>
      <w:r w:rsidR="00FB7267">
        <w:t xml:space="preserve">  </w:t>
      </w:r>
      <w:ins w:id="724" w:author="Johnson, David M ERDC-RDE-ITL-MS" w:date="2016-10-17T16:38:00Z">
        <w:r w:rsidR="00DB5B6D" w:rsidRPr="00DB5B6D">
          <w:rPr>
            <w:b/>
            <w:i/>
            <w:color w:val="C00000"/>
          </w:rPr>
          <w:t>View Title- No Number</w:t>
        </w:r>
      </w:ins>
      <w:del w:id="725" w:author="Johnson, David M ERDC-RDE-ITL-MS" w:date="2016-10-17T16:24:00Z">
        <w:r w:rsidR="00FB7267" w:rsidRPr="00870FCC" w:rsidDel="009D5396">
          <w:rPr>
            <w:i/>
            <w:color w:val="002060"/>
          </w:rPr>
          <w:delText>View Title - No Number- Line</w:delText>
        </w:r>
      </w:del>
    </w:p>
    <w:p w:rsidR="00FB7267" w:rsidRDefault="00FB7267" w:rsidP="00085087">
      <w:pPr>
        <w:pStyle w:val="ListParagraph"/>
        <w:widowControl/>
        <w:numPr>
          <w:ilvl w:val="0"/>
          <w:numId w:val="41"/>
        </w:numPr>
        <w:spacing w:after="200" w:line="276" w:lineRule="auto"/>
        <w:contextualSpacing/>
        <w:pPrChange w:id="726" w:author="Johnson, David M ERDC-RDE-ITL-MS" w:date="2016-10-18T13:20:00Z">
          <w:pPr>
            <w:pStyle w:val="ListParagraph"/>
            <w:widowControl/>
            <w:numPr>
              <w:numId w:val="18"/>
            </w:numPr>
            <w:spacing w:after="200" w:line="276" w:lineRule="auto"/>
            <w:ind w:left="720" w:hanging="360"/>
            <w:contextualSpacing/>
          </w:pPr>
        </w:pPrChange>
      </w:pPr>
      <w:r>
        <w:rPr>
          <w:b/>
        </w:rPr>
        <w:t>Type Parameters:</w:t>
      </w:r>
    </w:p>
    <w:p w:rsidR="00FB7267" w:rsidRDefault="00FB7267" w:rsidP="00085087">
      <w:pPr>
        <w:pStyle w:val="ListParagraph"/>
        <w:widowControl/>
        <w:numPr>
          <w:ilvl w:val="1"/>
          <w:numId w:val="41"/>
        </w:numPr>
        <w:spacing w:after="200" w:line="276" w:lineRule="auto"/>
        <w:contextualSpacing/>
        <w:pPrChange w:id="727" w:author="Johnson, David M ERDC-RDE-ITL-MS" w:date="2016-10-18T13:20:00Z">
          <w:pPr>
            <w:pStyle w:val="ListParagraph"/>
            <w:widowControl/>
            <w:numPr>
              <w:ilvl w:val="1"/>
              <w:numId w:val="18"/>
            </w:numPr>
            <w:spacing w:after="200" w:line="276" w:lineRule="auto"/>
            <w:ind w:left="1440" w:hanging="360"/>
            <w:contextualSpacing/>
          </w:pPr>
        </w:pPrChange>
      </w:pPr>
      <w:r w:rsidRPr="00FD4E43">
        <w:rPr>
          <w:b/>
          <w:i/>
        </w:rPr>
        <w:t>Graphics</w:t>
      </w:r>
      <w:r>
        <w:t>:</w:t>
      </w:r>
    </w:p>
    <w:p w:rsidR="00FB7267" w:rsidRDefault="00FB7267" w:rsidP="00085087">
      <w:pPr>
        <w:pStyle w:val="ListParagraph"/>
        <w:widowControl/>
        <w:numPr>
          <w:ilvl w:val="2"/>
          <w:numId w:val="41"/>
        </w:numPr>
        <w:spacing w:after="200" w:line="276" w:lineRule="auto"/>
        <w:contextualSpacing/>
        <w:pPrChange w:id="728" w:author="Johnson, David M ERDC-RDE-ITL-MS" w:date="2016-10-18T13:20:00Z">
          <w:pPr>
            <w:pStyle w:val="ListParagraph"/>
            <w:widowControl/>
            <w:numPr>
              <w:ilvl w:val="2"/>
              <w:numId w:val="18"/>
            </w:numPr>
            <w:spacing w:after="200" w:line="276" w:lineRule="auto"/>
            <w:ind w:left="2160" w:hanging="360"/>
            <w:contextualSpacing/>
          </w:pPr>
        </w:pPrChange>
      </w:pPr>
      <w:r>
        <w:t xml:space="preserve">Title: </w:t>
      </w:r>
      <w:r>
        <w:tab/>
      </w:r>
      <w:r>
        <w:tab/>
      </w:r>
      <w:r>
        <w:tab/>
      </w:r>
      <w:ins w:id="729" w:author="Johnson, David M ERDC-RDE-ITL-MS" w:date="2016-10-17T16:39:00Z">
        <w:r w:rsidR="00DB5B6D" w:rsidRPr="00DB5B6D">
          <w:t xml:space="preserve">View </w:t>
        </w:r>
        <w:proofErr w:type="spellStart"/>
        <w:r w:rsidR="00DB5B6D" w:rsidRPr="00DB5B6D">
          <w:t>Title_NCS</w:t>
        </w:r>
        <w:proofErr w:type="spellEnd"/>
        <w:r w:rsidR="00DB5B6D" w:rsidRPr="00DB5B6D">
          <w:t xml:space="preserve"> : VIEW TITLE - No Number</w:t>
        </w:r>
      </w:ins>
      <w:del w:id="730" w:author="Johnson, David M ERDC-RDE-ITL-MS" w:date="2016-10-17T16:39:00Z">
        <w:r w:rsidRPr="00870FCC" w:rsidDel="00DB5B6D">
          <w:delText>View Title No Number_NCS5</w:delText>
        </w:r>
      </w:del>
    </w:p>
    <w:p w:rsidR="00FB7267" w:rsidRDefault="00FB7267" w:rsidP="00085087">
      <w:pPr>
        <w:pStyle w:val="ListParagraph"/>
        <w:widowControl/>
        <w:numPr>
          <w:ilvl w:val="2"/>
          <w:numId w:val="41"/>
        </w:numPr>
        <w:spacing w:after="200" w:line="276" w:lineRule="auto"/>
        <w:contextualSpacing/>
        <w:pPrChange w:id="731" w:author="Johnson, David M ERDC-RDE-ITL-MS" w:date="2016-10-18T13:20:00Z">
          <w:pPr>
            <w:pStyle w:val="ListParagraph"/>
            <w:widowControl/>
            <w:numPr>
              <w:ilvl w:val="2"/>
              <w:numId w:val="18"/>
            </w:numPr>
            <w:spacing w:after="200" w:line="276" w:lineRule="auto"/>
            <w:ind w:left="2160" w:hanging="360"/>
            <w:contextualSpacing/>
          </w:pPr>
        </w:pPrChange>
      </w:pPr>
      <w:r>
        <w:t>Show Title :</w:t>
      </w:r>
      <w:r>
        <w:tab/>
      </w:r>
      <w:r>
        <w:tab/>
        <w:t>Yes</w:t>
      </w:r>
    </w:p>
    <w:p w:rsidR="00FB7267" w:rsidRDefault="00FB7267" w:rsidP="00085087">
      <w:pPr>
        <w:pStyle w:val="ListParagraph"/>
        <w:widowControl/>
        <w:numPr>
          <w:ilvl w:val="2"/>
          <w:numId w:val="41"/>
        </w:numPr>
        <w:spacing w:after="200" w:line="276" w:lineRule="auto"/>
        <w:contextualSpacing/>
        <w:pPrChange w:id="732" w:author="Johnson, David M ERDC-RDE-ITL-MS" w:date="2016-10-18T13:20:00Z">
          <w:pPr>
            <w:pStyle w:val="ListParagraph"/>
            <w:widowControl/>
            <w:numPr>
              <w:ilvl w:val="2"/>
              <w:numId w:val="18"/>
            </w:numPr>
            <w:spacing w:after="200" w:line="276" w:lineRule="auto"/>
            <w:ind w:left="2160" w:hanging="360"/>
            <w:contextualSpacing/>
          </w:pPr>
        </w:pPrChange>
      </w:pPr>
      <w:r>
        <w:t>Show Extension Line :</w:t>
      </w:r>
      <w:r>
        <w:tab/>
      </w:r>
      <w:del w:id="733" w:author="Johnson, David M ERDC-RDE-ITL-MS" w:date="2016-10-17T16:38:00Z">
        <w:r w:rsidDel="00DB5B6D">
          <w:delText>Unchecked</w:delText>
        </w:r>
      </w:del>
      <w:ins w:id="734" w:author="Johnson, David M ERDC-RDE-ITL-MS" w:date="2016-10-17T16:38:00Z">
        <w:r w:rsidR="00DB5B6D">
          <w:t>Checked</w:t>
        </w:r>
      </w:ins>
    </w:p>
    <w:p w:rsidR="00FB7267" w:rsidRDefault="00FB7267" w:rsidP="00085087">
      <w:pPr>
        <w:pStyle w:val="ListParagraph"/>
        <w:widowControl/>
        <w:numPr>
          <w:ilvl w:val="2"/>
          <w:numId w:val="41"/>
        </w:numPr>
        <w:spacing w:after="200" w:line="276" w:lineRule="auto"/>
        <w:contextualSpacing/>
        <w:pPrChange w:id="735" w:author="Johnson, David M ERDC-RDE-ITL-MS" w:date="2016-10-18T13:20:00Z">
          <w:pPr>
            <w:pStyle w:val="ListParagraph"/>
            <w:widowControl/>
            <w:numPr>
              <w:ilvl w:val="2"/>
              <w:numId w:val="18"/>
            </w:numPr>
            <w:spacing w:after="200" w:line="276" w:lineRule="auto"/>
            <w:ind w:left="2160" w:hanging="360"/>
            <w:contextualSpacing/>
          </w:pPr>
        </w:pPrChange>
      </w:pPr>
      <w:r>
        <w:t>Line Weight:</w:t>
      </w:r>
      <w:r>
        <w:tab/>
      </w:r>
      <w:r>
        <w:tab/>
      </w:r>
      <w:del w:id="736" w:author="Johnson, David M ERDC-RDE-ITL-MS" w:date="2016-10-17T16:35:00Z">
        <w:r w:rsidDel="00DB5B6D">
          <w:delText>1</w:delText>
        </w:r>
      </w:del>
      <w:ins w:id="737" w:author="Johnson, David M ERDC-RDE-ITL-MS" w:date="2016-10-17T16:35:00Z">
        <w:r w:rsidR="00DB5B6D">
          <w:t>6</w:t>
        </w:r>
      </w:ins>
    </w:p>
    <w:p w:rsidR="00DB5B6D" w:rsidRPr="0032717C" w:rsidRDefault="00DB5B6D" w:rsidP="00085087">
      <w:pPr>
        <w:pStyle w:val="ListParagraph"/>
        <w:widowControl/>
        <w:numPr>
          <w:ilvl w:val="0"/>
          <w:numId w:val="41"/>
        </w:numPr>
        <w:spacing w:after="200" w:line="276" w:lineRule="auto"/>
        <w:contextualSpacing/>
        <w:rPr>
          <w:ins w:id="738" w:author="Johnson, David M ERDC-RDE-ITL-MS" w:date="2016-10-17T16:37:00Z"/>
        </w:rPr>
        <w:pPrChange w:id="739" w:author="Johnson, David M ERDC-RDE-ITL-MS" w:date="2016-10-18T13:20:00Z">
          <w:pPr>
            <w:pStyle w:val="ListParagraph"/>
            <w:widowControl/>
            <w:numPr>
              <w:numId w:val="18"/>
            </w:numPr>
            <w:spacing w:after="200" w:line="276" w:lineRule="auto"/>
            <w:ind w:left="720" w:hanging="360"/>
            <w:contextualSpacing/>
          </w:pPr>
        </w:pPrChange>
      </w:pPr>
      <w:ins w:id="740" w:author="Johnson, David M ERDC-RDE-ITL-MS" w:date="2016-10-17T16:37:00Z">
        <w:r>
          <w:rPr>
            <w:noProof/>
          </w:rPr>
          <w:drawing>
            <wp:anchor distT="0" distB="0" distL="114300" distR="114300" simplePos="0" relativeHeight="251715072" behindDoc="1" locked="0" layoutInCell="1" allowOverlap="1" wp14:anchorId="4C33A0B3" wp14:editId="73A8C346">
              <wp:simplePos x="0" y="0"/>
              <wp:positionH relativeFrom="column">
                <wp:posOffset>4012565</wp:posOffset>
              </wp:positionH>
              <wp:positionV relativeFrom="paragraph">
                <wp:posOffset>71120</wp:posOffset>
              </wp:positionV>
              <wp:extent cx="1796415" cy="377190"/>
              <wp:effectExtent l="0" t="0" r="0" b="3810"/>
              <wp:wrapTight wrapText="bothSides">
                <wp:wrapPolygon edited="0">
                  <wp:start x="0" y="0"/>
                  <wp:lineTo x="0" y="20727"/>
                  <wp:lineTo x="21302" y="20727"/>
                  <wp:lineTo x="2130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96415" cy="377190"/>
                      </a:xfrm>
                      <a:prstGeom prst="rect">
                        <a:avLst/>
                      </a:prstGeom>
                    </pic:spPr>
                  </pic:pic>
                </a:graphicData>
              </a:graphic>
              <wp14:sizeRelH relativeFrom="page">
                <wp14:pctWidth>0</wp14:pctWidth>
              </wp14:sizeRelH>
              <wp14:sizeRelV relativeFrom="page">
                <wp14:pctHeight>0</wp14:pctHeight>
              </wp14:sizeRelV>
            </wp:anchor>
          </w:drawing>
        </w:r>
        <w:r>
          <w:rPr>
            <w:b/>
          </w:rPr>
          <w:t xml:space="preserve">Family : </w:t>
        </w:r>
        <w:r w:rsidRPr="004854BF">
          <w:rPr>
            <w:i/>
            <w:color w:val="002060"/>
          </w:rPr>
          <w:t xml:space="preserve">System Family: </w:t>
        </w:r>
        <w:r>
          <w:rPr>
            <w:i/>
            <w:color w:val="002060"/>
          </w:rPr>
          <w:t>Viewport</w:t>
        </w:r>
      </w:ins>
    </w:p>
    <w:p w:rsidR="00DB5B6D" w:rsidRPr="00FD4E43" w:rsidRDefault="00DB5B6D" w:rsidP="00085087">
      <w:pPr>
        <w:pStyle w:val="ListParagraph"/>
        <w:widowControl/>
        <w:numPr>
          <w:ilvl w:val="0"/>
          <w:numId w:val="41"/>
        </w:numPr>
        <w:spacing w:after="200" w:line="276" w:lineRule="auto"/>
        <w:contextualSpacing/>
        <w:rPr>
          <w:ins w:id="741" w:author="Johnson, David M ERDC-RDE-ITL-MS" w:date="2016-10-17T16:37:00Z"/>
        </w:rPr>
        <w:pPrChange w:id="742" w:author="Johnson, David M ERDC-RDE-ITL-MS" w:date="2016-10-18T13:20:00Z">
          <w:pPr>
            <w:pStyle w:val="ListParagraph"/>
            <w:widowControl/>
            <w:numPr>
              <w:numId w:val="18"/>
            </w:numPr>
            <w:spacing w:after="200" w:line="276" w:lineRule="auto"/>
            <w:ind w:left="720" w:hanging="360"/>
            <w:contextualSpacing/>
          </w:pPr>
        </w:pPrChange>
      </w:pPr>
      <w:ins w:id="743" w:author="Johnson, David M ERDC-RDE-ITL-MS" w:date="2016-10-17T16:37:00Z">
        <w:r>
          <w:rPr>
            <w:b/>
          </w:rPr>
          <w:t>Type :</w:t>
        </w:r>
        <w:r>
          <w:t xml:space="preserve">  </w:t>
        </w:r>
        <w:r w:rsidRPr="00863DF9">
          <w:rPr>
            <w:b/>
            <w:i/>
            <w:color w:val="C00000"/>
          </w:rPr>
          <w:t xml:space="preserve">View </w:t>
        </w:r>
      </w:ins>
      <w:ins w:id="744" w:author="Johnson, David M ERDC-RDE-ITL-MS" w:date="2016-10-18T13:23:00Z">
        <w:r w:rsidR="00085087">
          <w:rPr>
            <w:b/>
            <w:i/>
            <w:color w:val="C00000"/>
          </w:rPr>
          <w:t>–</w:t>
        </w:r>
      </w:ins>
      <w:ins w:id="745" w:author="Johnson, David M ERDC-RDE-ITL-MS" w:date="2016-10-17T16:37:00Z">
        <w:r w:rsidRPr="00863DF9">
          <w:rPr>
            <w:b/>
            <w:i/>
            <w:color w:val="C00000"/>
          </w:rPr>
          <w:t xml:space="preserve"> No</w:t>
        </w:r>
      </w:ins>
      <w:ins w:id="746" w:author="Johnson, David M ERDC-RDE-ITL-MS" w:date="2016-10-18T13:23:00Z">
        <w:r w:rsidR="00085087">
          <w:rPr>
            <w:b/>
            <w:i/>
            <w:color w:val="C00000"/>
          </w:rPr>
          <w:t xml:space="preserve"> Title</w:t>
        </w:r>
      </w:ins>
      <w:ins w:id="747" w:author="Johnson, David M ERDC-RDE-ITL-MS" w:date="2016-10-18T13:52:00Z">
        <w:r w:rsidR="00B90590">
          <w:rPr>
            <w:b/>
            <w:i/>
            <w:color w:val="C00000"/>
          </w:rPr>
          <w:t>,</w:t>
        </w:r>
      </w:ins>
      <w:ins w:id="748" w:author="Johnson, David M ERDC-RDE-ITL-MS" w:date="2016-10-17T16:37:00Z">
        <w:r w:rsidRPr="00863DF9">
          <w:rPr>
            <w:b/>
            <w:i/>
            <w:color w:val="C00000"/>
          </w:rPr>
          <w:t xml:space="preserve"> Number</w:t>
        </w:r>
      </w:ins>
      <w:ins w:id="749" w:author="Johnson, David M ERDC-RDE-ITL-MS" w:date="2016-10-18T13:23:00Z">
        <w:r w:rsidR="00085087">
          <w:rPr>
            <w:b/>
            <w:i/>
            <w:color w:val="C00000"/>
          </w:rPr>
          <w:t xml:space="preserve"> or </w:t>
        </w:r>
      </w:ins>
      <w:ins w:id="750" w:author="Johnson, David M ERDC-RDE-ITL-MS" w:date="2016-10-17T16:37:00Z">
        <w:r w:rsidRPr="00863DF9">
          <w:rPr>
            <w:b/>
            <w:i/>
            <w:color w:val="C00000"/>
          </w:rPr>
          <w:t>Line</w:t>
        </w:r>
      </w:ins>
    </w:p>
    <w:p w:rsidR="00DB5B6D" w:rsidRDefault="00DB5B6D" w:rsidP="00085087">
      <w:pPr>
        <w:pStyle w:val="ListParagraph"/>
        <w:widowControl/>
        <w:numPr>
          <w:ilvl w:val="0"/>
          <w:numId w:val="41"/>
        </w:numPr>
        <w:spacing w:after="200" w:line="276" w:lineRule="auto"/>
        <w:contextualSpacing/>
        <w:rPr>
          <w:ins w:id="751" w:author="Johnson, David M ERDC-RDE-ITL-MS" w:date="2016-10-17T16:37:00Z"/>
        </w:rPr>
        <w:pPrChange w:id="752" w:author="Johnson, David M ERDC-RDE-ITL-MS" w:date="2016-10-18T13:20:00Z">
          <w:pPr>
            <w:pStyle w:val="ListParagraph"/>
            <w:widowControl/>
            <w:numPr>
              <w:numId w:val="18"/>
            </w:numPr>
            <w:spacing w:after="200" w:line="276" w:lineRule="auto"/>
            <w:ind w:left="720" w:hanging="360"/>
            <w:contextualSpacing/>
          </w:pPr>
        </w:pPrChange>
      </w:pPr>
      <w:ins w:id="753" w:author="Johnson, David M ERDC-RDE-ITL-MS" w:date="2016-10-17T16:37:00Z">
        <w:r>
          <w:rPr>
            <w:b/>
          </w:rPr>
          <w:t>Type Parameters:</w:t>
        </w:r>
      </w:ins>
    </w:p>
    <w:p w:rsidR="00DB5B6D" w:rsidRDefault="00DB5B6D" w:rsidP="00085087">
      <w:pPr>
        <w:pStyle w:val="ListParagraph"/>
        <w:widowControl/>
        <w:numPr>
          <w:ilvl w:val="1"/>
          <w:numId w:val="41"/>
        </w:numPr>
        <w:spacing w:after="200" w:line="276" w:lineRule="auto"/>
        <w:contextualSpacing/>
        <w:rPr>
          <w:ins w:id="754" w:author="Johnson, David M ERDC-RDE-ITL-MS" w:date="2016-10-17T16:37:00Z"/>
        </w:rPr>
        <w:pPrChange w:id="755" w:author="Johnson, David M ERDC-RDE-ITL-MS" w:date="2016-10-18T13:20:00Z">
          <w:pPr>
            <w:pStyle w:val="ListParagraph"/>
            <w:widowControl/>
            <w:numPr>
              <w:ilvl w:val="1"/>
              <w:numId w:val="18"/>
            </w:numPr>
            <w:spacing w:after="200" w:line="276" w:lineRule="auto"/>
            <w:ind w:left="1440" w:hanging="360"/>
            <w:contextualSpacing/>
          </w:pPr>
        </w:pPrChange>
      </w:pPr>
      <w:ins w:id="756" w:author="Johnson, David M ERDC-RDE-ITL-MS" w:date="2016-10-17T16:37:00Z">
        <w:r w:rsidRPr="00FD4E43">
          <w:rPr>
            <w:b/>
            <w:i/>
          </w:rPr>
          <w:t>Graphics</w:t>
        </w:r>
        <w:r>
          <w:t>:</w:t>
        </w:r>
      </w:ins>
    </w:p>
    <w:p w:rsidR="00DB5B6D" w:rsidRDefault="00DB5B6D" w:rsidP="00F04B6F">
      <w:pPr>
        <w:pStyle w:val="ListParagraph"/>
        <w:numPr>
          <w:ilvl w:val="2"/>
          <w:numId w:val="41"/>
        </w:numPr>
        <w:rPr>
          <w:ins w:id="757" w:author="Johnson, David M ERDC-RDE-ITL-MS" w:date="2016-10-17T16:37:00Z"/>
        </w:rPr>
        <w:pPrChange w:id="758" w:author="Johnson, David M ERDC-RDE-ITL-MS" w:date="2016-10-18T13:56:00Z">
          <w:pPr>
            <w:pStyle w:val="ListParagraph"/>
            <w:widowControl/>
            <w:numPr>
              <w:ilvl w:val="2"/>
              <w:numId w:val="18"/>
            </w:numPr>
            <w:spacing w:after="200" w:line="276" w:lineRule="auto"/>
            <w:ind w:left="2160" w:hanging="360"/>
            <w:contextualSpacing/>
          </w:pPr>
        </w:pPrChange>
      </w:pPr>
      <w:ins w:id="759" w:author="Johnson, David M ERDC-RDE-ITL-MS" w:date="2016-10-17T16:37:00Z">
        <w:r>
          <w:t xml:space="preserve">Title: </w:t>
        </w:r>
        <w:r>
          <w:tab/>
        </w:r>
        <w:r>
          <w:tab/>
        </w:r>
        <w:r>
          <w:tab/>
        </w:r>
      </w:ins>
      <w:ins w:id="760" w:author="Johnson, David M ERDC-RDE-ITL-MS" w:date="2016-10-18T13:55:00Z">
        <w:r w:rsidR="00F04B6F" w:rsidRPr="00F04B6F">
          <w:t xml:space="preserve">View </w:t>
        </w:r>
        <w:proofErr w:type="spellStart"/>
        <w:r w:rsidR="00F04B6F" w:rsidRPr="00F04B6F">
          <w:t>Title_NCS</w:t>
        </w:r>
        <w:proofErr w:type="spellEnd"/>
        <w:r w:rsidR="00F04B6F" w:rsidRPr="00F04B6F">
          <w:t xml:space="preserve"> : VIEW TITLE - No Number</w:t>
        </w:r>
      </w:ins>
    </w:p>
    <w:p w:rsidR="00DB5B6D" w:rsidRDefault="00DB5B6D" w:rsidP="00085087">
      <w:pPr>
        <w:pStyle w:val="ListParagraph"/>
        <w:widowControl/>
        <w:numPr>
          <w:ilvl w:val="2"/>
          <w:numId w:val="41"/>
        </w:numPr>
        <w:spacing w:after="200" w:line="276" w:lineRule="auto"/>
        <w:contextualSpacing/>
        <w:rPr>
          <w:ins w:id="761" w:author="Johnson, David M ERDC-RDE-ITL-MS" w:date="2016-10-17T16:37:00Z"/>
        </w:rPr>
        <w:pPrChange w:id="762" w:author="Johnson, David M ERDC-RDE-ITL-MS" w:date="2016-10-18T13:20:00Z">
          <w:pPr>
            <w:pStyle w:val="ListParagraph"/>
            <w:widowControl/>
            <w:numPr>
              <w:ilvl w:val="2"/>
              <w:numId w:val="18"/>
            </w:numPr>
            <w:spacing w:after="200" w:line="276" w:lineRule="auto"/>
            <w:ind w:left="2160" w:hanging="360"/>
            <w:contextualSpacing/>
          </w:pPr>
        </w:pPrChange>
      </w:pPr>
      <w:ins w:id="763" w:author="Johnson, David M ERDC-RDE-ITL-MS" w:date="2016-10-17T16:37:00Z">
        <w:r>
          <w:t>Show Title :</w:t>
        </w:r>
        <w:r>
          <w:tab/>
        </w:r>
        <w:r>
          <w:tab/>
        </w:r>
      </w:ins>
      <w:ins w:id="764" w:author="Johnson, David M ERDC-RDE-ITL-MS" w:date="2016-10-18T13:56:00Z">
        <w:r w:rsidR="00F04B6F">
          <w:t>No</w:t>
        </w:r>
      </w:ins>
    </w:p>
    <w:p w:rsidR="00F04B6F" w:rsidRDefault="00DB5B6D" w:rsidP="0014597C">
      <w:pPr>
        <w:pStyle w:val="ListParagraph"/>
        <w:widowControl/>
        <w:numPr>
          <w:ilvl w:val="2"/>
          <w:numId w:val="41"/>
        </w:numPr>
        <w:spacing w:after="200" w:line="276" w:lineRule="auto"/>
        <w:contextualSpacing/>
        <w:rPr>
          <w:ins w:id="765" w:author="Johnson, David M ERDC-RDE-ITL-MS" w:date="2016-10-17T16:37:00Z"/>
        </w:rPr>
        <w:pPrChange w:id="766" w:author="Johnson, David M ERDC-RDE-ITL-MS" w:date="2016-10-18T14:03:00Z">
          <w:pPr>
            <w:pStyle w:val="ListParagraph"/>
            <w:widowControl/>
            <w:numPr>
              <w:ilvl w:val="2"/>
              <w:numId w:val="18"/>
            </w:numPr>
            <w:spacing w:after="200" w:line="276" w:lineRule="auto"/>
            <w:ind w:left="2160" w:hanging="360"/>
            <w:contextualSpacing/>
          </w:pPr>
        </w:pPrChange>
      </w:pPr>
      <w:ins w:id="767" w:author="Johnson, David M ERDC-RDE-ITL-MS" w:date="2016-10-17T16:37:00Z">
        <w:r>
          <w:t>Show Extension Line :</w:t>
        </w:r>
        <w:r>
          <w:tab/>
        </w:r>
      </w:ins>
      <w:ins w:id="768" w:author="Johnson, David M ERDC-RDE-ITL-MS" w:date="2016-10-18T13:59:00Z">
        <w:r w:rsidR="00F04B6F">
          <w:t>NA</w:t>
        </w:r>
      </w:ins>
    </w:p>
    <w:p w:rsidR="00DB5B6D" w:rsidRDefault="00DB5B6D" w:rsidP="00085087">
      <w:pPr>
        <w:pStyle w:val="ListParagraph"/>
        <w:widowControl/>
        <w:numPr>
          <w:ilvl w:val="2"/>
          <w:numId w:val="41"/>
        </w:numPr>
        <w:spacing w:after="200" w:line="276" w:lineRule="auto"/>
        <w:contextualSpacing/>
        <w:rPr>
          <w:ins w:id="769" w:author="Johnson, David M ERDC-RDE-ITL-MS" w:date="2016-10-17T16:37:00Z"/>
        </w:rPr>
        <w:pPrChange w:id="770" w:author="Johnson, David M ERDC-RDE-ITL-MS" w:date="2016-10-18T13:20:00Z">
          <w:pPr>
            <w:pStyle w:val="ListParagraph"/>
            <w:widowControl/>
            <w:numPr>
              <w:ilvl w:val="2"/>
              <w:numId w:val="18"/>
            </w:numPr>
            <w:spacing w:after="200" w:line="276" w:lineRule="auto"/>
            <w:ind w:left="2160" w:hanging="360"/>
            <w:contextualSpacing/>
          </w:pPr>
        </w:pPrChange>
      </w:pPr>
      <w:ins w:id="771" w:author="Johnson, David M ERDC-RDE-ITL-MS" w:date="2016-10-17T16:37:00Z">
        <w:r>
          <w:t>Line Weight:</w:t>
        </w:r>
        <w:r>
          <w:tab/>
        </w:r>
        <w:r>
          <w:tab/>
          <w:t>6</w:t>
        </w:r>
      </w:ins>
    </w:p>
    <w:p w:rsidR="009D5396" w:rsidRPr="0032717C" w:rsidRDefault="009D5396" w:rsidP="00085087">
      <w:pPr>
        <w:pStyle w:val="ListParagraph"/>
        <w:widowControl/>
        <w:numPr>
          <w:ilvl w:val="0"/>
          <w:numId w:val="41"/>
        </w:numPr>
        <w:spacing w:after="200" w:line="276" w:lineRule="auto"/>
        <w:contextualSpacing/>
        <w:rPr>
          <w:ins w:id="772" w:author="Johnson, David M ERDC-RDE-ITL-MS" w:date="2016-10-17T16:27:00Z"/>
        </w:rPr>
        <w:pPrChange w:id="773" w:author="Johnson, David M ERDC-RDE-ITL-MS" w:date="2016-10-18T13:20:00Z">
          <w:pPr>
            <w:pStyle w:val="ListParagraph"/>
            <w:widowControl/>
            <w:numPr>
              <w:numId w:val="18"/>
            </w:numPr>
            <w:spacing w:after="200" w:line="276" w:lineRule="auto"/>
            <w:ind w:left="720" w:hanging="360"/>
            <w:contextualSpacing/>
          </w:pPr>
        </w:pPrChange>
      </w:pPr>
      <w:ins w:id="774" w:author="Johnson, David M ERDC-RDE-ITL-MS" w:date="2016-10-17T16:27:00Z">
        <w:r>
          <w:rPr>
            <w:b/>
          </w:rPr>
          <w:t xml:space="preserve">Family : </w:t>
        </w:r>
        <w:r w:rsidRPr="004854BF">
          <w:rPr>
            <w:i/>
            <w:color w:val="002060"/>
          </w:rPr>
          <w:t xml:space="preserve">System Family: </w:t>
        </w:r>
        <w:r>
          <w:rPr>
            <w:i/>
            <w:color w:val="002060"/>
          </w:rPr>
          <w:t>Viewport</w:t>
        </w:r>
      </w:ins>
    </w:p>
    <w:p w:rsidR="00FB7267" w:rsidRPr="0032717C" w:rsidDel="00B90590" w:rsidRDefault="00FB7267" w:rsidP="00085087">
      <w:pPr>
        <w:pStyle w:val="ListParagraph"/>
        <w:widowControl/>
        <w:numPr>
          <w:ilvl w:val="0"/>
          <w:numId w:val="41"/>
        </w:numPr>
        <w:spacing w:after="200" w:line="276" w:lineRule="auto"/>
        <w:contextualSpacing/>
        <w:rPr>
          <w:del w:id="775" w:author="Johnson, David M ERDC-RDE-ITL-MS" w:date="2016-10-18T13:53:00Z"/>
        </w:rPr>
        <w:pPrChange w:id="776" w:author="Johnson, David M ERDC-RDE-ITL-MS" w:date="2016-10-18T13:20:00Z">
          <w:pPr>
            <w:pStyle w:val="ListParagraph"/>
            <w:widowControl/>
            <w:numPr>
              <w:numId w:val="18"/>
            </w:numPr>
            <w:spacing w:after="200" w:line="276" w:lineRule="auto"/>
            <w:ind w:left="720" w:hanging="360"/>
            <w:contextualSpacing/>
          </w:pPr>
        </w:pPrChange>
      </w:pPr>
      <w:del w:id="777" w:author="Johnson, David M ERDC-RDE-ITL-MS" w:date="2016-10-18T13:53:00Z">
        <w:r w:rsidDel="00B90590">
          <w:rPr>
            <w:b/>
          </w:rPr>
          <w:delText xml:space="preserve">Family : </w:delText>
        </w:r>
        <w:r w:rsidRPr="004854BF" w:rsidDel="00B90590">
          <w:rPr>
            <w:i/>
            <w:color w:val="002060"/>
          </w:rPr>
          <w:delText xml:space="preserve">System Family: </w:delText>
        </w:r>
        <w:r w:rsidDel="00B90590">
          <w:rPr>
            <w:i/>
            <w:color w:val="002060"/>
          </w:rPr>
          <w:delText>Viewport</w:delText>
        </w:r>
      </w:del>
    </w:p>
    <w:p w:rsidR="00FB7267" w:rsidRPr="00FD4E43" w:rsidRDefault="00FB7267" w:rsidP="00085087">
      <w:pPr>
        <w:pStyle w:val="ListParagraph"/>
        <w:widowControl/>
        <w:numPr>
          <w:ilvl w:val="0"/>
          <w:numId w:val="41"/>
        </w:numPr>
        <w:spacing w:after="200" w:line="276" w:lineRule="auto"/>
        <w:contextualSpacing/>
        <w:pPrChange w:id="778" w:author="Johnson, David M ERDC-RDE-ITL-MS" w:date="2016-10-18T13:20:00Z">
          <w:pPr>
            <w:pStyle w:val="ListParagraph"/>
            <w:widowControl/>
            <w:numPr>
              <w:numId w:val="18"/>
            </w:numPr>
            <w:spacing w:after="200" w:line="276" w:lineRule="auto"/>
            <w:ind w:left="720" w:hanging="360"/>
            <w:contextualSpacing/>
          </w:pPr>
        </w:pPrChange>
      </w:pPr>
      <w:r>
        <w:rPr>
          <w:b/>
        </w:rPr>
        <w:t>Type :</w:t>
      </w:r>
      <w:r>
        <w:t xml:space="preserve">  </w:t>
      </w:r>
      <w:r w:rsidRPr="00DB5B6D">
        <w:rPr>
          <w:b/>
          <w:i/>
          <w:color w:val="C00000"/>
          <w:rPrChange w:id="779" w:author="Johnson, David M ERDC-RDE-ITL-MS" w:date="2016-10-17T16:34:00Z">
            <w:rPr>
              <w:i/>
              <w:color w:val="002060"/>
            </w:rPr>
          </w:rPrChange>
        </w:rPr>
        <w:t>View No Title</w:t>
      </w:r>
    </w:p>
    <w:p w:rsidR="00FB7267" w:rsidRDefault="00FB7267" w:rsidP="00085087">
      <w:pPr>
        <w:pStyle w:val="ListParagraph"/>
        <w:widowControl/>
        <w:numPr>
          <w:ilvl w:val="0"/>
          <w:numId w:val="41"/>
        </w:numPr>
        <w:spacing w:after="200" w:line="276" w:lineRule="auto"/>
        <w:contextualSpacing/>
        <w:pPrChange w:id="780" w:author="Johnson, David M ERDC-RDE-ITL-MS" w:date="2016-10-18T13:20:00Z">
          <w:pPr>
            <w:pStyle w:val="ListParagraph"/>
            <w:widowControl/>
            <w:numPr>
              <w:numId w:val="18"/>
            </w:numPr>
            <w:spacing w:after="200" w:line="276" w:lineRule="auto"/>
            <w:ind w:left="720" w:hanging="360"/>
            <w:contextualSpacing/>
          </w:pPr>
        </w:pPrChange>
      </w:pPr>
      <w:r>
        <w:rPr>
          <w:b/>
        </w:rPr>
        <w:t>Type Parameters:</w:t>
      </w:r>
    </w:p>
    <w:p w:rsidR="00FB7267" w:rsidRDefault="00FB7267" w:rsidP="00085087">
      <w:pPr>
        <w:pStyle w:val="ListParagraph"/>
        <w:widowControl/>
        <w:numPr>
          <w:ilvl w:val="1"/>
          <w:numId w:val="41"/>
        </w:numPr>
        <w:spacing w:after="200" w:line="276" w:lineRule="auto"/>
        <w:contextualSpacing/>
        <w:pPrChange w:id="781" w:author="Johnson, David M ERDC-RDE-ITL-MS" w:date="2016-10-18T13:20:00Z">
          <w:pPr>
            <w:pStyle w:val="ListParagraph"/>
            <w:widowControl/>
            <w:numPr>
              <w:ilvl w:val="1"/>
              <w:numId w:val="18"/>
            </w:numPr>
            <w:spacing w:after="200" w:line="276" w:lineRule="auto"/>
            <w:ind w:left="1440" w:hanging="360"/>
            <w:contextualSpacing/>
          </w:pPr>
        </w:pPrChange>
      </w:pPr>
      <w:r w:rsidRPr="00FD4E43">
        <w:rPr>
          <w:b/>
          <w:i/>
        </w:rPr>
        <w:t>Graphics</w:t>
      </w:r>
      <w:r>
        <w:t>:</w:t>
      </w:r>
    </w:p>
    <w:p w:rsidR="00FB7267" w:rsidRDefault="00FB7267" w:rsidP="00F04B6F">
      <w:pPr>
        <w:pStyle w:val="ListParagraph"/>
        <w:widowControl/>
        <w:numPr>
          <w:ilvl w:val="2"/>
          <w:numId w:val="41"/>
        </w:numPr>
        <w:spacing w:after="200" w:line="276" w:lineRule="auto"/>
        <w:contextualSpacing/>
        <w:pPrChange w:id="782" w:author="Johnson, David M ERDC-RDE-ITL-MS" w:date="2016-10-18T13:20:00Z">
          <w:pPr>
            <w:pStyle w:val="ListParagraph"/>
            <w:widowControl/>
            <w:numPr>
              <w:ilvl w:val="2"/>
              <w:numId w:val="18"/>
            </w:numPr>
            <w:spacing w:after="200" w:line="276" w:lineRule="auto"/>
            <w:ind w:left="2160" w:hanging="360"/>
            <w:contextualSpacing/>
          </w:pPr>
        </w:pPrChange>
      </w:pPr>
      <w:r>
        <w:t xml:space="preserve">Title: </w:t>
      </w:r>
      <w:r>
        <w:tab/>
      </w:r>
      <w:r>
        <w:tab/>
      </w:r>
      <w:r>
        <w:tab/>
      </w:r>
      <w:ins w:id="783" w:author="Johnson, David M ERDC-RDE-ITL-MS" w:date="2016-10-18T13:58:00Z">
        <w:r w:rsidR="00F04B6F" w:rsidRPr="00F04B6F">
          <w:t xml:space="preserve">View </w:t>
        </w:r>
        <w:proofErr w:type="spellStart"/>
        <w:r w:rsidR="00F04B6F" w:rsidRPr="00F04B6F">
          <w:t>Title_NCS</w:t>
        </w:r>
        <w:proofErr w:type="spellEnd"/>
        <w:r w:rsidR="00F04B6F" w:rsidRPr="00F04B6F">
          <w:t xml:space="preserve"> : View Title - NSC</w:t>
        </w:r>
      </w:ins>
      <w:del w:id="784" w:author="Johnson, David M ERDC-RDE-ITL-MS" w:date="2016-10-18T13:58:00Z">
        <w:r w:rsidDel="00F04B6F">
          <w:delText>&lt;none&gt;</w:delText>
        </w:r>
      </w:del>
    </w:p>
    <w:p w:rsidR="00FB7267" w:rsidRDefault="00FB7267" w:rsidP="00085087">
      <w:pPr>
        <w:pStyle w:val="ListParagraph"/>
        <w:widowControl/>
        <w:numPr>
          <w:ilvl w:val="2"/>
          <w:numId w:val="41"/>
        </w:numPr>
        <w:spacing w:after="200" w:line="276" w:lineRule="auto"/>
        <w:contextualSpacing/>
        <w:pPrChange w:id="785" w:author="Johnson, David M ERDC-RDE-ITL-MS" w:date="2016-10-18T13:20:00Z">
          <w:pPr>
            <w:pStyle w:val="ListParagraph"/>
            <w:widowControl/>
            <w:numPr>
              <w:ilvl w:val="2"/>
              <w:numId w:val="18"/>
            </w:numPr>
            <w:spacing w:after="200" w:line="276" w:lineRule="auto"/>
            <w:ind w:left="2160" w:hanging="360"/>
            <w:contextualSpacing/>
          </w:pPr>
        </w:pPrChange>
      </w:pPr>
      <w:r>
        <w:t>Show Title :</w:t>
      </w:r>
      <w:r>
        <w:tab/>
      </w:r>
      <w:r>
        <w:tab/>
      </w:r>
      <w:del w:id="786" w:author="Johnson, David M ERDC-RDE-ITL-MS" w:date="2016-10-18T13:58:00Z">
        <w:r w:rsidDel="00F04B6F">
          <w:delText>No</w:delText>
        </w:r>
      </w:del>
      <w:ins w:id="787" w:author="Johnson, David M ERDC-RDE-ITL-MS" w:date="2016-10-18T13:58:00Z">
        <w:r w:rsidR="00F04B6F">
          <w:t>Yes</w:t>
        </w:r>
      </w:ins>
    </w:p>
    <w:p w:rsidR="00FB7267" w:rsidRDefault="00FB7267" w:rsidP="00085087">
      <w:pPr>
        <w:pStyle w:val="ListParagraph"/>
        <w:widowControl/>
        <w:numPr>
          <w:ilvl w:val="2"/>
          <w:numId w:val="41"/>
        </w:numPr>
        <w:spacing w:after="200" w:line="276" w:lineRule="auto"/>
        <w:contextualSpacing/>
        <w:pPrChange w:id="788" w:author="Johnson, David M ERDC-RDE-ITL-MS" w:date="2016-10-18T13:20:00Z">
          <w:pPr>
            <w:pStyle w:val="ListParagraph"/>
            <w:widowControl/>
            <w:numPr>
              <w:ilvl w:val="2"/>
              <w:numId w:val="18"/>
            </w:numPr>
            <w:spacing w:after="200" w:line="276" w:lineRule="auto"/>
            <w:ind w:left="2160" w:hanging="360"/>
            <w:contextualSpacing/>
          </w:pPr>
        </w:pPrChange>
      </w:pPr>
      <w:r>
        <w:t>Show Extension Line :</w:t>
      </w:r>
      <w:r>
        <w:tab/>
      </w:r>
      <w:del w:id="789" w:author="Johnson, David M ERDC-RDE-ITL-MS" w:date="2016-10-18T13:58:00Z">
        <w:r w:rsidDel="00F04B6F">
          <w:delText>Unchecked</w:delText>
        </w:r>
      </w:del>
      <w:ins w:id="790" w:author="Johnson, David M ERDC-RDE-ITL-MS" w:date="2016-10-18T13:58:00Z">
        <w:r w:rsidR="00F04B6F">
          <w:t>Checked</w:t>
        </w:r>
      </w:ins>
    </w:p>
    <w:p w:rsidR="00FB7267" w:rsidRDefault="00FB7267" w:rsidP="00085087">
      <w:pPr>
        <w:pStyle w:val="ListParagraph"/>
        <w:widowControl/>
        <w:numPr>
          <w:ilvl w:val="2"/>
          <w:numId w:val="41"/>
        </w:numPr>
        <w:spacing w:after="200" w:line="276" w:lineRule="auto"/>
        <w:contextualSpacing/>
        <w:pPrChange w:id="791" w:author="Johnson, David M ERDC-RDE-ITL-MS" w:date="2016-10-18T13:20:00Z">
          <w:pPr>
            <w:pStyle w:val="ListParagraph"/>
            <w:widowControl/>
            <w:numPr>
              <w:ilvl w:val="2"/>
              <w:numId w:val="18"/>
            </w:numPr>
            <w:spacing w:after="200" w:line="276" w:lineRule="auto"/>
            <w:ind w:left="2160" w:hanging="360"/>
            <w:contextualSpacing/>
          </w:pPr>
        </w:pPrChange>
      </w:pPr>
      <w:r>
        <w:t>Line Weight:</w:t>
      </w:r>
      <w:r>
        <w:tab/>
      </w:r>
      <w:r>
        <w:tab/>
      </w:r>
      <w:del w:id="792" w:author="Johnson, David M ERDC-RDE-ITL-MS" w:date="2016-10-17T16:35:00Z">
        <w:r w:rsidDel="00DB5B6D">
          <w:delText>1</w:delText>
        </w:r>
      </w:del>
      <w:ins w:id="793" w:author="Johnson, David M ERDC-RDE-ITL-MS" w:date="2016-10-17T16:35:00Z">
        <w:r w:rsidR="00DB5B6D">
          <w:t>6</w:t>
        </w:r>
      </w:ins>
    </w:p>
    <w:p w:rsidR="00FF65EA" w:rsidRPr="00FF65EA" w:rsidRDefault="00FF65EA" w:rsidP="00FF65EA">
      <w:pPr>
        <w:pStyle w:val="Heading2"/>
        <w:rPr>
          <w:sz w:val="22"/>
          <w:szCs w:val="22"/>
        </w:rPr>
      </w:pPr>
      <w:r w:rsidRPr="00FF65EA">
        <w:rPr>
          <w:sz w:val="22"/>
          <w:szCs w:val="22"/>
        </w:rPr>
        <w:t>Room Name &amp; Number:</w:t>
      </w:r>
    </w:p>
    <w:p w:rsidR="00FF65EA" w:rsidRDefault="00FF65EA" w:rsidP="00FF65EA">
      <w:pPr>
        <w:pStyle w:val="ListParagraph"/>
        <w:widowControl/>
        <w:numPr>
          <w:ilvl w:val="0"/>
          <w:numId w:val="19"/>
        </w:numPr>
        <w:spacing w:after="200" w:line="276" w:lineRule="auto"/>
        <w:contextualSpacing/>
      </w:pPr>
      <w:r>
        <w:rPr>
          <w:b/>
        </w:rPr>
        <w:t xml:space="preserve">Family : </w:t>
      </w:r>
      <w:r>
        <w:rPr>
          <w:i/>
          <w:color w:val="002060"/>
        </w:rPr>
        <w:t>Room Tag_NCS5</w:t>
      </w:r>
    </w:p>
    <w:p w:rsidR="00FF65EA" w:rsidRDefault="00FF65EA" w:rsidP="00FF65EA">
      <w:pPr>
        <w:pStyle w:val="ListParagraph"/>
        <w:widowControl/>
        <w:numPr>
          <w:ilvl w:val="0"/>
          <w:numId w:val="19"/>
        </w:numPr>
        <w:spacing w:after="200" w:line="276" w:lineRule="auto"/>
        <w:contextualSpacing/>
      </w:pPr>
      <w:r>
        <w:rPr>
          <w:b/>
        </w:rPr>
        <w:t>Type :</w:t>
      </w:r>
      <w:r>
        <w:t xml:space="preserve">  </w:t>
      </w:r>
      <w:r>
        <w:rPr>
          <w:i/>
          <w:color w:val="002060"/>
        </w:rPr>
        <w:t>Room Tag with Number</w:t>
      </w:r>
    </w:p>
    <w:p w:rsidR="00FF65EA" w:rsidRDefault="00FF65EA" w:rsidP="00FF65EA">
      <w:pPr>
        <w:pStyle w:val="ListParagraph"/>
        <w:widowControl/>
        <w:numPr>
          <w:ilvl w:val="0"/>
          <w:numId w:val="19"/>
        </w:numPr>
        <w:spacing w:after="200" w:line="276" w:lineRule="auto"/>
        <w:contextualSpacing/>
      </w:pPr>
      <w:r>
        <w:rPr>
          <w:b/>
        </w:rPr>
        <w:t xml:space="preserve">Type: </w:t>
      </w:r>
      <w:r>
        <w:t xml:space="preserve">  </w:t>
      </w:r>
      <w:r>
        <w:rPr>
          <w:i/>
          <w:color w:val="002060"/>
        </w:rPr>
        <w:t>Room Tag with Area</w:t>
      </w:r>
    </w:p>
    <w:p w:rsidR="00FF65EA" w:rsidRDefault="00FF65EA" w:rsidP="00FF65EA">
      <w:pPr>
        <w:pStyle w:val="ListParagraph"/>
        <w:widowControl/>
        <w:numPr>
          <w:ilvl w:val="0"/>
          <w:numId w:val="19"/>
        </w:numPr>
        <w:spacing w:after="200" w:line="276" w:lineRule="auto"/>
        <w:contextualSpacing/>
      </w:pPr>
      <w:r>
        <w:rPr>
          <w:b/>
        </w:rPr>
        <w:t>Type</w:t>
      </w:r>
      <w:r>
        <w:t>:</w:t>
      </w:r>
      <w:r>
        <w:rPr>
          <w:b/>
        </w:rPr>
        <w:t xml:space="preserve"> </w:t>
      </w:r>
      <w:r>
        <w:t xml:space="preserve">  </w:t>
      </w:r>
      <w:r>
        <w:rPr>
          <w:i/>
          <w:color w:val="002060"/>
        </w:rPr>
        <w:t>Room Tag with Volume</w:t>
      </w:r>
    </w:p>
    <w:p w:rsidR="00FF65EA" w:rsidRPr="00FF65EA" w:rsidRDefault="00FF65EA" w:rsidP="00FF65EA">
      <w:pPr>
        <w:pStyle w:val="Heading2"/>
        <w:rPr>
          <w:sz w:val="22"/>
          <w:szCs w:val="22"/>
        </w:rPr>
      </w:pPr>
      <w:r w:rsidRPr="00FF65EA">
        <w:rPr>
          <w:sz w:val="22"/>
          <w:szCs w:val="22"/>
        </w:rPr>
        <w:t>Name: Door Tag:</w:t>
      </w:r>
    </w:p>
    <w:p w:rsidR="00FF65EA" w:rsidRDefault="00FF65EA" w:rsidP="00F04B6F">
      <w:pPr>
        <w:pStyle w:val="ListParagraph"/>
        <w:widowControl/>
        <w:numPr>
          <w:ilvl w:val="0"/>
          <w:numId w:val="19"/>
        </w:numPr>
        <w:spacing w:after="200" w:line="276" w:lineRule="auto"/>
        <w:contextualSpacing/>
        <w:rPr>
          <w:i/>
          <w:color w:val="002060"/>
        </w:rPr>
      </w:pPr>
      <w:r>
        <w:rPr>
          <w:b/>
        </w:rPr>
        <w:t xml:space="preserve">Family : </w:t>
      </w:r>
      <w:ins w:id="794" w:author="Johnson, David M ERDC-RDE-ITL-MS" w:date="2016-10-18T14:02:00Z">
        <w:r w:rsidR="00F04B6F" w:rsidRPr="00F04B6F">
          <w:rPr>
            <w:i/>
            <w:color w:val="002060"/>
          </w:rPr>
          <w:t>Door Tag NCS</w:t>
        </w:r>
      </w:ins>
      <w:del w:id="795" w:author="Johnson, David M ERDC-RDE-ITL-MS" w:date="2016-10-18T14:02:00Z">
        <w:r w:rsidDel="00F04B6F">
          <w:rPr>
            <w:i/>
            <w:color w:val="002060"/>
          </w:rPr>
          <w:delText>Door Tag NCS5</w:delText>
        </w:r>
      </w:del>
    </w:p>
    <w:p w:rsidR="00FF65EA" w:rsidRDefault="00FF65EA" w:rsidP="00FF65EA">
      <w:pPr>
        <w:pStyle w:val="ListParagraph"/>
        <w:widowControl/>
        <w:numPr>
          <w:ilvl w:val="0"/>
          <w:numId w:val="19"/>
        </w:numPr>
        <w:spacing w:after="200" w:line="276" w:lineRule="auto"/>
        <w:contextualSpacing/>
      </w:pPr>
      <w:r>
        <w:rPr>
          <w:b/>
        </w:rPr>
        <w:t>Type :</w:t>
      </w:r>
      <w:r>
        <w:t xml:space="preserve">  </w:t>
      </w:r>
      <w:r>
        <w:rPr>
          <w:i/>
          <w:color w:val="002060"/>
        </w:rPr>
        <w:t>Door Tag 7/16”</w:t>
      </w:r>
    </w:p>
    <w:p w:rsidR="00FF65EA" w:rsidRPr="00FF65EA" w:rsidRDefault="00FF65EA" w:rsidP="00FF65EA">
      <w:pPr>
        <w:pStyle w:val="Heading2"/>
        <w:rPr>
          <w:sz w:val="22"/>
          <w:szCs w:val="22"/>
        </w:rPr>
      </w:pPr>
      <w:r w:rsidRPr="00FF65EA">
        <w:rPr>
          <w:sz w:val="22"/>
          <w:szCs w:val="22"/>
        </w:rPr>
        <w:t>Window Tag:</w:t>
      </w:r>
    </w:p>
    <w:p w:rsidR="00FF65EA" w:rsidRDefault="00FF65EA" w:rsidP="00F04B6F">
      <w:pPr>
        <w:pStyle w:val="ListParagraph"/>
        <w:widowControl/>
        <w:numPr>
          <w:ilvl w:val="0"/>
          <w:numId w:val="20"/>
        </w:numPr>
        <w:spacing w:after="200" w:line="276" w:lineRule="auto"/>
        <w:contextualSpacing/>
      </w:pPr>
      <w:r>
        <w:rPr>
          <w:b/>
        </w:rPr>
        <w:t xml:space="preserve">Family : </w:t>
      </w:r>
      <w:ins w:id="796" w:author="Johnson, David M ERDC-RDE-ITL-MS" w:date="2016-10-18T14:01:00Z">
        <w:r w:rsidR="00F04B6F" w:rsidRPr="00F04B6F">
          <w:rPr>
            <w:i/>
            <w:color w:val="002060"/>
          </w:rPr>
          <w:t xml:space="preserve">Window </w:t>
        </w:r>
        <w:proofErr w:type="spellStart"/>
        <w:r w:rsidR="00F04B6F" w:rsidRPr="00F04B6F">
          <w:rPr>
            <w:i/>
            <w:color w:val="002060"/>
          </w:rPr>
          <w:t>Tag_NCS</w:t>
        </w:r>
      </w:ins>
      <w:proofErr w:type="spellEnd"/>
      <w:del w:id="797" w:author="Johnson, David M ERDC-RDE-ITL-MS" w:date="2016-10-18T14:01:00Z">
        <w:r w:rsidDel="00F04B6F">
          <w:rPr>
            <w:i/>
            <w:color w:val="002060"/>
          </w:rPr>
          <w:delText>Window Tag_NCS5</w:delText>
        </w:r>
      </w:del>
    </w:p>
    <w:p w:rsidR="00F04B6F" w:rsidRPr="00F04B6F" w:rsidRDefault="00FF65EA" w:rsidP="00F04B6F">
      <w:pPr>
        <w:pStyle w:val="ListParagraph"/>
        <w:widowControl/>
        <w:numPr>
          <w:ilvl w:val="0"/>
          <w:numId w:val="20"/>
        </w:numPr>
        <w:spacing w:after="200" w:line="276" w:lineRule="auto"/>
        <w:contextualSpacing/>
        <w:rPr>
          <w:ins w:id="798" w:author="Johnson, David M ERDC-RDE-ITL-MS" w:date="2016-10-18T14:02:00Z"/>
          <w:rPrChange w:id="799" w:author="Johnson, David M ERDC-RDE-ITL-MS" w:date="2016-10-18T14:02:00Z">
            <w:rPr>
              <w:ins w:id="800" w:author="Johnson, David M ERDC-RDE-ITL-MS" w:date="2016-10-18T14:02:00Z"/>
              <w:i/>
              <w:color w:val="002060"/>
            </w:rPr>
          </w:rPrChange>
        </w:rPr>
      </w:pPr>
      <w:r>
        <w:rPr>
          <w:b/>
        </w:rPr>
        <w:t>Type :</w:t>
      </w:r>
      <w:r>
        <w:t xml:space="preserve">  </w:t>
      </w:r>
      <w:ins w:id="801" w:author="Johnson, David M ERDC-RDE-ITL-MS" w:date="2016-10-18T14:02:00Z">
        <w:r w:rsidR="00F04B6F" w:rsidRPr="00F04B6F">
          <w:rPr>
            <w:i/>
            <w:color w:val="002060"/>
          </w:rPr>
          <w:t>Door Tag NCS</w:t>
        </w:r>
      </w:ins>
    </w:p>
    <w:p w:rsidR="00FF65EA" w:rsidRDefault="00F04B6F" w:rsidP="00F04B6F">
      <w:pPr>
        <w:pStyle w:val="ListParagraph"/>
        <w:widowControl/>
        <w:numPr>
          <w:ilvl w:val="0"/>
          <w:numId w:val="20"/>
        </w:numPr>
        <w:spacing w:after="200" w:line="276" w:lineRule="auto"/>
        <w:contextualSpacing/>
      </w:pPr>
      <w:ins w:id="802" w:author="Johnson, David M ERDC-RDE-ITL-MS" w:date="2016-10-18T14:02:00Z">
        <w:r>
          <w:rPr>
            <w:b/>
          </w:rPr>
          <w:t>Type:</w:t>
        </w:r>
        <w:r>
          <w:rPr>
            <w:i/>
            <w:color w:val="002060"/>
          </w:rPr>
          <w:t xml:space="preserve"> </w:t>
        </w:r>
        <w:r w:rsidRPr="00F04B6F">
          <w:rPr>
            <w:i/>
            <w:color w:val="002060"/>
          </w:rPr>
          <w:t>Door Tag NCS</w:t>
        </w:r>
        <w:r w:rsidDel="00F04B6F">
          <w:rPr>
            <w:i/>
            <w:color w:val="002060"/>
          </w:rPr>
          <w:t xml:space="preserve"> </w:t>
        </w:r>
        <w:r>
          <w:rPr>
            <w:i/>
            <w:color w:val="002060"/>
          </w:rPr>
          <w:t>Extended</w:t>
        </w:r>
      </w:ins>
      <w:del w:id="803" w:author="Johnson, David M ERDC-RDE-ITL-MS" w:date="2016-10-18T14:02:00Z">
        <w:r w:rsidR="00FF65EA" w:rsidDel="00F04B6F">
          <w:rPr>
            <w:i/>
            <w:color w:val="002060"/>
          </w:rPr>
          <w:delText>Window Tag NCS</w:delText>
        </w:r>
      </w:del>
    </w:p>
    <w:p w:rsidR="00FF65EA" w:rsidRPr="00FF65EA" w:rsidRDefault="00FF65EA" w:rsidP="00FF65EA">
      <w:pPr>
        <w:pStyle w:val="Heading2"/>
        <w:rPr>
          <w:sz w:val="22"/>
          <w:szCs w:val="22"/>
        </w:rPr>
      </w:pPr>
      <w:r w:rsidRPr="00FF65EA">
        <w:rPr>
          <w:sz w:val="22"/>
          <w:szCs w:val="22"/>
        </w:rPr>
        <w:t>Equipment Symbol:</w:t>
      </w:r>
    </w:p>
    <w:p w:rsidR="00FF65EA" w:rsidRDefault="00FF65EA" w:rsidP="00FF65EA">
      <w:pPr>
        <w:pStyle w:val="ListParagraph"/>
        <w:widowControl/>
        <w:numPr>
          <w:ilvl w:val="0"/>
          <w:numId w:val="19"/>
        </w:numPr>
        <w:spacing w:after="200" w:line="276" w:lineRule="auto"/>
        <w:contextualSpacing/>
      </w:pPr>
      <w:r>
        <w:rPr>
          <w:b/>
        </w:rPr>
        <w:t xml:space="preserve">Family : </w:t>
      </w:r>
      <w:r>
        <w:rPr>
          <w:i/>
          <w:color w:val="002060"/>
        </w:rPr>
        <w:t>Furniture Tag_NCS5</w:t>
      </w:r>
    </w:p>
    <w:p w:rsidR="00FF65EA" w:rsidRDefault="00FF65EA" w:rsidP="00FF65EA">
      <w:pPr>
        <w:pStyle w:val="ListParagraph"/>
        <w:widowControl/>
        <w:numPr>
          <w:ilvl w:val="0"/>
          <w:numId w:val="19"/>
        </w:numPr>
        <w:spacing w:after="200" w:line="276" w:lineRule="auto"/>
        <w:contextualSpacing/>
      </w:pPr>
      <w:r>
        <w:rPr>
          <w:b/>
        </w:rPr>
        <w:t>Type :</w:t>
      </w:r>
      <w:r>
        <w:t xml:space="preserve">  </w:t>
      </w:r>
      <w:r>
        <w:rPr>
          <w:i/>
          <w:color w:val="002060"/>
        </w:rPr>
        <w:t>Boxed</w:t>
      </w:r>
    </w:p>
    <w:p w:rsidR="00FF65EA" w:rsidRDefault="00FF65EA" w:rsidP="00FF65EA">
      <w:pPr>
        <w:pStyle w:val="Heading2"/>
      </w:pPr>
      <w:r w:rsidRPr="00FF65EA">
        <w:rPr>
          <w:sz w:val="22"/>
          <w:szCs w:val="22"/>
        </w:rPr>
        <w:t>Callout Symbol:</w:t>
      </w:r>
    </w:p>
    <w:p w:rsidR="00FF65EA" w:rsidRDefault="00FF65EA" w:rsidP="00FF65EA">
      <w:pPr>
        <w:pStyle w:val="ListParagraph"/>
        <w:widowControl/>
        <w:numPr>
          <w:ilvl w:val="0"/>
          <w:numId w:val="20"/>
        </w:numPr>
        <w:spacing w:after="200" w:line="276" w:lineRule="auto"/>
        <w:contextualSpacing/>
      </w:pPr>
      <w:r>
        <w:rPr>
          <w:b/>
        </w:rPr>
        <w:t xml:space="preserve">Family : </w:t>
      </w:r>
      <w:r>
        <w:rPr>
          <w:i/>
          <w:color w:val="002060"/>
        </w:rPr>
        <w:t>Callout Heads</w:t>
      </w:r>
    </w:p>
    <w:p w:rsidR="00FF65EA" w:rsidRDefault="00FF65EA" w:rsidP="00FF65EA">
      <w:pPr>
        <w:pStyle w:val="ListParagraph"/>
        <w:widowControl/>
        <w:numPr>
          <w:ilvl w:val="0"/>
          <w:numId w:val="20"/>
        </w:numPr>
        <w:spacing w:after="200" w:line="276" w:lineRule="auto"/>
        <w:contextualSpacing/>
        <w:rPr>
          <w:i/>
          <w:color w:val="002060"/>
        </w:rPr>
      </w:pPr>
      <w:r>
        <w:rPr>
          <w:b/>
        </w:rPr>
        <w:t>Type :</w:t>
      </w:r>
      <w:r>
        <w:t xml:space="preserve">  </w:t>
      </w:r>
      <w:r>
        <w:rPr>
          <w:i/>
          <w:color w:val="002060"/>
        </w:rPr>
        <w:t>Callout Head NCS</w:t>
      </w:r>
    </w:p>
    <w:p w:rsidR="004429D1" w:rsidRDefault="004429D1" w:rsidP="00FF65EA">
      <w:pPr>
        <w:pStyle w:val="ListParagraph"/>
        <w:widowControl/>
        <w:numPr>
          <w:ilvl w:val="0"/>
          <w:numId w:val="20"/>
        </w:numPr>
        <w:spacing w:after="200" w:line="276" w:lineRule="auto"/>
        <w:contextualSpacing/>
        <w:rPr>
          <w:i/>
          <w:color w:val="002060"/>
        </w:rPr>
      </w:pPr>
      <w:r>
        <w:rPr>
          <w:b/>
        </w:rPr>
        <w:t>Type Parameters:</w:t>
      </w:r>
    </w:p>
    <w:p w:rsidR="004429D1" w:rsidRPr="004429D1" w:rsidRDefault="004429D1" w:rsidP="004429D1">
      <w:pPr>
        <w:pStyle w:val="ListParagraph"/>
        <w:widowControl/>
        <w:numPr>
          <w:ilvl w:val="1"/>
          <w:numId w:val="20"/>
        </w:numPr>
        <w:spacing w:after="200" w:line="276" w:lineRule="auto"/>
        <w:contextualSpacing/>
        <w:rPr>
          <w:i/>
          <w:color w:val="002060"/>
        </w:rPr>
      </w:pPr>
      <w:r w:rsidRPr="004429D1">
        <w:rPr>
          <w:b/>
          <w:color w:val="002060"/>
        </w:rPr>
        <w:t>Graphics</w:t>
      </w:r>
      <w:r>
        <w:rPr>
          <w:b/>
          <w:color w:val="002060"/>
        </w:rPr>
        <w:t xml:space="preserve"> – </w:t>
      </w:r>
    </w:p>
    <w:p w:rsidR="004429D1" w:rsidRPr="000A648D" w:rsidRDefault="004429D1" w:rsidP="000A648D">
      <w:pPr>
        <w:pStyle w:val="ListParagraph"/>
        <w:widowControl/>
        <w:numPr>
          <w:ilvl w:val="2"/>
          <w:numId w:val="20"/>
        </w:numPr>
        <w:spacing w:after="200" w:line="276" w:lineRule="auto"/>
        <w:contextualSpacing/>
        <w:rPr>
          <w:i/>
          <w:color w:val="002060"/>
        </w:rPr>
      </w:pPr>
      <w:r>
        <w:rPr>
          <w:b/>
          <w:color w:val="002060"/>
        </w:rPr>
        <w:t xml:space="preserve">Callout Tag : </w:t>
      </w:r>
      <w:r w:rsidRPr="004429D1">
        <w:rPr>
          <w:i/>
          <w:color w:val="002060"/>
        </w:rPr>
        <w:t>USACE Callout Head w 1/8" Corner Radius NCS50</w:t>
      </w:r>
    </w:p>
    <w:p w:rsidR="0027448B" w:rsidRPr="00FF65EA" w:rsidRDefault="0027448B" w:rsidP="0027448B">
      <w:pPr>
        <w:pStyle w:val="Heading2"/>
        <w:rPr>
          <w:sz w:val="22"/>
          <w:szCs w:val="22"/>
        </w:rPr>
      </w:pPr>
      <w:r>
        <w:rPr>
          <w:sz w:val="22"/>
          <w:szCs w:val="22"/>
        </w:rPr>
        <w:t>Level Head</w:t>
      </w:r>
      <w:r w:rsidRPr="00FF65EA">
        <w:rPr>
          <w:sz w:val="22"/>
          <w:szCs w:val="22"/>
        </w:rPr>
        <w:t xml:space="preserve"> Symbol:</w:t>
      </w:r>
    </w:p>
    <w:p w:rsidR="0027448B" w:rsidRDefault="0027448B" w:rsidP="0027448B">
      <w:pPr>
        <w:pStyle w:val="ListParagraph"/>
        <w:widowControl/>
        <w:numPr>
          <w:ilvl w:val="0"/>
          <w:numId w:val="19"/>
        </w:numPr>
        <w:spacing w:after="200" w:line="276" w:lineRule="auto"/>
        <w:contextualSpacing/>
      </w:pPr>
      <w:r>
        <w:rPr>
          <w:b/>
        </w:rPr>
        <w:t xml:space="preserve">Family : </w:t>
      </w:r>
      <w:r>
        <w:rPr>
          <w:i/>
          <w:color w:val="002060"/>
        </w:rPr>
        <w:t>System Family: Level</w:t>
      </w:r>
    </w:p>
    <w:p w:rsidR="0027448B" w:rsidRPr="0027448B" w:rsidRDefault="0027448B" w:rsidP="0027448B">
      <w:pPr>
        <w:pStyle w:val="ListParagraph"/>
        <w:widowControl/>
        <w:numPr>
          <w:ilvl w:val="0"/>
          <w:numId w:val="19"/>
        </w:numPr>
        <w:spacing w:after="200" w:line="276" w:lineRule="auto"/>
        <w:contextualSpacing/>
      </w:pPr>
      <w:r>
        <w:rPr>
          <w:b/>
        </w:rPr>
        <w:t>Type :</w:t>
      </w:r>
      <w:r>
        <w:t xml:space="preserve">  </w:t>
      </w:r>
      <w:r w:rsidRPr="0027448B">
        <w:rPr>
          <w:i/>
          <w:color w:val="002060"/>
        </w:rPr>
        <w:t>NCS5 1/4" Head</w:t>
      </w:r>
    </w:p>
    <w:p w:rsidR="0027448B" w:rsidRPr="0027448B" w:rsidRDefault="0027448B" w:rsidP="0027448B">
      <w:pPr>
        <w:pStyle w:val="ListParagraph"/>
        <w:widowControl/>
        <w:numPr>
          <w:ilvl w:val="0"/>
          <w:numId w:val="19"/>
        </w:numPr>
        <w:spacing w:after="200" w:line="276" w:lineRule="auto"/>
        <w:contextualSpacing/>
      </w:pPr>
      <w:r>
        <w:rPr>
          <w:b/>
        </w:rPr>
        <w:t>Type Parameters:</w:t>
      </w:r>
    </w:p>
    <w:p w:rsidR="0027448B" w:rsidRDefault="0027448B" w:rsidP="0027448B">
      <w:pPr>
        <w:pStyle w:val="ListParagraph"/>
        <w:widowControl/>
        <w:numPr>
          <w:ilvl w:val="1"/>
          <w:numId w:val="19"/>
        </w:numPr>
        <w:spacing w:after="200" w:line="276" w:lineRule="auto"/>
        <w:contextualSpacing/>
      </w:pPr>
      <w:r>
        <w:rPr>
          <w:b/>
        </w:rPr>
        <w:t>Graphics</w:t>
      </w:r>
    </w:p>
    <w:p w:rsidR="0027448B" w:rsidRPr="0027448B" w:rsidRDefault="0043742B" w:rsidP="0027448B">
      <w:pPr>
        <w:pStyle w:val="ListParagraph"/>
        <w:widowControl/>
        <w:numPr>
          <w:ilvl w:val="2"/>
          <w:numId w:val="19"/>
        </w:numPr>
        <w:spacing w:after="200" w:line="276" w:lineRule="auto"/>
        <w:contextualSpacing/>
        <w:rPr>
          <w:i/>
          <w:color w:val="002060"/>
        </w:rPr>
      </w:pPr>
      <w:r>
        <w:rPr>
          <w:b/>
          <w:color w:val="002060"/>
        </w:rPr>
        <w:t xml:space="preserve">Symbol : </w:t>
      </w:r>
      <w:r w:rsidR="0027448B" w:rsidRPr="0027448B">
        <w:rPr>
          <w:i/>
          <w:color w:val="002060"/>
        </w:rPr>
        <w:t>Level Head - Circle_NCS5 : Level Head - Circle NCS5</w:t>
      </w:r>
    </w:p>
    <w:p w:rsidR="00FB7267" w:rsidRDefault="00FB7267">
      <w:pPr>
        <w:rPr>
          <w:rFonts w:ascii="Calibri" w:eastAsia="Calibri" w:hAnsi="Calibri" w:cs="Calibri"/>
          <w:sz w:val="18"/>
          <w:szCs w:val="18"/>
        </w:rPr>
      </w:pPr>
      <w:r>
        <w:rPr>
          <w:rFonts w:ascii="Calibri" w:eastAsia="Calibri" w:hAnsi="Calibri" w:cs="Calibri"/>
          <w:sz w:val="18"/>
          <w:szCs w:val="18"/>
        </w:rPr>
        <w:br w:type="page"/>
      </w:r>
    </w:p>
    <w:p w:rsidR="00FB7267" w:rsidRDefault="00FB7267" w:rsidP="00B31CAF">
      <w:pPr>
        <w:rPr>
          <w:rFonts w:ascii="Calibri" w:eastAsia="Calibri" w:hAnsi="Calibri" w:cs="Calibri"/>
          <w:sz w:val="18"/>
          <w:szCs w:val="18"/>
        </w:rPr>
        <w:sectPr w:rsidR="00FB7267">
          <w:pgSz w:w="12240" w:h="15840"/>
          <w:pgMar w:top="1000" w:right="1280" w:bottom="280" w:left="1300" w:header="763" w:footer="0" w:gutter="0"/>
          <w:cols w:space="720"/>
        </w:sectPr>
      </w:pPr>
    </w:p>
    <w:p w:rsidR="00B31CAF" w:rsidRPr="004A18EA" w:rsidRDefault="004A18EA" w:rsidP="008B22E1">
      <w:pPr>
        <w:pStyle w:val="Heading1"/>
        <w:pPrChange w:id="804" w:author="Johnson, David M ERDC-RDE-ITL-MS" w:date="2016-10-19T08:01:00Z">
          <w:pPr>
            <w:pStyle w:val="ListParagraph"/>
            <w:widowControl/>
            <w:numPr>
              <w:ilvl w:val="2"/>
              <w:numId w:val="18"/>
            </w:numPr>
            <w:spacing w:after="200" w:line="276" w:lineRule="auto"/>
            <w:ind w:left="2160" w:hanging="360"/>
            <w:contextualSpacing/>
          </w:pPr>
        </w:pPrChange>
      </w:pPr>
      <w:r>
        <w:t>Appendix</w:t>
      </w:r>
      <w:r>
        <w:rPr>
          <w:spacing w:val="-12"/>
        </w:rPr>
        <w:t xml:space="preserve"> B: </w:t>
      </w:r>
      <w:r w:rsidRPr="004A18EA">
        <w:t>Border Sheets:</w:t>
      </w:r>
    </w:p>
    <w:p w:rsidR="004A18EA" w:rsidRDefault="00432431" w:rsidP="00432431">
      <w:pPr>
        <w:pStyle w:val="BodyText"/>
        <w:spacing w:line="277" w:lineRule="auto"/>
        <w:ind w:left="840" w:right="187"/>
        <w:rPr>
          <w:spacing w:val="-1"/>
        </w:rPr>
      </w:pPr>
      <w:r>
        <w:rPr>
          <w:spacing w:val="-1"/>
        </w:rPr>
        <w:t xml:space="preserve">There has been a change in the Border sheets to correspond with anticipated changes that USACE will be doing for the official standard border sheet. The USACE completed border sheet </w:t>
      </w:r>
      <w:r w:rsidRPr="00022F99">
        <w:t>is not yet approved but should be very close to the revised Revit Border sheet included in the template</w:t>
      </w:r>
      <w:r>
        <w:rPr>
          <w:spacing w:val="-1"/>
        </w:rPr>
        <w:t>.</w:t>
      </w:r>
    </w:p>
    <w:p w:rsidR="00700781" w:rsidRDefault="00700781" w:rsidP="008B22E1">
      <w:pPr>
        <w:pStyle w:val="Heading3"/>
        <w:pPrChange w:id="805" w:author="Johnson, David M ERDC-RDE-ITL-MS" w:date="2016-10-19T08:01:00Z">
          <w:pPr>
            <w:pStyle w:val="Heading1"/>
          </w:pPr>
        </w:pPrChange>
      </w:pPr>
      <w:r w:rsidRPr="00700781">
        <w:t>Text</w:t>
      </w:r>
      <w:r>
        <w:t xml:space="preserve"> Box:</w:t>
      </w:r>
    </w:p>
    <w:p w:rsidR="001406D0" w:rsidRDefault="001406D0" w:rsidP="00432431">
      <w:pPr>
        <w:pStyle w:val="BodyText"/>
        <w:spacing w:line="277" w:lineRule="auto"/>
        <w:ind w:left="840" w:right="187"/>
        <w:rPr>
          <w:spacing w:val="-1"/>
        </w:rPr>
      </w:pPr>
      <w:del w:id="806" w:author="Johnson, David M ERDC-RDE-ITL-MS" w:date="2016-10-18T14:21:00Z">
        <w:r w:rsidDel="00031AF4">
          <w:rPr>
            <w:spacing w:val="-1"/>
          </w:rPr>
          <w:delText xml:space="preserve">Several </w:delText>
        </w:r>
      </w:del>
      <w:ins w:id="807" w:author="Johnson, David M ERDC-RDE-ITL-MS" w:date="2016-10-18T14:21:00Z">
        <w:r w:rsidR="00031AF4">
          <w:rPr>
            <w:spacing w:val="-1"/>
          </w:rPr>
          <w:t xml:space="preserve">Some </w:t>
        </w:r>
      </w:ins>
      <w:r>
        <w:rPr>
          <w:spacing w:val="-1"/>
        </w:rPr>
        <w:t>items have changed in the</w:t>
      </w:r>
      <w:ins w:id="808" w:author="Johnson, David M ERDC-RDE-ITL-MS" w:date="2016-10-18T14:21:00Z">
        <w:r w:rsidR="00031AF4">
          <w:rPr>
            <w:spacing w:val="-1"/>
          </w:rPr>
          <w:t xml:space="preserve"> drawing sheet</w:t>
        </w:r>
      </w:ins>
      <w:r>
        <w:rPr>
          <w:spacing w:val="-1"/>
        </w:rPr>
        <w:t xml:space="preserve"> text box as compared with the previous border sheet. The font sizes have been made more consistent (generally 3/32”). </w:t>
      </w:r>
      <w:del w:id="809" w:author="Johnson, David M ERDC-RDE-ITL-MS" w:date="2016-10-18T14:24:00Z">
        <w:r w:rsidR="00700781" w:rsidDel="00031AF4">
          <w:rPr>
            <w:spacing w:val="-1"/>
          </w:rPr>
          <w:delText xml:space="preserve"> There is no</w:delText>
        </w:r>
        <w:r w:rsidR="00824902" w:rsidDel="00031AF4">
          <w:rPr>
            <w:spacing w:val="-1"/>
          </w:rPr>
          <w:delText xml:space="preserve">t </w:delText>
        </w:r>
        <w:r w:rsidR="00700781" w:rsidDel="00031AF4">
          <w:rPr>
            <w:spacing w:val="-1"/>
          </w:rPr>
          <w:delText>an “</w:delText>
        </w:r>
        <w:r w:rsidR="00700781" w:rsidRPr="00824902" w:rsidDel="00031AF4">
          <w:rPr>
            <w:i/>
            <w:spacing w:val="-1"/>
          </w:rPr>
          <w:delText>Approved By</w:delText>
        </w:r>
        <w:r w:rsidR="00700781" w:rsidDel="00031AF4">
          <w:rPr>
            <w:spacing w:val="-1"/>
          </w:rPr>
          <w:delText>:” attribute but there is a “</w:delText>
        </w:r>
        <w:r w:rsidR="00700781" w:rsidRPr="00824902" w:rsidDel="00031AF4">
          <w:rPr>
            <w:i/>
            <w:spacing w:val="-1"/>
          </w:rPr>
          <w:delText>Submitted By:</w:delText>
        </w:r>
        <w:r w:rsidR="00700781" w:rsidDel="00031AF4">
          <w:rPr>
            <w:spacing w:val="-1"/>
          </w:rPr>
          <w:delText>” attribute.</w:delText>
        </w:r>
        <w:r w:rsidR="00824902" w:rsidDel="00031AF4">
          <w:rPr>
            <w:spacing w:val="-1"/>
          </w:rPr>
          <w:delText xml:space="preserve"> </w:delText>
        </w:r>
      </w:del>
      <w:r w:rsidR="00824902">
        <w:rPr>
          <w:spacing w:val="-1"/>
        </w:rPr>
        <w:t>The “</w:t>
      </w:r>
      <w:r w:rsidR="00824902" w:rsidRPr="00824902">
        <w:rPr>
          <w:i/>
          <w:spacing w:val="-1"/>
        </w:rPr>
        <w:t>ISSUE DATE</w:t>
      </w:r>
      <w:r w:rsidR="00824902">
        <w:rPr>
          <w:spacing w:val="-1"/>
        </w:rPr>
        <w:t>” is the project issue date (“</w:t>
      </w:r>
      <w:r w:rsidR="00824902" w:rsidRPr="00824902">
        <w:rPr>
          <w:i/>
          <w:spacing w:val="-1"/>
        </w:rPr>
        <w:t>Project Issue Date</w:t>
      </w:r>
      <w:r w:rsidR="00824902">
        <w:rPr>
          <w:spacing w:val="-1"/>
        </w:rPr>
        <w:t xml:space="preserve">” parameter on the “Project Parameters” dialog box. </w:t>
      </w:r>
      <w:ins w:id="810" w:author="Johnson, David M ERDC-RDE-ITL-MS" w:date="2016-10-18T14:24:00Z">
        <w:r w:rsidR="00031AF4">
          <w:rPr>
            <w:spacing w:val="-1"/>
          </w:rPr>
          <w:t xml:space="preserve"> The previou</w:t>
        </w:r>
      </w:ins>
      <w:ins w:id="811" w:author="Johnson, David M ERDC-RDE-ITL-MS" w:date="2016-10-18T14:25:00Z">
        <w:r w:rsidR="00031AF4">
          <w:rPr>
            <w:spacing w:val="-1"/>
          </w:rPr>
          <w:t>s “File Name” and “File Number”</w:t>
        </w:r>
      </w:ins>
      <w:ins w:id="812" w:author="Johnson, David M ERDC-RDE-ITL-MS" w:date="2016-10-18T14:29:00Z">
        <w:r w:rsidR="00031AF4">
          <w:rPr>
            <w:spacing w:val="-1"/>
          </w:rPr>
          <w:t xml:space="preserve"> parameters</w:t>
        </w:r>
      </w:ins>
      <w:ins w:id="813" w:author="Johnson, David M ERDC-RDE-ITL-MS" w:date="2016-10-18T14:25:00Z">
        <w:r w:rsidR="00031AF4">
          <w:rPr>
            <w:spacing w:val="-1"/>
          </w:rPr>
          <w:t xml:space="preserve"> have been </w:t>
        </w:r>
      </w:ins>
      <w:ins w:id="814" w:author="Johnson, David M ERDC-RDE-ITL-MS" w:date="2016-10-18T14:29:00Z">
        <w:r w:rsidR="00031AF4">
          <w:rPr>
            <w:spacing w:val="-1"/>
          </w:rPr>
          <w:t xml:space="preserve">changed to </w:t>
        </w:r>
      </w:ins>
      <w:ins w:id="815" w:author="Johnson, David M ERDC-RDE-ITL-MS" w:date="2016-10-18T14:25:00Z">
        <w:r w:rsidR="00031AF4" w:rsidRPr="009300B7">
          <w:rPr>
            <w:i/>
            <w:spacing w:val="-1"/>
            <w:rPrChange w:id="816" w:author="Johnson, David M ERDC-RDE-ITL-MS" w:date="2016-10-18T15:33:00Z">
              <w:rPr>
                <w:spacing w:val="-1"/>
              </w:rPr>
            </w:rPrChange>
          </w:rPr>
          <w:t>Option</w:t>
        </w:r>
      </w:ins>
      <w:ins w:id="817" w:author="Johnson, David M ERDC-RDE-ITL-MS" w:date="2016-10-18T14:29:00Z">
        <w:r w:rsidR="00031AF4" w:rsidRPr="009300B7">
          <w:rPr>
            <w:i/>
            <w:spacing w:val="-1"/>
            <w:rPrChange w:id="818" w:author="Johnson, David M ERDC-RDE-ITL-MS" w:date="2016-10-18T15:33:00Z">
              <w:rPr>
                <w:spacing w:val="-1"/>
              </w:rPr>
            </w:rPrChange>
          </w:rPr>
          <w:t>al</w:t>
        </w:r>
      </w:ins>
      <w:ins w:id="819" w:author="Johnson, David M ERDC-RDE-ITL-MS" w:date="2016-10-18T14:25:00Z">
        <w:r w:rsidR="00031AF4">
          <w:rPr>
            <w:spacing w:val="-1"/>
          </w:rPr>
          <w:t xml:space="preserve"> </w:t>
        </w:r>
      </w:ins>
      <w:ins w:id="820" w:author="Johnson, David M ERDC-RDE-ITL-MS" w:date="2016-10-18T14:31:00Z">
        <w:r w:rsidR="00290FC3">
          <w:rPr>
            <w:spacing w:val="-1"/>
          </w:rPr>
          <w:t>parameters</w:t>
        </w:r>
      </w:ins>
      <w:ins w:id="821" w:author="Johnson, David M ERDC-RDE-ITL-MS" w:date="2016-10-18T14:29:00Z">
        <w:r w:rsidR="00031AF4">
          <w:rPr>
            <w:spacing w:val="-1"/>
          </w:rPr>
          <w:t xml:space="preserve"> to be used by the </w:t>
        </w:r>
      </w:ins>
      <w:ins w:id="822" w:author="Johnson, David M ERDC-RDE-ITL-MS" w:date="2016-10-18T14:30:00Z">
        <w:r w:rsidR="00031AF4">
          <w:rPr>
            <w:spacing w:val="-1"/>
          </w:rPr>
          <w:t>designer</w:t>
        </w:r>
      </w:ins>
      <w:ins w:id="823" w:author="Johnson, David M ERDC-RDE-ITL-MS" w:date="2016-10-18T14:29:00Z">
        <w:r w:rsidR="00031AF4">
          <w:rPr>
            <w:spacing w:val="-1"/>
          </w:rPr>
          <w:t>/project manager.</w:t>
        </w:r>
      </w:ins>
      <w:ins w:id="824" w:author="Johnson, David M ERDC-RDE-ITL-MS" w:date="2016-10-18T14:32:00Z">
        <w:r w:rsidR="00290FC3">
          <w:rPr>
            <w:spacing w:val="-1"/>
          </w:rPr>
          <w:t xml:space="preserve"> The </w:t>
        </w:r>
      </w:ins>
      <w:ins w:id="825" w:author="Johnson, David M ERDC-RDE-ITL-MS" w:date="2016-10-18T14:53:00Z">
        <w:r w:rsidR="00CD447A">
          <w:rPr>
            <w:spacing w:val="-1"/>
          </w:rPr>
          <w:t>“</w:t>
        </w:r>
      </w:ins>
      <w:ins w:id="826" w:author="Johnson, David M ERDC-RDE-ITL-MS" w:date="2016-10-18T14:32:00Z">
        <w:r w:rsidR="00290FC3" w:rsidRPr="00CD447A">
          <w:rPr>
            <w:b/>
            <w:spacing w:val="-1"/>
            <w:rPrChange w:id="827" w:author="Johnson, David M ERDC-RDE-ITL-MS" w:date="2016-10-18T14:54:00Z">
              <w:rPr>
                <w:spacing w:val="-1"/>
              </w:rPr>
            </w:rPrChange>
          </w:rPr>
          <w:t>File Number</w:t>
        </w:r>
      </w:ins>
      <w:ins w:id="828" w:author="Johnson, David M ERDC-RDE-ITL-MS" w:date="2016-10-18T14:53:00Z">
        <w:r w:rsidR="00CD447A">
          <w:rPr>
            <w:spacing w:val="-1"/>
          </w:rPr>
          <w:t>”</w:t>
        </w:r>
      </w:ins>
      <w:ins w:id="829" w:author="Johnson, David M ERDC-RDE-ITL-MS" w:date="2016-10-18T14:32:00Z">
        <w:r w:rsidR="00290FC3">
          <w:rPr>
            <w:spacing w:val="-1"/>
          </w:rPr>
          <w:t xml:space="preserve"> </w:t>
        </w:r>
      </w:ins>
      <w:ins w:id="830" w:author="Johnson, David M ERDC-RDE-ITL-MS" w:date="2016-10-18T14:53:00Z">
        <w:r w:rsidR="00CD447A">
          <w:rPr>
            <w:spacing w:val="-1"/>
          </w:rPr>
          <w:t>b</w:t>
        </w:r>
      </w:ins>
      <w:ins w:id="831" w:author="Johnson, David M ERDC-RDE-ITL-MS" w:date="2016-10-18T14:32:00Z">
        <w:r w:rsidR="00290FC3">
          <w:rPr>
            <w:spacing w:val="-1"/>
          </w:rPr>
          <w:t xml:space="preserve">ox </w:t>
        </w:r>
      </w:ins>
      <w:ins w:id="832" w:author="Johnson, David M ERDC-RDE-ITL-MS" w:date="2016-10-18T14:54:00Z">
        <w:r w:rsidR="00CD447A">
          <w:rPr>
            <w:spacing w:val="-1"/>
          </w:rPr>
          <w:t>t</w:t>
        </w:r>
      </w:ins>
      <w:ins w:id="833" w:author="Johnson, David M ERDC-RDE-ITL-MS" w:date="2016-10-18T14:32:00Z">
        <w:r w:rsidR="00290FC3">
          <w:rPr>
            <w:spacing w:val="-1"/>
          </w:rPr>
          <w:t xml:space="preserve">itle is now controlled by the </w:t>
        </w:r>
      </w:ins>
      <w:ins w:id="834" w:author="Johnson, David M ERDC-RDE-ITL-MS" w:date="2016-10-18T14:33:00Z">
        <w:r w:rsidR="00290FC3">
          <w:rPr>
            <w:spacing w:val="-1"/>
          </w:rPr>
          <w:t>“</w:t>
        </w:r>
      </w:ins>
      <w:proofErr w:type="spellStart"/>
      <w:ins w:id="835" w:author="Johnson, David M ERDC-RDE-ITL-MS" w:date="2016-10-18T14:52:00Z">
        <w:r w:rsidR="00CD447A">
          <w:rPr>
            <w:i/>
            <w:color w:val="C00000"/>
            <w:spacing w:val="-1"/>
          </w:rPr>
          <w:t>Alternate_Info_Title</w:t>
        </w:r>
        <w:proofErr w:type="spellEnd"/>
        <w:r w:rsidR="00CD447A">
          <w:rPr>
            <w:i/>
            <w:color w:val="C00000"/>
            <w:spacing w:val="-1"/>
          </w:rPr>
          <w:t xml:space="preserve"> 1</w:t>
        </w:r>
      </w:ins>
      <w:ins w:id="836" w:author="Johnson, David M ERDC-RDE-ITL-MS" w:date="2016-10-18T14:32:00Z">
        <w:r w:rsidR="00290FC3">
          <w:rPr>
            <w:spacing w:val="-1"/>
          </w:rPr>
          <w:t>”</w:t>
        </w:r>
      </w:ins>
      <w:ins w:id="837" w:author="Johnson, David M ERDC-RDE-ITL-MS" w:date="2016-10-18T14:33:00Z">
        <w:r w:rsidR="00290FC3">
          <w:rPr>
            <w:spacing w:val="-1"/>
          </w:rPr>
          <w:t xml:space="preserve"> parameter, the </w:t>
        </w:r>
      </w:ins>
      <w:ins w:id="838" w:author="Johnson, David M ERDC-RDE-ITL-MS" w:date="2016-10-18T14:34:00Z">
        <w:r w:rsidR="00290FC3">
          <w:rPr>
            <w:spacing w:val="-1"/>
          </w:rPr>
          <w:t>field parameter is the “</w:t>
        </w:r>
      </w:ins>
      <w:proofErr w:type="spellStart"/>
      <w:ins w:id="839" w:author="Johnson, David M ERDC-RDE-ITL-MS" w:date="2016-10-18T14:52:00Z">
        <w:r w:rsidR="00CD447A">
          <w:rPr>
            <w:i/>
            <w:color w:val="C00000"/>
            <w:spacing w:val="-1"/>
          </w:rPr>
          <w:t>Alternate_Info</w:t>
        </w:r>
        <w:proofErr w:type="spellEnd"/>
        <w:r w:rsidR="00CD447A" w:rsidRPr="00BD32EB">
          <w:rPr>
            <w:i/>
            <w:color w:val="C00000"/>
            <w:spacing w:val="-1"/>
          </w:rPr>
          <w:t xml:space="preserve"> 2</w:t>
        </w:r>
      </w:ins>
      <w:ins w:id="840" w:author="Johnson, David M ERDC-RDE-ITL-MS" w:date="2016-10-18T14:35:00Z">
        <w:r w:rsidR="00290FC3">
          <w:rPr>
            <w:spacing w:val="-1"/>
          </w:rPr>
          <w:t xml:space="preserve">”.  </w:t>
        </w:r>
      </w:ins>
      <w:ins w:id="841" w:author="Johnson, David M ERDC-RDE-ITL-MS" w:date="2016-10-18T14:48:00Z">
        <w:r w:rsidR="005A75F6">
          <w:rPr>
            <w:spacing w:val="-1"/>
          </w:rPr>
          <w:t>The “</w:t>
        </w:r>
        <w:r w:rsidR="005A75F6" w:rsidRPr="00CD447A">
          <w:rPr>
            <w:b/>
            <w:spacing w:val="-1"/>
            <w:rPrChange w:id="842" w:author="Johnson, David M ERDC-RDE-ITL-MS" w:date="2016-10-18T14:54:00Z">
              <w:rPr>
                <w:spacing w:val="-1"/>
              </w:rPr>
            </w:rPrChange>
          </w:rPr>
          <w:t>File Name</w:t>
        </w:r>
        <w:r w:rsidR="005A75F6">
          <w:rPr>
            <w:spacing w:val="-1"/>
          </w:rPr>
          <w:t xml:space="preserve">” </w:t>
        </w:r>
      </w:ins>
      <w:ins w:id="843" w:author="Johnson, David M ERDC-RDE-ITL-MS" w:date="2016-10-18T14:53:00Z">
        <w:r w:rsidR="00CD447A">
          <w:rPr>
            <w:spacing w:val="-1"/>
          </w:rPr>
          <w:t>b</w:t>
        </w:r>
      </w:ins>
      <w:ins w:id="844" w:author="Johnson, David M ERDC-RDE-ITL-MS" w:date="2016-10-18T14:48:00Z">
        <w:r w:rsidR="005A75F6">
          <w:rPr>
            <w:spacing w:val="-1"/>
          </w:rPr>
          <w:t>ox is set by the parameter “</w:t>
        </w:r>
      </w:ins>
      <w:proofErr w:type="spellStart"/>
      <w:ins w:id="845" w:author="Johnson, David M ERDC-RDE-ITL-MS" w:date="2016-10-18T14:53:00Z">
        <w:r w:rsidR="00CD447A">
          <w:rPr>
            <w:i/>
            <w:color w:val="C00000"/>
            <w:spacing w:val="-1"/>
          </w:rPr>
          <w:t>Alternate_Info_Title</w:t>
        </w:r>
        <w:proofErr w:type="spellEnd"/>
        <w:r w:rsidR="00CD447A">
          <w:rPr>
            <w:i/>
            <w:color w:val="C00000"/>
            <w:spacing w:val="-1"/>
          </w:rPr>
          <w:t xml:space="preserve"> 2</w:t>
        </w:r>
      </w:ins>
      <w:ins w:id="846" w:author="Johnson, David M ERDC-RDE-ITL-MS" w:date="2016-10-18T14:49:00Z">
        <w:r w:rsidR="005A75F6">
          <w:rPr>
            <w:spacing w:val="-1"/>
          </w:rPr>
          <w:t>” and the field is “</w:t>
        </w:r>
      </w:ins>
      <w:proofErr w:type="spellStart"/>
      <w:ins w:id="847" w:author="Johnson, David M ERDC-RDE-ITL-MS" w:date="2016-10-18T14:53:00Z">
        <w:r w:rsidR="00CD447A">
          <w:rPr>
            <w:i/>
            <w:color w:val="C00000"/>
            <w:spacing w:val="-1"/>
          </w:rPr>
          <w:t>Alternate_Info</w:t>
        </w:r>
        <w:proofErr w:type="spellEnd"/>
        <w:r w:rsidR="00CD447A">
          <w:rPr>
            <w:i/>
            <w:color w:val="C00000"/>
            <w:spacing w:val="-1"/>
          </w:rPr>
          <w:t xml:space="preserve"> 2</w:t>
        </w:r>
      </w:ins>
      <w:ins w:id="848" w:author="Johnson, David M ERDC-RDE-ITL-MS" w:date="2016-10-18T14:50:00Z">
        <w:r w:rsidR="005A75F6">
          <w:rPr>
            <w:spacing w:val="-1"/>
          </w:rPr>
          <w:t xml:space="preserve">”. </w:t>
        </w:r>
      </w:ins>
    </w:p>
    <w:p w:rsidR="00BC5B04" w:rsidRPr="00AD04E7" w:rsidRDefault="00CD447A" w:rsidP="00BC5B04">
      <w:pPr>
        <w:pStyle w:val="BodyText"/>
        <w:spacing w:line="277" w:lineRule="auto"/>
        <w:ind w:left="840" w:right="187"/>
        <w:rPr>
          <w:spacing w:val="-1"/>
          <w:sz w:val="22"/>
          <w:szCs w:val="22"/>
          <w:rPrChange w:id="849" w:author="Johnson, David M ERDC-RDE-ITL-MS" w:date="2016-10-18T15:09:00Z">
            <w:rPr>
              <w:spacing w:val="-1"/>
            </w:rPr>
          </w:rPrChange>
        </w:rPr>
      </w:pPr>
      <w:ins w:id="850" w:author="Johnson, David M ERDC-RDE-ITL-MS" w:date="2016-10-18T14:54:00Z">
        <w:r w:rsidRPr="00AD04E7">
          <w:rPr>
            <w:b/>
            <w:i/>
            <w:color w:val="C00000"/>
            <w:spacing w:val="-1"/>
            <w:sz w:val="22"/>
            <w:szCs w:val="22"/>
            <w:rPrChange w:id="851" w:author="Johnson, David M ERDC-RDE-ITL-MS" w:date="2016-10-18T15:09:00Z">
              <w:rPr>
                <w:spacing w:val="-1"/>
              </w:rPr>
            </w:rPrChange>
          </w:rPr>
          <w:t>Note:</w:t>
        </w:r>
        <w:r w:rsidRPr="00AD04E7">
          <w:rPr>
            <w:spacing w:val="-1"/>
            <w:sz w:val="22"/>
            <w:szCs w:val="22"/>
            <w:rPrChange w:id="852" w:author="Johnson, David M ERDC-RDE-ITL-MS" w:date="2016-10-18T15:09:00Z">
              <w:rPr>
                <w:spacing w:val="-1"/>
              </w:rPr>
            </w:rPrChange>
          </w:rPr>
          <w:t xml:space="preserve"> </w:t>
        </w:r>
      </w:ins>
      <w:r w:rsidR="001406D0" w:rsidRPr="00AD04E7">
        <w:rPr>
          <w:spacing w:val="-1"/>
          <w:sz w:val="22"/>
          <w:szCs w:val="22"/>
          <w:rPrChange w:id="853" w:author="Johnson, David M ERDC-RDE-ITL-MS" w:date="2016-10-18T15:09:00Z">
            <w:rPr>
              <w:spacing w:val="-1"/>
            </w:rPr>
          </w:rPrChange>
        </w:rPr>
        <w:t>To simplify the Project and Sheet titles several previous attributes have been deleted. To create a multiline project title for example, the user can create a multiline text title in notepad and copy and paste into the Revit project information dialog box.</w:t>
      </w:r>
      <w:r w:rsidR="00BC5B04" w:rsidRPr="00AD04E7">
        <w:rPr>
          <w:spacing w:val="-1"/>
          <w:sz w:val="22"/>
          <w:szCs w:val="22"/>
          <w:rPrChange w:id="854" w:author="Johnson, David M ERDC-RDE-ITL-MS" w:date="2016-10-18T15:09:00Z">
            <w:rPr>
              <w:spacing w:val="-1"/>
            </w:rPr>
          </w:rPrChange>
        </w:rPr>
        <w:t xml:space="preserve"> Revit does not allow the user to directly put carriage returns in the text box.</w:t>
      </w:r>
    </w:p>
    <w:p w:rsidR="00BC5B04" w:rsidRPr="00AD04E7" w:rsidRDefault="00BC5B04" w:rsidP="00BC5B04">
      <w:pPr>
        <w:pStyle w:val="BodyText"/>
        <w:spacing w:line="277" w:lineRule="auto"/>
        <w:ind w:left="840" w:right="187"/>
        <w:rPr>
          <w:spacing w:val="-1"/>
          <w:sz w:val="22"/>
          <w:szCs w:val="22"/>
          <w:rPrChange w:id="855" w:author="Johnson, David M ERDC-RDE-ITL-MS" w:date="2016-10-18T15:09:00Z">
            <w:rPr>
              <w:spacing w:val="-1"/>
            </w:rPr>
          </w:rPrChange>
        </w:rPr>
      </w:pPr>
      <w:r w:rsidRPr="00AD04E7">
        <w:rPr>
          <w:spacing w:val="-1"/>
          <w:sz w:val="22"/>
          <w:szCs w:val="22"/>
          <w:rPrChange w:id="856" w:author="Johnson, David M ERDC-RDE-ITL-MS" w:date="2016-10-18T15:09:00Z">
            <w:rPr>
              <w:spacing w:val="-1"/>
            </w:rPr>
          </w:rPrChange>
        </w:rPr>
        <w:t>The sheet title uses the Revit parameter “</w:t>
      </w:r>
      <w:r w:rsidRPr="00AD04E7">
        <w:rPr>
          <w:i/>
          <w:spacing w:val="-1"/>
          <w:sz w:val="22"/>
          <w:szCs w:val="22"/>
          <w:rPrChange w:id="857" w:author="Johnson, David M ERDC-RDE-ITL-MS" w:date="2016-10-18T15:09:00Z">
            <w:rPr>
              <w:i/>
              <w:spacing w:val="-1"/>
            </w:rPr>
          </w:rPrChange>
        </w:rPr>
        <w:t xml:space="preserve">Sheet </w:t>
      </w:r>
      <w:r w:rsidR="00756B1D" w:rsidRPr="00AD04E7">
        <w:rPr>
          <w:i/>
          <w:spacing w:val="-1"/>
          <w:sz w:val="22"/>
          <w:szCs w:val="22"/>
          <w:rPrChange w:id="858" w:author="Johnson, David M ERDC-RDE-ITL-MS" w:date="2016-10-18T15:09:00Z">
            <w:rPr>
              <w:i/>
              <w:spacing w:val="-1"/>
            </w:rPr>
          </w:rPrChange>
        </w:rPr>
        <w:t>Name</w:t>
      </w:r>
      <w:r w:rsidRPr="00AD04E7">
        <w:rPr>
          <w:spacing w:val="-1"/>
          <w:sz w:val="22"/>
          <w:szCs w:val="22"/>
          <w:rPrChange w:id="859" w:author="Johnson, David M ERDC-RDE-ITL-MS" w:date="2016-10-18T15:09:00Z">
            <w:rPr>
              <w:spacing w:val="-1"/>
            </w:rPr>
          </w:rPrChange>
        </w:rPr>
        <w:t xml:space="preserve">” for the top line and will not accept any carriage returns. A second line has been created </w:t>
      </w:r>
      <w:r w:rsidR="00756B1D" w:rsidRPr="00AD04E7">
        <w:rPr>
          <w:spacing w:val="-1"/>
          <w:sz w:val="22"/>
          <w:szCs w:val="22"/>
          <w:rPrChange w:id="860" w:author="Johnson, David M ERDC-RDE-ITL-MS" w:date="2016-10-18T15:09:00Z">
            <w:rPr>
              <w:spacing w:val="-1"/>
            </w:rPr>
          </w:rPrChange>
        </w:rPr>
        <w:t>called “</w:t>
      </w:r>
      <w:r w:rsidR="00756B1D" w:rsidRPr="00AD04E7">
        <w:rPr>
          <w:i/>
          <w:spacing w:val="-1"/>
          <w:sz w:val="22"/>
          <w:szCs w:val="22"/>
          <w:rPrChange w:id="861" w:author="Johnson, David M ERDC-RDE-ITL-MS" w:date="2016-10-18T15:09:00Z">
            <w:rPr>
              <w:i/>
              <w:spacing w:val="-1"/>
            </w:rPr>
          </w:rPrChange>
        </w:rPr>
        <w:t>SHEET_TITLE_1</w:t>
      </w:r>
      <w:r w:rsidR="00756B1D" w:rsidRPr="00AD04E7">
        <w:rPr>
          <w:spacing w:val="-1"/>
          <w:sz w:val="22"/>
          <w:szCs w:val="22"/>
          <w:rPrChange w:id="862" w:author="Johnson, David M ERDC-RDE-ITL-MS" w:date="2016-10-18T15:09:00Z">
            <w:rPr>
              <w:spacing w:val="-1"/>
            </w:rPr>
          </w:rPrChange>
        </w:rPr>
        <w:t>”.  This parameter does accept additional lines if external text is copied and pasted into the text box for the parameter using the dialog box.</w:t>
      </w:r>
    </w:p>
    <w:p w:rsidR="00756B1D" w:rsidRPr="00AD04E7" w:rsidRDefault="00756B1D" w:rsidP="00BC5B04">
      <w:pPr>
        <w:pStyle w:val="BodyText"/>
        <w:spacing w:line="277" w:lineRule="auto"/>
        <w:ind w:left="840" w:right="187"/>
        <w:rPr>
          <w:spacing w:val="-1"/>
          <w:sz w:val="22"/>
          <w:szCs w:val="22"/>
          <w:rPrChange w:id="863" w:author="Johnson, David M ERDC-RDE-ITL-MS" w:date="2016-10-18T15:09:00Z">
            <w:rPr>
              <w:spacing w:val="-1"/>
            </w:rPr>
          </w:rPrChange>
        </w:rPr>
      </w:pPr>
      <w:r w:rsidRPr="00AD04E7">
        <w:rPr>
          <w:spacing w:val="-1"/>
          <w:sz w:val="22"/>
          <w:szCs w:val="22"/>
          <w:rPrChange w:id="864" w:author="Johnson, David M ERDC-RDE-ITL-MS" w:date="2016-10-18T15:09:00Z">
            <w:rPr>
              <w:spacing w:val="-1"/>
            </w:rPr>
          </w:rPrChange>
        </w:rPr>
        <w:t>There are additional options that may be selected for a sheet that are type parameters (affects all sheets in the project) or instance parameters (affects only the single sheet).</w:t>
      </w:r>
    </w:p>
    <w:p w:rsidR="00756B1D" w:rsidRDefault="00700781" w:rsidP="008B22E1">
      <w:pPr>
        <w:pStyle w:val="Heading3"/>
        <w:rPr>
          <w:rFonts w:eastAsia="Arial"/>
        </w:rPr>
        <w:pPrChange w:id="865" w:author="Johnson, David M ERDC-RDE-ITL-MS" w:date="2016-10-19T08:01:00Z">
          <w:pPr>
            <w:pStyle w:val="Heading3"/>
          </w:pPr>
        </w:pPrChange>
      </w:pPr>
      <w:r>
        <w:rPr>
          <w:rFonts w:eastAsia="Arial"/>
        </w:rPr>
        <w:t>Revision Box:</w:t>
      </w:r>
    </w:p>
    <w:p w:rsidR="00700781" w:rsidRPr="00700781" w:rsidRDefault="00700781" w:rsidP="00700781">
      <w:pPr>
        <w:pStyle w:val="BodyText"/>
        <w:spacing w:line="277" w:lineRule="auto"/>
        <w:ind w:left="840" w:right="187"/>
        <w:rPr>
          <w:spacing w:val="-1"/>
        </w:rPr>
      </w:pPr>
      <w:r>
        <w:rPr>
          <w:spacing w:val="-1"/>
        </w:rPr>
        <w:t>For the revision box, the category “</w:t>
      </w:r>
      <w:r w:rsidR="002104AE">
        <w:rPr>
          <w:spacing w:val="-1"/>
        </w:rPr>
        <w:t>APPR</w:t>
      </w:r>
      <w:r>
        <w:rPr>
          <w:spacing w:val="-1"/>
        </w:rPr>
        <w:t>” has been eliminated</w:t>
      </w:r>
      <w:r w:rsidR="002104AE">
        <w:rPr>
          <w:spacing w:val="-1"/>
        </w:rPr>
        <w:t xml:space="preserve">. There are only seven lines of revisions that will be visible since that will be a USACE standard requirement. The font is set at 3/32” to match the standards. For more revisions than the </w:t>
      </w:r>
      <w:r w:rsidR="00C06E37">
        <w:rPr>
          <w:spacing w:val="-1"/>
        </w:rPr>
        <w:t>eight</w:t>
      </w:r>
      <w:r w:rsidR="002104AE">
        <w:rPr>
          <w:spacing w:val="-1"/>
        </w:rPr>
        <w:t xml:space="preserve"> shown, Revit will keep the top </w:t>
      </w:r>
      <w:r w:rsidR="00C06E37">
        <w:rPr>
          <w:spacing w:val="-1"/>
        </w:rPr>
        <w:t>8</w:t>
      </w:r>
      <w:r w:rsidR="002104AE">
        <w:rPr>
          <w:spacing w:val="-1"/>
        </w:rPr>
        <w:t xml:space="preserve"> most current revisions in the list but will still keep the previous ones in memory as part of the project information.</w:t>
      </w:r>
    </w:p>
    <w:p w:rsidR="00151230" w:rsidRDefault="00151230" w:rsidP="008B22E1">
      <w:pPr>
        <w:pStyle w:val="Heading3"/>
        <w:rPr>
          <w:rFonts w:eastAsia="Arial"/>
        </w:rPr>
        <w:pPrChange w:id="866" w:author="Johnson, David M ERDC-RDE-ITL-MS" w:date="2016-10-19T08:01:00Z">
          <w:pPr>
            <w:pStyle w:val="Heading3"/>
          </w:pPr>
        </w:pPrChange>
      </w:pPr>
      <w:bookmarkStart w:id="867" w:name="Appendix_B:_Shared_Parameters"/>
      <w:bookmarkStart w:id="868" w:name="_bookmark17"/>
      <w:bookmarkStart w:id="869" w:name="_Toc398040917"/>
      <w:bookmarkStart w:id="870" w:name="_Toc400452863"/>
      <w:bookmarkEnd w:id="867"/>
      <w:bookmarkEnd w:id="868"/>
      <w:r>
        <w:rPr>
          <w:rFonts w:eastAsia="Arial"/>
        </w:rPr>
        <w:t>Additional Items:</w:t>
      </w:r>
    </w:p>
    <w:p w:rsidR="00BC5B04" w:rsidRDefault="00CD447A" w:rsidP="000337CA">
      <w:pPr>
        <w:pStyle w:val="BodyText"/>
        <w:spacing w:line="277" w:lineRule="auto"/>
        <w:ind w:left="840" w:right="187"/>
        <w:rPr>
          <w:ins w:id="871" w:author="Johnson, David M ERDC-RDE-ITL-MS" w:date="2016-10-18T15:36:00Z"/>
          <w:spacing w:val="-1"/>
        </w:rPr>
      </w:pPr>
      <w:ins w:id="872" w:author="Johnson, David M ERDC-RDE-ITL-MS" w:date="2016-10-18T14:56:00Z">
        <w:r>
          <w:rPr>
            <w:spacing w:val="-1"/>
          </w:rPr>
          <w:t xml:space="preserve">In the Project Information dialog box, </w:t>
        </w:r>
      </w:ins>
      <w:del w:id="873" w:author="Johnson, David M ERDC-RDE-ITL-MS" w:date="2016-10-18T14:56:00Z">
        <w:r w:rsidR="00151230" w:rsidRPr="000337CA" w:rsidDel="00CD447A">
          <w:rPr>
            <w:spacing w:val="-1"/>
          </w:rPr>
          <w:delText xml:space="preserve">There </w:delText>
        </w:r>
      </w:del>
      <w:ins w:id="874" w:author="Johnson, David M ERDC-RDE-ITL-MS" w:date="2016-10-18T14:56:00Z">
        <w:r>
          <w:rPr>
            <w:spacing w:val="-1"/>
          </w:rPr>
          <w:t>t</w:t>
        </w:r>
        <w:r w:rsidRPr="000337CA">
          <w:rPr>
            <w:spacing w:val="-1"/>
          </w:rPr>
          <w:t xml:space="preserve">here </w:t>
        </w:r>
      </w:ins>
      <w:r w:rsidR="00151230" w:rsidRPr="000337CA">
        <w:rPr>
          <w:spacing w:val="-1"/>
        </w:rPr>
        <w:t xml:space="preserve">is an additional Attribute for </w:t>
      </w:r>
      <w:ins w:id="875" w:author="Johnson, David M ERDC-RDE-ITL-MS" w:date="2016-10-18T14:58:00Z">
        <w:r>
          <w:rPr>
            <w:spacing w:val="-1"/>
          </w:rPr>
          <w:t xml:space="preserve">“Project </w:t>
        </w:r>
      </w:ins>
      <w:r w:rsidR="00151230" w:rsidRPr="000337CA">
        <w:rPr>
          <w:spacing w:val="-1"/>
        </w:rPr>
        <w:t>Status</w:t>
      </w:r>
      <w:ins w:id="876" w:author="Johnson, David M ERDC-RDE-ITL-MS" w:date="2016-10-18T14:58:00Z">
        <w:r>
          <w:rPr>
            <w:spacing w:val="-1"/>
          </w:rPr>
          <w:t>” that will be shown on the bottom right of the sheet.</w:t>
        </w:r>
      </w:ins>
    </w:p>
    <w:p w:rsidR="009300B7" w:rsidRDefault="009300B7" w:rsidP="000337CA">
      <w:pPr>
        <w:pStyle w:val="BodyText"/>
        <w:spacing w:line="277" w:lineRule="auto"/>
        <w:ind w:left="840" w:right="187"/>
        <w:rPr>
          <w:ins w:id="877" w:author="Johnson, David M ERDC-RDE-ITL-MS" w:date="2016-10-18T16:43:00Z"/>
          <w:spacing w:val="-1"/>
        </w:rPr>
      </w:pPr>
      <w:ins w:id="878" w:author="Johnson, David M ERDC-RDE-ITL-MS" w:date="2016-10-18T15:37:00Z">
        <w:r>
          <w:rPr>
            <w:spacing w:val="-1"/>
          </w:rPr>
          <w:t xml:space="preserve">There are additional parameters for printing the </w:t>
        </w:r>
      </w:ins>
      <w:ins w:id="879" w:author="Johnson, David M ERDC-RDE-ITL-MS" w:date="2016-10-18T16:41:00Z">
        <w:r w:rsidR="008A1989">
          <w:rPr>
            <w:spacing w:val="-1"/>
          </w:rPr>
          <w:t>“</w:t>
        </w:r>
      </w:ins>
      <w:ins w:id="880" w:author="Johnson, David M ERDC-RDE-ITL-MS" w:date="2016-10-18T15:37:00Z">
        <w:r>
          <w:rPr>
            <w:spacing w:val="-1"/>
          </w:rPr>
          <w:t>File Path</w:t>
        </w:r>
      </w:ins>
      <w:ins w:id="881" w:author="Johnson, David M ERDC-RDE-ITL-MS" w:date="2016-10-18T16:41:00Z">
        <w:r w:rsidR="008A1989">
          <w:rPr>
            <w:spacing w:val="-1"/>
          </w:rPr>
          <w:t>”</w:t>
        </w:r>
      </w:ins>
      <w:ins w:id="882" w:author="Johnson, David M ERDC-RDE-ITL-MS" w:date="2016-10-18T15:37:00Z">
        <w:r>
          <w:rPr>
            <w:spacing w:val="-1"/>
          </w:rPr>
          <w:t xml:space="preserve"> and </w:t>
        </w:r>
      </w:ins>
      <w:ins w:id="883" w:author="Johnson, David M ERDC-RDE-ITL-MS" w:date="2016-10-18T16:41:00Z">
        <w:r w:rsidR="008A1989">
          <w:rPr>
            <w:spacing w:val="-1"/>
          </w:rPr>
          <w:t>“</w:t>
        </w:r>
      </w:ins>
      <w:ins w:id="884" w:author="Johnson, David M ERDC-RDE-ITL-MS" w:date="2016-10-18T16:42:00Z">
        <w:r w:rsidR="008A1989">
          <w:rPr>
            <w:spacing w:val="-1"/>
          </w:rPr>
          <w:t xml:space="preserve">Plot </w:t>
        </w:r>
      </w:ins>
      <w:ins w:id="885" w:author="Johnson, David M ERDC-RDE-ITL-MS" w:date="2016-10-18T15:37:00Z">
        <w:r>
          <w:rPr>
            <w:spacing w:val="-1"/>
          </w:rPr>
          <w:t>Date</w:t>
        </w:r>
      </w:ins>
      <w:ins w:id="886" w:author="Johnson, David M ERDC-RDE-ITL-MS" w:date="2016-10-18T16:41:00Z">
        <w:r w:rsidR="008A1989">
          <w:rPr>
            <w:spacing w:val="-1"/>
          </w:rPr>
          <w:t>”</w:t>
        </w:r>
      </w:ins>
      <w:ins w:id="887" w:author="Johnson, David M ERDC-RDE-ITL-MS" w:date="2016-10-18T15:37:00Z">
        <w:r>
          <w:rPr>
            <w:spacing w:val="-1"/>
          </w:rPr>
          <w:t xml:space="preserve"> that can be turned on if needed.</w:t>
        </w:r>
      </w:ins>
    </w:p>
    <w:p w:rsidR="007E2C5C" w:rsidRDefault="007E2C5C" w:rsidP="000337CA">
      <w:pPr>
        <w:pStyle w:val="BodyText"/>
        <w:spacing w:line="277" w:lineRule="auto"/>
        <w:ind w:left="840" w:right="187"/>
        <w:rPr>
          <w:ins w:id="888" w:author="Johnson, David M ERDC-RDE-ITL-MS" w:date="2016-10-19T07:58:00Z"/>
          <w:spacing w:val="-1"/>
        </w:rPr>
      </w:pPr>
      <w:ins w:id="889" w:author="Johnson, David M ERDC-RDE-ITL-MS" w:date="2016-10-18T16:43:00Z">
        <w:r>
          <w:rPr>
            <w:spacing w:val="-1"/>
          </w:rPr>
          <w:t xml:space="preserve">For additional production notes that are two </w:t>
        </w:r>
      </w:ins>
      <w:ins w:id="890" w:author="Johnson, David M ERDC-RDE-ITL-MS" w:date="2016-10-18T16:44:00Z">
        <w:r>
          <w:rPr>
            <w:spacing w:val="-1"/>
          </w:rPr>
          <w:t xml:space="preserve">parameters for each sheet: “Production Data 3” &amp; </w:t>
        </w:r>
      </w:ins>
      <w:ins w:id="891" w:author="Johnson, David M ERDC-RDE-ITL-MS" w:date="2016-10-18T16:45:00Z">
        <w:r>
          <w:rPr>
            <w:spacing w:val="-1"/>
          </w:rPr>
          <w:t xml:space="preserve">“Production Data 4”. </w:t>
        </w:r>
      </w:ins>
      <w:ins w:id="892" w:author="Johnson, David M ERDC-RDE-ITL-MS" w:date="2016-10-19T07:58:00Z">
        <w:r w:rsidR="008B22E1">
          <w:rPr>
            <w:spacing w:val="-1"/>
          </w:rPr>
          <w:t xml:space="preserve"> These are instance parameters applying to each sheet.</w:t>
        </w:r>
      </w:ins>
    </w:p>
    <w:p w:rsidR="008B22E1" w:rsidRDefault="008B22E1" w:rsidP="000337CA">
      <w:pPr>
        <w:pStyle w:val="BodyText"/>
        <w:spacing w:line="277" w:lineRule="auto"/>
        <w:ind w:left="840" w:right="187"/>
        <w:rPr>
          <w:ins w:id="893" w:author="Johnson, David M ERDC-RDE-ITL-MS" w:date="2016-10-19T07:57:00Z"/>
          <w:spacing w:val="-1"/>
        </w:rPr>
      </w:pPr>
      <w:ins w:id="894" w:author="Johnson, David M ERDC-RDE-ITL-MS" w:date="2016-10-19T07:58:00Z">
        <w:r>
          <w:rPr>
            <w:spacing w:val="-1"/>
          </w:rPr>
          <w:t xml:space="preserve">There are also Type parameters for </w:t>
        </w:r>
      </w:ins>
      <w:ins w:id="895" w:author="Johnson, David M ERDC-RDE-ITL-MS" w:date="2016-10-19T07:59:00Z">
        <w:r>
          <w:rPr>
            <w:spacing w:val="-1"/>
          </w:rPr>
          <w:t xml:space="preserve">“File Plot Information” that allows the user to turn on or turn off </w:t>
        </w:r>
      </w:ins>
      <w:ins w:id="896" w:author="Johnson, David M ERDC-RDE-ITL-MS" w:date="2016-10-19T08:00:00Z">
        <w:r>
          <w:rPr>
            <w:spacing w:val="-1"/>
          </w:rPr>
          <w:t xml:space="preserve">this text for </w:t>
        </w:r>
      </w:ins>
      <w:ins w:id="897" w:author="Johnson, David M ERDC-RDE-ITL-MS" w:date="2016-10-19T07:59:00Z">
        <w:r>
          <w:rPr>
            <w:spacing w:val="-1"/>
          </w:rPr>
          <w:t xml:space="preserve">all text for </w:t>
        </w:r>
      </w:ins>
      <w:ins w:id="898" w:author="Johnson, David M ERDC-RDE-ITL-MS" w:date="2016-10-19T08:02:00Z">
        <w:r>
          <w:rPr>
            <w:spacing w:val="-1"/>
          </w:rPr>
          <w:t>sheets. There is a Type parameter</w:t>
        </w:r>
      </w:ins>
      <w:ins w:id="899" w:author="Johnson, David M ERDC-RDE-ITL-MS" w:date="2016-10-19T08:04:00Z">
        <w:r>
          <w:rPr>
            <w:spacing w:val="-1"/>
          </w:rPr>
          <w:t xml:space="preserve"> (“Production Notes Visibility”)</w:t>
        </w:r>
      </w:ins>
      <w:ins w:id="900" w:author="Johnson, David M ERDC-RDE-ITL-MS" w:date="2016-10-19T08:02:00Z">
        <w:r>
          <w:rPr>
            <w:spacing w:val="-1"/>
          </w:rPr>
          <w:t xml:space="preserve"> allowing the user to turn on or off the Production Data information (both lines)</w:t>
        </w:r>
      </w:ins>
      <w:ins w:id="901" w:author="Johnson, David M ERDC-RDE-ITL-MS" w:date="2016-10-19T08:46:00Z">
        <w:r w:rsidR="00654FC5">
          <w:rPr>
            <w:spacing w:val="-1"/>
          </w:rPr>
          <w:t xml:space="preserve"> for all sheets</w:t>
        </w:r>
      </w:ins>
      <w:ins w:id="902" w:author="Johnson, David M ERDC-RDE-ITL-MS" w:date="2016-10-19T08:02:00Z">
        <w:r>
          <w:rPr>
            <w:spacing w:val="-1"/>
          </w:rPr>
          <w:t>.</w:t>
        </w:r>
      </w:ins>
    </w:p>
    <w:p w:rsidR="008B22E1" w:rsidRPr="000337CA" w:rsidRDefault="008B22E1" w:rsidP="000337CA">
      <w:pPr>
        <w:pStyle w:val="BodyText"/>
        <w:spacing w:line="277" w:lineRule="auto"/>
        <w:ind w:left="840" w:right="187"/>
        <w:rPr>
          <w:spacing w:val="-1"/>
        </w:rPr>
      </w:pPr>
    </w:p>
    <w:p w:rsidR="00151230" w:rsidRDefault="00151230" w:rsidP="00022F99"/>
    <w:p w:rsidR="00B31CAF" w:rsidRDefault="00B31CAF" w:rsidP="008B22E1">
      <w:pPr>
        <w:pStyle w:val="Heading1"/>
        <w:pPrChange w:id="903" w:author="Johnson, David M ERDC-RDE-ITL-MS" w:date="2016-10-19T08:01:00Z">
          <w:pPr>
            <w:pStyle w:val="Heading3"/>
          </w:pPr>
        </w:pPrChange>
      </w:pPr>
      <w:r>
        <w:t>Appendix</w:t>
      </w:r>
      <w:r>
        <w:rPr>
          <w:spacing w:val="-12"/>
        </w:rPr>
        <w:t xml:space="preserve"> </w:t>
      </w:r>
      <w:r w:rsidR="004A18EA">
        <w:t>C</w:t>
      </w:r>
      <w:r>
        <w:t>:</w:t>
      </w:r>
      <w:r>
        <w:rPr>
          <w:spacing w:val="-10"/>
        </w:rPr>
        <w:t xml:space="preserve"> </w:t>
      </w:r>
      <w:r>
        <w:t>Shared</w:t>
      </w:r>
      <w:r>
        <w:rPr>
          <w:spacing w:val="-13"/>
        </w:rPr>
        <w:t xml:space="preserve"> </w:t>
      </w:r>
      <w:r>
        <w:t>Parameters</w:t>
      </w:r>
      <w:bookmarkEnd w:id="869"/>
      <w:bookmarkEnd w:id="870"/>
    </w:p>
    <w:p w:rsidR="00B31CAF" w:rsidRDefault="00B31CAF" w:rsidP="00B31CAF">
      <w:pPr>
        <w:rPr>
          <w:rFonts w:ascii="Cambria" w:eastAsia="Cambria" w:hAnsi="Cambria" w:cs="Cambria"/>
          <w:b/>
          <w:bCs/>
          <w:sz w:val="26"/>
          <w:szCs w:val="26"/>
        </w:rPr>
      </w:pPr>
    </w:p>
    <w:p w:rsidR="00B31CAF" w:rsidRDefault="00B31CAF" w:rsidP="00B31CAF">
      <w:pPr>
        <w:pStyle w:val="Heading2"/>
        <w:ind w:left="840"/>
        <w:rPr>
          <w:rFonts w:eastAsia="Cambria"/>
        </w:rPr>
      </w:pPr>
      <w:bookmarkStart w:id="904" w:name="_Toc400452864"/>
      <w:r>
        <w:rPr>
          <w:rFonts w:eastAsia="Cambria"/>
        </w:rPr>
        <w:t>Project Parameters</w:t>
      </w:r>
      <w:bookmarkEnd w:id="904"/>
    </w:p>
    <w:p w:rsidR="00B31CAF" w:rsidRDefault="00C06E37" w:rsidP="00B31CAF">
      <w:pPr>
        <w:pStyle w:val="BodyText"/>
        <w:spacing w:line="277" w:lineRule="auto"/>
        <w:ind w:left="840" w:right="187"/>
        <w:rPr>
          <w:spacing w:val="-1"/>
        </w:rPr>
      </w:pPr>
      <w:r>
        <w:rPr>
          <w:spacing w:val="-1"/>
        </w:rPr>
        <w:t>There are separate Shared parameter lists: one for commonly shared parameters (such as used for Border Sheets and one for each discipline). The Common s</w:t>
      </w:r>
      <w:r w:rsidR="00B31CAF">
        <w:rPr>
          <w:spacing w:val="-1"/>
        </w:rPr>
        <w:t>hared</w:t>
      </w:r>
      <w:r w:rsidR="00B31CAF">
        <w:rPr>
          <w:spacing w:val="1"/>
        </w:rPr>
        <w:t xml:space="preserve"> </w:t>
      </w:r>
      <w:r w:rsidR="00B31CAF">
        <w:rPr>
          <w:spacing w:val="-1"/>
        </w:rPr>
        <w:t>parameter list</w:t>
      </w:r>
      <w:r w:rsidR="00B31CAF">
        <w:rPr>
          <w:spacing w:val="-2"/>
        </w:rPr>
        <w:t xml:space="preserve"> </w:t>
      </w:r>
      <w:r w:rsidR="00B31CAF">
        <w:rPr>
          <w:spacing w:val="-1"/>
        </w:rPr>
        <w:t>contains</w:t>
      </w:r>
      <w:r w:rsidR="00B31CAF">
        <w:t xml:space="preserve"> </w:t>
      </w:r>
      <w:r w:rsidR="00D24018">
        <w:t xml:space="preserve">groups that relate to several different types of elements: </w:t>
      </w:r>
      <w:r w:rsidR="00B31CAF">
        <w:rPr>
          <w:spacing w:val="-1"/>
        </w:rPr>
        <w:t>Project,</w:t>
      </w:r>
      <w:r w:rsidR="00B31CAF">
        <w:t xml:space="preserve"> </w:t>
      </w:r>
      <w:r>
        <w:t xml:space="preserve">border </w:t>
      </w:r>
      <w:r w:rsidR="00B31CAF">
        <w:rPr>
          <w:spacing w:val="-1"/>
        </w:rPr>
        <w:t>sheet</w:t>
      </w:r>
      <w:r>
        <w:rPr>
          <w:spacing w:val="-1"/>
        </w:rPr>
        <w:t xml:space="preserve">s, </w:t>
      </w:r>
      <w:proofErr w:type="gramStart"/>
      <w:r>
        <w:rPr>
          <w:spacing w:val="-1"/>
        </w:rPr>
        <w:t>cover</w:t>
      </w:r>
      <w:proofErr w:type="gramEnd"/>
      <w:r>
        <w:rPr>
          <w:spacing w:val="-1"/>
        </w:rPr>
        <w:t xml:space="preserve"> sheet. There are also discipline specific </w:t>
      </w:r>
      <w:r w:rsidR="00DD22F6">
        <w:rPr>
          <w:spacing w:val="-1"/>
        </w:rPr>
        <w:t>parameters for</w:t>
      </w:r>
      <w:r>
        <w:rPr>
          <w:spacing w:val="-1"/>
        </w:rPr>
        <w:t xml:space="preserve"> Objects:</w:t>
      </w:r>
      <w:r w:rsidR="00B31CAF">
        <w:t xml:space="preserve"> </w:t>
      </w:r>
      <w:r w:rsidR="00B31CAF">
        <w:rPr>
          <w:spacing w:val="-1"/>
        </w:rPr>
        <w:t>egress,</w:t>
      </w:r>
      <w:r w:rsidR="00B31CAF">
        <w:t xml:space="preserve"> </w:t>
      </w:r>
      <w:r w:rsidR="00B31CAF">
        <w:rPr>
          <w:spacing w:val="-1"/>
        </w:rPr>
        <w:t>area,</w:t>
      </w:r>
      <w:r w:rsidR="00B31CAF">
        <w:t xml:space="preserve"> </w:t>
      </w:r>
      <w:r w:rsidR="00B31CAF">
        <w:rPr>
          <w:spacing w:val="-1"/>
        </w:rPr>
        <w:t>doors,</w:t>
      </w:r>
      <w:r w:rsidR="00B31CAF">
        <w:t xml:space="preserve"> </w:t>
      </w:r>
      <w:r w:rsidR="00B31CAF">
        <w:rPr>
          <w:spacing w:val="-1"/>
        </w:rPr>
        <w:t>rooms,</w:t>
      </w:r>
      <w:r w:rsidR="00B31CAF">
        <w:t xml:space="preserve"> </w:t>
      </w:r>
      <w:r w:rsidR="00B31CAF">
        <w:rPr>
          <w:spacing w:val="-1"/>
        </w:rPr>
        <w:t>walls,</w:t>
      </w:r>
      <w:r w:rsidR="00B31CAF">
        <w:t xml:space="preserve"> </w:t>
      </w:r>
      <w:r w:rsidR="00B31CAF">
        <w:rPr>
          <w:spacing w:val="-1"/>
        </w:rPr>
        <w:t>egress</w:t>
      </w:r>
      <w:r w:rsidR="00B31CAF">
        <w:rPr>
          <w:spacing w:val="67"/>
        </w:rPr>
        <w:t xml:space="preserve"> </w:t>
      </w:r>
      <w:r w:rsidR="00B31CAF">
        <w:t>and</w:t>
      </w:r>
      <w:r w:rsidR="00B31CAF">
        <w:rPr>
          <w:spacing w:val="1"/>
        </w:rPr>
        <w:t xml:space="preserve"> </w:t>
      </w:r>
      <w:r w:rsidR="00B31CAF">
        <w:rPr>
          <w:spacing w:val="-1"/>
        </w:rPr>
        <w:t>windows.</w:t>
      </w:r>
    </w:p>
    <w:p w:rsidR="00E44111" w:rsidRDefault="00E44111">
      <w:pPr>
        <w:rPr>
          <w:rFonts w:ascii="Arial" w:eastAsia="Arial" w:hAnsi="Arial"/>
          <w:spacing w:val="-1"/>
          <w:sz w:val="24"/>
          <w:szCs w:val="24"/>
        </w:rPr>
      </w:pPr>
      <w:r>
        <w:rPr>
          <w:spacing w:val="-1"/>
        </w:rPr>
        <w:br w:type="page"/>
      </w:r>
    </w:p>
    <w:p w:rsidR="00E44111" w:rsidRDefault="00E44111" w:rsidP="008B22E1">
      <w:pPr>
        <w:pStyle w:val="Heading3"/>
        <w:pPrChange w:id="905" w:author="Johnson, David M ERDC-RDE-ITL-MS" w:date="2016-10-19T08:01:00Z">
          <w:pPr>
            <w:pStyle w:val="Heading1"/>
          </w:pPr>
        </w:pPrChange>
      </w:pPr>
      <w:r w:rsidRPr="008B22E1">
        <w:rPr>
          <w:rPrChange w:id="906" w:author="Johnson, David M ERDC-RDE-ITL-MS" w:date="2016-10-19T08:01:00Z">
            <w:rPr/>
          </w:rPrChange>
        </w:rPr>
        <w:t>Project</w:t>
      </w:r>
      <w:r>
        <w:t xml:space="preserve"> Parameters on Border sheet</w:t>
      </w:r>
    </w:p>
    <w:p w:rsidR="00B31CAF" w:rsidRDefault="00B31CAF" w:rsidP="00B31CAF">
      <w:pPr>
        <w:spacing w:before="5"/>
        <w:rPr>
          <w:rFonts w:ascii="Arial" w:eastAsia="Arial" w:hAnsi="Arial" w:cs="Arial"/>
          <w:sz w:val="17"/>
          <w:szCs w:val="17"/>
        </w:rPr>
      </w:pPr>
    </w:p>
    <w:p w:rsidR="00B31CAF" w:rsidRPr="00E44111" w:rsidRDefault="00E44111" w:rsidP="00E44111">
      <w:pPr>
        <w:pStyle w:val="BodyText"/>
        <w:spacing w:line="277" w:lineRule="auto"/>
        <w:ind w:left="840" w:right="187"/>
        <w:rPr>
          <w:spacing w:val="-1"/>
        </w:rPr>
      </w:pPr>
      <w:r w:rsidRPr="00E44111">
        <w:rPr>
          <w:spacing w:val="-1"/>
        </w:rPr>
        <w:t>The</w:t>
      </w:r>
      <w:r>
        <w:rPr>
          <w:spacing w:val="-1"/>
        </w:rPr>
        <w:t xml:space="preserve"> mapping below shows the Revit Project Parameter dialog box with</w:t>
      </w:r>
      <w:r w:rsidRPr="00E44111">
        <w:rPr>
          <w:spacing w:val="-1"/>
        </w:rPr>
        <w:t xml:space="preserve"> </w:t>
      </w:r>
      <w:r>
        <w:rPr>
          <w:spacing w:val="-1"/>
        </w:rPr>
        <w:t>the location of the parameters in the list and the corresponding parameter in the title block of the Border sheet. These Project level parameters will automatically be assigned to every sheet in the project (including new sheets). A change to an attribute in the dialog box represents a change to the text in every border sheet on the project.</w:t>
      </w:r>
    </w:p>
    <w:p w:rsidR="00B31CAF" w:rsidRDefault="00BE7FE0" w:rsidP="00B31CAF">
      <w:pPr>
        <w:spacing w:line="200" w:lineRule="atLeast"/>
        <w:rPr>
          <w:rFonts w:ascii="Arial" w:eastAsia="Arial" w:hAnsi="Arial" w:cs="Arial"/>
          <w:sz w:val="20"/>
          <w:szCs w:val="20"/>
        </w:rPr>
      </w:pPr>
      <w:ins w:id="907" w:author="Johnson, David M ERDC-RDE-ITL-MS" w:date="2016-10-19T10:46:00Z">
        <w:r>
          <w:rPr>
            <w:noProof/>
          </w:rPr>
          <w:drawing>
            <wp:anchor distT="0" distB="0" distL="114300" distR="114300" simplePos="0" relativeHeight="251717120" behindDoc="0" locked="0" layoutInCell="1" allowOverlap="1" wp14:anchorId="2C5859E1" wp14:editId="547CD38B">
              <wp:simplePos x="0" y="0"/>
              <wp:positionH relativeFrom="column">
                <wp:posOffset>567055</wp:posOffset>
              </wp:positionH>
              <wp:positionV relativeFrom="paragraph">
                <wp:posOffset>103505</wp:posOffset>
              </wp:positionV>
              <wp:extent cx="5943600" cy="5601970"/>
              <wp:effectExtent l="38100" t="38100" r="95250" b="9398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560197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ins>
      <w:del w:id="908" w:author="Johnson, David M ERDC-RDE-ITL-MS" w:date="2016-10-19T09:49:00Z">
        <w:r w:rsidR="00B31CAF" w:rsidDel="00766A3C">
          <w:rPr>
            <w:noProof/>
          </w:rPr>
          <w:drawing>
            <wp:anchor distT="0" distB="0" distL="114300" distR="114300" simplePos="0" relativeHeight="251654656" behindDoc="1" locked="0" layoutInCell="1" allowOverlap="1" wp14:anchorId="53CC6E49" wp14:editId="64AFCAD9">
              <wp:simplePos x="0" y="0"/>
              <wp:positionH relativeFrom="column">
                <wp:posOffset>466725</wp:posOffset>
              </wp:positionH>
              <wp:positionV relativeFrom="paragraph">
                <wp:posOffset>22860</wp:posOffset>
              </wp:positionV>
              <wp:extent cx="5939155" cy="5303520"/>
              <wp:effectExtent l="19050" t="19050" r="23495" b="11430"/>
              <wp:wrapTight wrapText="bothSides">
                <wp:wrapPolygon edited="0">
                  <wp:start x="-69" y="-78"/>
                  <wp:lineTo x="-69" y="21569"/>
                  <wp:lineTo x="21616" y="21569"/>
                  <wp:lineTo x="21616" y="-78"/>
                  <wp:lineTo x="-69" y="-78"/>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39155" cy="5303520"/>
                      </a:xfrm>
                      <a:prstGeom prst="rect">
                        <a:avLst/>
                      </a:prstGeom>
                      <a:ln>
                        <a:solidFill>
                          <a:schemeClr val="bg1">
                            <a:lumMod val="50000"/>
                          </a:schemeClr>
                        </a:solidFill>
                      </a:ln>
                    </pic:spPr>
                  </pic:pic>
                </a:graphicData>
              </a:graphic>
              <wp14:sizeRelV relativeFrom="margin">
                <wp14:pctHeight>0</wp14:pctHeight>
              </wp14:sizeRelV>
            </wp:anchor>
          </w:drawing>
        </w:r>
      </w:del>
      <w:ins w:id="909" w:author="Johnson, David M ERDC-RDE-ITL-MS" w:date="2016-10-19T09:49:00Z">
        <w:r w:rsidR="00766A3C" w:rsidRPr="00766A3C">
          <w:rPr>
            <w:noProof/>
          </w:rPr>
          <w:t xml:space="preserve"> </w:t>
        </w:r>
      </w:ins>
    </w:p>
    <w:p w:rsidR="00B31CAF" w:rsidRDefault="00B31CAF" w:rsidP="00B31CAF">
      <w:pPr>
        <w:spacing w:line="200" w:lineRule="atLeast"/>
        <w:rPr>
          <w:rFonts w:ascii="Arial" w:eastAsia="Arial" w:hAnsi="Arial" w:cs="Arial"/>
          <w:sz w:val="20"/>
          <w:szCs w:val="20"/>
        </w:rPr>
      </w:pPr>
    </w:p>
    <w:p w:rsidR="00B31CAF" w:rsidRDefault="00B31CAF" w:rsidP="00B31CAF">
      <w:pPr>
        <w:spacing w:line="200" w:lineRule="atLeast"/>
        <w:rPr>
          <w:rFonts w:ascii="Arial" w:eastAsia="Arial" w:hAnsi="Arial" w:cs="Arial"/>
          <w:sz w:val="20"/>
          <w:szCs w:val="20"/>
        </w:rPr>
      </w:pPr>
    </w:p>
    <w:p w:rsidR="00A7641C" w:rsidRDefault="00B31CAF">
      <w:pPr>
        <w:rPr>
          <w:rFonts w:eastAsia="Arial"/>
        </w:rPr>
      </w:pPr>
      <w:r>
        <w:rPr>
          <w:rFonts w:eastAsia="Arial"/>
        </w:rPr>
        <w:br w:type="page"/>
      </w:r>
    </w:p>
    <w:p w:rsidR="00EB7CC9" w:rsidRDefault="00EB7CC9" w:rsidP="008B22E1">
      <w:pPr>
        <w:pStyle w:val="Heading3"/>
        <w:pPrChange w:id="910" w:author="Johnson, David M ERDC-RDE-ITL-MS" w:date="2016-10-19T08:01:00Z">
          <w:pPr>
            <w:pStyle w:val="Heading3"/>
          </w:pPr>
        </w:pPrChange>
      </w:pPr>
      <w:bookmarkStart w:id="911" w:name="_Toc400452865"/>
      <w:r>
        <w:t>Sheet Parameters on Border sheet</w:t>
      </w:r>
    </w:p>
    <w:p w:rsidR="00EB7CC9" w:rsidRDefault="00EB7CC9" w:rsidP="00EB7CC9">
      <w:pPr>
        <w:spacing w:before="5"/>
        <w:rPr>
          <w:rFonts w:ascii="Arial" w:eastAsia="Arial" w:hAnsi="Arial" w:cs="Arial"/>
          <w:sz w:val="17"/>
          <w:szCs w:val="17"/>
        </w:rPr>
      </w:pPr>
    </w:p>
    <w:p w:rsidR="00EB7CC9" w:rsidRDefault="00EB7CC9" w:rsidP="00EB7CC9">
      <w:pPr>
        <w:pStyle w:val="BodyText"/>
        <w:spacing w:line="277" w:lineRule="auto"/>
        <w:ind w:left="840" w:right="187"/>
        <w:rPr>
          <w:spacing w:val="-1"/>
        </w:rPr>
      </w:pPr>
      <w:r w:rsidRPr="00E44111">
        <w:rPr>
          <w:spacing w:val="-1"/>
        </w:rPr>
        <w:t>The</w:t>
      </w:r>
      <w:r>
        <w:rPr>
          <w:spacing w:val="-1"/>
        </w:rPr>
        <w:t xml:space="preserve"> mapping below shows the Revit </w:t>
      </w:r>
      <w:r w:rsidR="00DB3661">
        <w:rPr>
          <w:spacing w:val="-1"/>
        </w:rPr>
        <w:t>Sheet</w:t>
      </w:r>
      <w:r>
        <w:rPr>
          <w:spacing w:val="-1"/>
        </w:rPr>
        <w:t xml:space="preserve"> Parameter dialog box with</w:t>
      </w:r>
      <w:r w:rsidRPr="00E44111">
        <w:rPr>
          <w:spacing w:val="-1"/>
        </w:rPr>
        <w:t xml:space="preserve"> </w:t>
      </w:r>
      <w:r>
        <w:rPr>
          <w:spacing w:val="-1"/>
        </w:rPr>
        <w:t xml:space="preserve">the location of the parameters in the list and </w:t>
      </w:r>
      <w:r w:rsidR="00DB3661">
        <w:rPr>
          <w:spacing w:val="-1"/>
        </w:rPr>
        <w:t>the corresponding Labels on the sheet.</w:t>
      </w:r>
    </w:p>
    <w:p w:rsidR="00DB3661" w:rsidRDefault="00DB3661" w:rsidP="00EB7CC9">
      <w:pPr>
        <w:pStyle w:val="BodyText"/>
        <w:spacing w:line="277" w:lineRule="auto"/>
        <w:ind w:left="840" w:right="187"/>
      </w:pPr>
      <w:r w:rsidRPr="00EB7CC9">
        <w:rPr>
          <w:noProof/>
        </w:rPr>
        <mc:AlternateContent>
          <mc:Choice Requires="wpg">
            <w:drawing>
              <wp:anchor distT="0" distB="0" distL="114300" distR="114300" simplePos="0" relativeHeight="251694592" behindDoc="0" locked="0" layoutInCell="1" allowOverlap="1" wp14:anchorId="4705C8FD" wp14:editId="43FC69CD">
                <wp:simplePos x="0" y="0"/>
                <wp:positionH relativeFrom="column">
                  <wp:posOffset>3499237</wp:posOffset>
                </wp:positionH>
                <wp:positionV relativeFrom="paragraph">
                  <wp:posOffset>4107042</wp:posOffset>
                </wp:positionV>
                <wp:extent cx="2801345" cy="645795"/>
                <wp:effectExtent l="0" t="0" r="0" b="20955"/>
                <wp:wrapNone/>
                <wp:docPr id="45" name="Group 29"/>
                <wp:cNvGraphicFramePr/>
                <a:graphic xmlns:a="http://schemas.openxmlformats.org/drawingml/2006/main">
                  <a:graphicData uri="http://schemas.microsoft.com/office/word/2010/wordprocessingGroup">
                    <wpg:wgp>
                      <wpg:cNvGrpSpPr/>
                      <wpg:grpSpPr>
                        <a:xfrm>
                          <a:off x="0" y="0"/>
                          <a:ext cx="2801345" cy="645795"/>
                          <a:chOff x="0" y="0"/>
                          <a:chExt cx="2801796" cy="646331"/>
                        </a:xfrm>
                      </wpg:grpSpPr>
                      <wps:wsp>
                        <wps:cNvPr id="46" name="Rounded Rectangle 46"/>
                        <wps:cNvSpPr/>
                        <wps:spPr>
                          <a:xfrm>
                            <a:off x="72125" y="0"/>
                            <a:ext cx="2696247" cy="646331"/>
                          </a:xfrm>
                          <a:prstGeom prst="roundRect">
                            <a:avLst/>
                          </a:prstGeom>
                          <a:solidFill>
                            <a:srgbClr val="336600"/>
                          </a:solidFill>
                        </wps:spPr>
                        <wps:style>
                          <a:lnRef idx="2">
                            <a:schemeClr val="accent1">
                              <a:shade val="50000"/>
                            </a:schemeClr>
                          </a:lnRef>
                          <a:fillRef idx="1">
                            <a:schemeClr val="accent1"/>
                          </a:fillRef>
                          <a:effectRef idx="0">
                            <a:schemeClr val="accent1"/>
                          </a:effectRef>
                          <a:fontRef idx="minor">
                            <a:schemeClr val="lt1"/>
                          </a:fontRef>
                        </wps:style>
                        <wps:txbx>
                          <w:txbxContent>
                            <w:p w:rsidR="00667694" w:rsidRDefault="00667694" w:rsidP="00EB7CC9">
                              <w:pPr>
                                <w:rPr>
                                  <w:rFonts w:eastAsia="Times New Roman"/>
                                </w:rPr>
                              </w:pPr>
                            </w:p>
                          </w:txbxContent>
                        </wps:txbx>
                        <wps:bodyPr rtlCol="0" anchor="ctr"/>
                      </wps:wsp>
                      <wps:wsp>
                        <wps:cNvPr id="47" name="TextBox 31"/>
                        <wps:cNvSpPr txBox="1"/>
                        <wps:spPr>
                          <a:xfrm>
                            <a:off x="0" y="0"/>
                            <a:ext cx="477940" cy="646331"/>
                          </a:xfrm>
                          <a:prstGeom prst="rect">
                            <a:avLst/>
                          </a:prstGeom>
                          <a:noFill/>
                          <a:ln w="28575" cmpd="dbl">
                            <a:noFill/>
                          </a:ln>
                        </wps:spPr>
                        <wps:txbx>
                          <w:txbxContent>
                            <w:p w:rsidR="00667694" w:rsidRPr="00DB3661" w:rsidRDefault="00667694" w:rsidP="00EB7CC9">
                              <w:pPr>
                                <w:pStyle w:val="NormalWeb"/>
                                <w:spacing w:before="0" w:beforeAutospacing="0" w:after="0" w:afterAutospacing="0"/>
                                <w:textAlignment w:val="baseline"/>
                                <w:rPr>
                                  <w:color w:val="FFFFFF" w:themeColor="background1"/>
                                </w:rPr>
                              </w:pPr>
                              <w:r w:rsidRPr="00DB3661">
                                <w:rPr>
                                  <w:rFonts w:ascii="Arial" w:hAnsi="Arial" w:cstheme="minorBidi"/>
                                  <w:color w:val="FFFFFF" w:themeColor="background1"/>
                                  <w:kern w:val="24"/>
                                  <w:sz w:val="72"/>
                                  <w:szCs w:val="72"/>
                                </w:rPr>
                                <w:t>*</w:t>
                              </w:r>
                            </w:p>
                          </w:txbxContent>
                        </wps:txbx>
                        <wps:bodyPr wrap="square" rtlCol="0">
                          <a:noAutofit/>
                        </wps:bodyPr>
                      </wps:wsp>
                      <wps:wsp>
                        <wps:cNvPr id="48" name="TextBox 32"/>
                        <wps:cNvSpPr txBox="1"/>
                        <wps:spPr>
                          <a:xfrm>
                            <a:off x="296953" y="27494"/>
                            <a:ext cx="2504843" cy="442327"/>
                          </a:xfrm>
                          <a:prstGeom prst="rect">
                            <a:avLst/>
                          </a:prstGeom>
                          <a:noFill/>
                        </wps:spPr>
                        <wps:txbx>
                          <w:txbxContent>
                            <w:p w:rsidR="00667694" w:rsidRDefault="00667694" w:rsidP="00EB7CC9">
                              <w:pPr>
                                <w:pStyle w:val="NormalWeb"/>
                                <w:spacing w:before="0" w:beforeAutospacing="0" w:after="0" w:afterAutospacing="0"/>
                                <w:textAlignment w:val="baseline"/>
                              </w:pPr>
                              <w:r>
                                <w:rPr>
                                  <w:rFonts w:ascii="Arial" w:hAnsi="Arial" w:cstheme="minorBidi"/>
                                  <w:b/>
                                  <w:bCs/>
                                  <w:i/>
                                  <w:iCs/>
                                  <w:color w:val="FFFFFF" w:themeColor="background1"/>
                                  <w:kern w:val="24"/>
                                </w:rPr>
                                <w:t xml:space="preserve">NOTE: </w:t>
                              </w:r>
                              <w:r>
                                <w:rPr>
                                  <w:rFonts w:ascii="Arial" w:hAnsi="Arial" w:cstheme="minorBidi"/>
                                  <w:i/>
                                  <w:iCs/>
                                  <w:color w:val="FFFFFF" w:themeColor="background1"/>
                                  <w:kern w:val="24"/>
                                </w:rPr>
                                <w:t>See information below for multiline text.</w:t>
                              </w:r>
                            </w:p>
                          </w:txbxContent>
                        </wps:txbx>
                        <wps:bodyPr wrap="square" rtlCol="0">
                          <a:noAutofit/>
                        </wps:bodyPr>
                      </wps:wsp>
                    </wpg:wgp>
                  </a:graphicData>
                </a:graphic>
              </wp:anchor>
            </w:drawing>
          </mc:Choice>
          <mc:Fallback>
            <w:pict>
              <v:group id="Group 29" o:spid="_x0000_s1026" style="position:absolute;left:0;text-align:left;margin-left:275.55pt;margin-top:323.4pt;width:220.6pt;height:50.85pt;z-index:251694592" coordsize="28017,6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">
                <v:roundrect id="Rounded Rectangle 46" o:spid="_x0000_s1027" style="position:absolute;left:721;width:26962;height:64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XzIr4A&#10;AADbAAAADwAAAGRycy9kb3ducmV2LnhtbESPwQrCMBBE74L/EFbwZlNFRKpRRBC9KFg9eFyatS02&#10;m9LEWv/eCILHYWbeMMt1ZyrRUuNKywrGUQyCOLO65FzB9bIbzUE4j6yxskwK3uRgver3lpho++Iz&#10;tanPRYCwS1BB4X2dSOmyggy6yNbEwbvbxqAPssmlbvAV4KaSkzieSYMlh4UCa9oWlD3Sp1Fgjm5/&#10;8o+0itNJfXS7MZv2tldqOOg2CxCeOv8P/9oHrWA6g++X8APk6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BV8yK+AAAA2wAAAA8AAAAAAAAAAAAAAAAAmAIAAGRycy9kb3ducmV2&#10;LnhtbFBLBQYAAAAABAAEAPUAAACDAwAAAAA=&#10;" fillcolor="#360" strokecolor="#243f60 [1604]" strokeweight="2pt">
                  <v:textbox>
                    <w:txbxContent>
                      <w:p w:rsidR="00667694" w:rsidRDefault="00667694" w:rsidP="00EB7CC9">
                        <w:pPr>
                          <w:rPr>
                            <w:rFonts w:eastAsia="Times New Roman"/>
                          </w:rPr>
                        </w:pPr>
                      </w:p>
                    </w:txbxContent>
                  </v:textbox>
                </v:roundrect>
                <v:shapetype id="_x0000_t202" coordsize="21600,21600" o:spt="202" path="m,l,21600r21600,l21600,xe">
                  <v:stroke joinstyle="miter"/>
                  <v:path gradientshapeok="t" o:connecttype="rect"/>
                </v:shapetype>
                <v:shape id="TextBox 31" o:spid="_x0000_s1028" type="#_x0000_t202" style="position:absolute;width:4779;height:6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EK3MQA&#10;AADbAAAADwAAAGRycy9kb3ducmV2LnhtbESP3WrCQBCF7wXfYRmhd7pRaiOpqxSLUiiCTYvQuyE7&#10;TYLZ2ZDZanz7rlDw8nB+Ps5y3btGnamT2rOB6SQBRVx4W3Np4OtzO16AkoBssfFMBq4ksF4NB0vM&#10;rL/wB53zUKo4wpKhgSqENtNaioocysS3xNH78Z3DEGVXatvhJY67Rs+S5Ek7rDkSKmxpU1Fxyn9d&#10;hMgx3ezFzo/fh/fF7JDutq+yM+Zh1L88gwrUh3v4v/1mDTymcPsSf4B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BCtzEAAAA2wAAAA8AAAAAAAAAAAAAAAAAmAIAAGRycy9k&#10;b3ducmV2LnhtbFBLBQYAAAAABAAEAPUAAACJAwAAAAA=&#10;" filled="f" stroked="f" strokeweight="2.25pt">
                  <v:stroke linestyle="thinThin"/>
                  <v:textbox>
                    <w:txbxContent>
                      <w:p w:rsidR="00667694" w:rsidRPr="00DB3661" w:rsidRDefault="00667694" w:rsidP="00EB7CC9">
                        <w:pPr>
                          <w:pStyle w:val="NormalWeb"/>
                          <w:spacing w:before="0" w:beforeAutospacing="0" w:after="0" w:afterAutospacing="0"/>
                          <w:textAlignment w:val="baseline"/>
                          <w:rPr>
                            <w:color w:val="FFFFFF" w:themeColor="background1"/>
                          </w:rPr>
                        </w:pPr>
                        <w:r w:rsidRPr="00DB3661">
                          <w:rPr>
                            <w:rFonts w:ascii="Arial" w:hAnsi="Arial" w:cstheme="minorBidi"/>
                            <w:color w:val="FFFFFF" w:themeColor="background1"/>
                            <w:kern w:val="24"/>
                            <w:sz w:val="72"/>
                            <w:szCs w:val="72"/>
                          </w:rPr>
                          <w:t>*</w:t>
                        </w:r>
                      </w:p>
                    </w:txbxContent>
                  </v:textbox>
                </v:shape>
                <v:shape id="TextBox 32" o:spid="_x0000_s1029" type="#_x0000_t202" style="position:absolute;left:2969;top:274;width:25048;height:4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rsidR="00667694" w:rsidRDefault="00667694" w:rsidP="00EB7CC9">
                        <w:pPr>
                          <w:pStyle w:val="NormalWeb"/>
                          <w:spacing w:before="0" w:beforeAutospacing="0" w:after="0" w:afterAutospacing="0"/>
                          <w:textAlignment w:val="baseline"/>
                        </w:pPr>
                        <w:r>
                          <w:rPr>
                            <w:rFonts w:ascii="Arial" w:hAnsi="Arial" w:cstheme="minorBidi"/>
                            <w:b/>
                            <w:bCs/>
                            <w:i/>
                            <w:iCs/>
                            <w:color w:val="FFFFFF" w:themeColor="background1"/>
                            <w:kern w:val="24"/>
                          </w:rPr>
                          <w:t xml:space="preserve">NOTE: </w:t>
                        </w:r>
                        <w:r>
                          <w:rPr>
                            <w:rFonts w:ascii="Arial" w:hAnsi="Arial" w:cstheme="minorBidi"/>
                            <w:i/>
                            <w:iCs/>
                            <w:color w:val="FFFFFF" w:themeColor="background1"/>
                            <w:kern w:val="24"/>
                          </w:rPr>
                          <w:t>See information below for multiline text.</w:t>
                        </w:r>
                      </w:p>
                    </w:txbxContent>
                  </v:textbox>
                </v:shape>
              </v:group>
            </w:pict>
          </mc:Fallback>
        </mc:AlternateContent>
      </w:r>
      <w:r w:rsidR="00EB7CC9">
        <w:rPr>
          <w:noProof/>
        </w:rPr>
        <w:drawing>
          <wp:inline distT="0" distB="0" distL="0" distR="0" wp14:anchorId="4573B9C9" wp14:editId="03AB2578">
            <wp:extent cx="5943600" cy="45789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578985"/>
                    </a:xfrm>
                    <a:prstGeom prst="rect">
                      <a:avLst/>
                    </a:prstGeom>
                  </pic:spPr>
                </pic:pic>
              </a:graphicData>
            </a:graphic>
          </wp:inline>
        </w:drawing>
      </w:r>
      <w:r w:rsidR="00EB7CC9">
        <w:t xml:space="preserve"> </w:t>
      </w:r>
      <w:r w:rsidR="00EB7CC9" w:rsidRPr="00EB7CC9">
        <w:t xml:space="preserve"> </w:t>
      </w:r>
    </w:p>
    <w:p w:rsidR="00DB3661" w:rsidRDefault="00DB3661" w:rsidP="008B22E1">
      <w:pPr>
        <w:pStyle w:val="Heading3"/>
        <w:pPrChange w:id="912" w:author="Johnson, David M ERDC-RDE-ITL-MS" w:date="2016-10-19T08:01:00Z">
          <w:pPr>
            <w:pStyle w:val="Heading3"/>
          </w:pPr>
        </w:pPrChange>
      </w:pPr>
      <w:r>
        <w:t>Multiline Text for Parameters</w:t>
      </w:r>
    </w:p>
    <w:p w:rsidR="00DB3661" w:rsidRDefault="00DB3661" w:rsidP="00DB3661">
      <w:pPr>
        <w:spacing w:before="5"/>
        <w:rPr>
          <w:rFonts w:ascii="Arial" w:eastAsia="Arial" w:hAnsi="Arial" w:cs="Arial"/>
          <w:sz w:val="17"/>
          <w:szCs w:val="17"/>
        </w:rPr>
      </w:pPr>
    </w:p>
    <w:p w:rsidR="005A3811" w:rsidRPr="005A3811" w:rsidRDefault="00F001FF" w:rsidP="005A3811">
      <w:pPr>
        <w:pStyle w:val="BodyText"/>
        <w:spacing w:line="277" w:lineRule="auto"/>
        <w:ind w:left="840" w:right="187"/>
        <w:rPr>
          <w:spacing w:val="-1"/>
        </w:rPr>
      </w:pPr>
      <w:r>
        <w:rPr>
          <w:noProof/>
        </w:rPr>
        <w:drawing>
          <wp:anchor distT="0" distB="0" distL="114300" distR="114300" simplePos="0" relativeHeight="251695616" behindDoc="1" locked="0" layoutInCell="1" allowOverlap="1" wp14:anchorId="57C93114" wp14:editId="5C6CA6DA">
            <wp:simplePos x="0" y="0"/>
            <wp:positionH relativeFrom="column">
              <wp:posOffset>4158615</wp:posOffset>
            </wp:positionH>
            <wp:positionV relativeFrom="paragraph">
              <wp:posOffset>603250</wp:posOffset>
            </wp:positionV>
            <wp:extent cx="2081530" cy="1110615"/>
            <wp:effectExtent l="57150" t="57150" r="109220" b="108585"/>
            <wp:wrapTight wrapText="bothSides">
              <wp:wrapPolygon edited="0">
                <wp:start x="0" y="-1111"/>
                <wp:lineTo x="-593" y="-741"/>
                <wp:lineTo x="-593" y="21859"/>
                <wp:lineTo x="-198" y="23341"/>
                <wp:lineTo x="21943" y="23341"/>
                <wp:lineTo x="21943" y="22971"/>
                <wp:lineTo x="22536" y="17413"/>
                <wp:lineTo x="22536" y="5187"/>
                <wp:lineTo x="21943" y="-370"/>
                <wp:lineTo x="21943" y="-1111"/>
                <wp:lineTo x="0" y="-1111"/>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081530" cy="1110615"/>
                    </a:xfrm>
                    <a:prstGeom prst="rect">
                      <a:avLst/>
                    </a:prstGeom>
                    <a:ln>
                      <a:solidFill>
                        <a:schemeClr val="bg2">
                          <a:lumMod val="25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BF0819">
        <w:rPr>
          <w:spacing w:val="-1"/>
        </w:rPr>
        <w:t xml:space="preserve">The </w:t>
      </w:r>
      <w:r w:rsidR="004945EF">
        <w:rPr>
          <w:spacing w:val="-1"/>
        </w:rPr>
        <w:t>“</w:t>
      </w:r>
      <w:r w:rsidR="00BF0819" w:rsidRPr="004945EF">
        <w:rPr>
          <w:i/>
          <w:spacing w:val="-1"/>
        </w:rPr>
        <w:t xml:space="preserve">Project </w:t>
      </w:r>
      <w:r w:rsidR="003D041B" w:rsidRPr="004945EF">
        <w:rPr>
          <w:i/>
          <w:spacing w:val="-1"/>
        </w:rPr>
        <w:t>Name</w:t>
      </w:r>
      <w:r w:rsidR="004945EF">
        <w:rPr>
          <w:spacing w:val="-1"/>
        </w:rPr>
        <w:t>”</w:t>
      </w:r>
      <w:r w:rsidR="003D041B">
        <w:rPr>
          <w:spacing w:val="-1"/>
        </w:rPr>
        <w:t xml:space="preserve"> and the </w:t>
      </w:r>
      <w:r w:rsidR="004945EF">
        <w:rPr>
          <w:spacing w:val="-1"/>
        </w:rPr>
        <w:t>“</w:t>
      </w:r>
      <w:r w:rsidR="003D041B" w:rsidRPr="004945EF">
        <w:rPr>
          <w:i/>
          <w:spacing w:val="-1"/>
        </w:rPr>
        <w:t>SHEET_TITLE_1</w:t>
      </w:r>
      <w:r w:rsidR="004945EF">
        <w:rPr>
          <w:spacing w:val="-1"/>
        </w:rPr>
        <w:t>”</w:t>
      </w:r>
      <w:r w:rsidR="003D041B">
        <w:rPr>
          <w:spacing w:val="-1"/>
        </w:rPr>
        <w:t xml:space="preserve"> parameters allow users to create multiline text with carriage returns embedded.  </w:t>
      </w:r>
      <w:r w:rsidR="005A3811" w:rsidRPr="005A3811">
        <w:rPr>
          <w:spacing w:val="-1"/>
        </w:rPr>
        <w:t>To create Multiline Text parameters:</w:t>
      </w:r>
    </w:p>
    <w:p w:rsidR="005A3811" w:rsidRPr="004945EF" w:rsidRDefault="005A3811" w:rsidP="005A3811">
      <w:pPr>
        <w:pStyle w:val="BodyText"/>
        <w:numPr>
          <w:ilvl w:val="0"/>
          <w:numId w:val="15"/>
        </w:numPr>
        <w:spacing w:line="277" w:lineRule="auto"/>
        <w:ind w:right="187"/>
        <w:rPr>
          <w:spacing w:val="-1"/>
          <w:sz w:val="22"/>
          <w:szCs w:val="22"/>
        </w:rPr>
      </w:pPr>
      <w:r w:rsidRPr="004945EF">
        <w:rPr>
          <w:spacing w:val="-1"/>
          <w:sz w:val="22"/>
          <w:szCs w:val="22"/>
        </w:rPr>
        <w:t>Open Sheet View Dialog Box</w:t>
      </w:r>
    </w:p>
    <w:p w:rsidR="005A3811" w:rsidRPr="004945EF" w:rsidRDefault="005A3811" w:rsidP="005A3811">
      <w:pPr>
        <w:pStyle w:val="BodyText"/>
        <w:numPr>
          <w:ilvl w:val="0"/>
          <w:numId w:val="15"/>
        </w:numPr>
        <w:spacing w:line="277" w:lineRule="auto"/>
        <w:ind w:right="187"/>
        <w:rPr>
          <w:spacing w:val="-1"/>
          <w:sz w:val="22"/>
          <w:szCs w:val="22"/>
        </w:rPr>
      </w:pPr>
      <w:r w:rsidRPr="004945EF">
        <w:rPr>
          <w:spacing w:val="-1"/>
          <w:sz w:val="22"/>
          <w:szCs w:val="22"/>
        </w:rPr>
        <w:t>Create Multiline text in Notepad</w:t>
      </w:r>
    </w:p>
    <w:p w:rsidR="005A3811" w:rsidRPr="004945EF" w:rsidRDefault="005A3811" w:rsidP="005A3811">
      <w:pPr>
        <w:pStyle w:val="BodyText"/>
        <w:numPr>
          <w:ilvl w:val="0"/>
          <w:numId w:val="15"/>
        </w:numPr>
        <w:spacing w:line="277" w:lineRule="auto"/>
        <w:ind w:right="187"/>
        <w:rPr>
          <w:spacing w:val="-1"/>
          <w:sz w:val="22"/>
          <w:szCs w:val="22"/>
        </w:rPr>
      </w:pPr>
      <w:r w:rsidRPr="004945EF">
        <w:rPr>
          <w:spacing w:val="-1"/>
          <w:sz w:val="22"/>
          <w:szCs w:val="22"/>
        </w:rPr>
        <w:t>Use “hard returns” to divide lines</w:t>
      </w:r>
    </w:p>
    <w:p w:rsidR="005A3811" w:rsidRPr="004945EF" w:rsidRDefault="005A3811" w:rsidP="005A3811">
      <w:pPr>
        <w:pStyle w:val="BodyText"/>
        <w:numPr>
          <w:ilvl w:val="0"/>
          <w:numId w:val="15"/>
        </w:numPr>
        <w:spacing w:line="277" w:lineRule="auto"/>
        <w:ind w:right="187"/>
        <w:rPr>
          <w:spacing w:val="-1"/>
          <w:sz w:val="22"/>
          <w:szCs w:val="22"/>
        </w:rPr>
      </w:pPr>
      <w:r w:rsidRPr="004945EF">
        <w:rPr>
          <w:spacing w:val="-1"/>
          <w:sz w:val="22"/>
          <w:szCs w:val="22"/>
        </w:rPr>
        <w:t>Copy and Paste the text from Notepad into the Parameter information in the Dialog Box</w:t>
      </w:r>
    </w:p>
    <w:p w:rsidR="00EB7CC9" w:rsidRDefault="00CA6B75" w:rsidP="005A3811">
      <w:pPr>
        <w:pStyle w:val="BodyText"/>
        <w:numPr>
          <w:ilvl w:val="0"/>
          <w:numId w:val="15"/>
        </w:numPr>
        <w:spacing w:line="277" w:lineRule="auto"/>
        <w:ind w:right="187"/>
        <w:rPr>
          <w:rFonts w:asciiTheme="majorHAnsi" w:hAnsiTheme="majorHAnsi" w:cstheme="majorBidi"/>
          <w:b/>
          <w:bCs/>
          <w:color w:val="4F81BD" w:themeColor="accent1"/>
          <w:sz w:val="26"/>
          <w:szCs w:val="26"/>
        </w:rPr>
      </w:pPr>
      <w:r>
        <w:rPr>
          <w:spacing w:val="-1"/>
          <w:sz w:val="22"/>
          <w:szCs w:val="22"/>
        </w:rPr>
        <w:t>There are two</w:t>
      </w:r>
      <w:r w:rsidR="005A3811" w:rsidRPr="004945EF">
        <w:rPr>
          <w:spacing w:val="-1"/>
          <w:sz w:val="22"/>
          <w:szCs w:val="22"/>
        </w:rPr>
        <w:t xml:space="preserve"> lines maximum available to use.</w:t>
      </w:r>
      <w:r w:rsidR="00EB7CC9">
        <w:br w:type="page"/>
      </w:r>
    </w:p>
    <w:p w:rsidR="00B31CAF" w:rsidRDefault="00B31CAF" w:rsidP="00B31CAF">
      <w:pPr>
        <w:pStyle w:val="Heading2"/>
        <w:rPr>
          <w:rFonts w:eastAsia="Arial"/>
        </w:rPr>
      </w:pPr>
      <w:r>
        <w:rPr>
          <w:rFonts w:eastAsia="Arial"/>
        </w:rPr>
        <w:t>Sheet Parameters</w:t>
      </w:r>
      <w:bookmarkEnd w:id="911"/>
      <w:r w:rsidR="00722E0C">
        <w:rPr>
          <w:rFonts w:eastAsia="Arial"/>
        </w:rPr>
        <w:t xml:space="preserve"> Visibility Settings:</w:t>
      </w:r>
    </w:p>
    <w:p w:rsidR="00B31CAF" w:rsidRPr="00EB7CC9" w:rsidRDefault="00722E0C" w:rsidP="00EB7CC9">
      <w:pPr>
        <w:pStyle w:val="BodyText"/>
        <w:spacing w:line="277" w:lineRule="auto"/>
        <w:ind w:left="840" w:right="187"/>
        <w:rPr>
          <w:spacing w:val="-1"/>
        </w:rPr>
      </w:pPr>
      <w:r>
        <w:rPr>
          <w:spacing w:val="-1"/>
        </w:rPr>
        <w:t xml:space="preserve">There are both Instance and </w:t>
      </w:r>
      <w:r w:rsidR="00B31CAF" w:rsidRPr="00E44111">
        <w:rPr>
          <w:spacing w:val="-1"/>
        </w:rPr>
        <w:t>Type Parameter Sheet Information that applies to all sheets to set visibility of certain sheet information.</w:t>
      </w:r>
      <w:r>
        <w:rPr>
          <w:spacing w:val="-1"/>
        </w:rPr>
        <w:t xml:space="preserve"> Type parameter changes will affect label box Visibility for all sheets, instance parameter changes only affect the Visibility of the label box for the selected sheet.</w:t>
      </w:r>
    </w:p>
    <w:tbl>
      <w:tblPr>
        <w:tblStyle w:val="TableGrid"/>
        <w:tblW w:w="5000" w:type="pct"/>
        <w:tblLook w:val="04A0" w:firstRow="1" w:lastRow="0" w:firstColumn="1" w:lastColumn="0" w:noHBand="0" w:noVBand="1"/>
      </w:tblPr>
      <w:tblGrid>
        <w:gridCol w:w="4128"/>
        <w:gridCol w:w="831"/>
        <w:gridCol w:w="5597"/>
      </w:tblGrid>
      <w:tr w:rsidR="004020B2" w:rsidTr="00FB7267">
        <w:tc>
          <w:tcPr>
            <w:tcW w:w="4128" w:type="dxa"/>
            <w:shd w:val="clear" w:color="auto" w:fill="002060"/>
          </w:tcPr>
          <w:p w:rsidR="004020B2" w:rsidRPr="00361D24" w:rsidRDefault="004020B2" w:rsidP="001117C5">
            <w:pPr>
              <w:rPr>
                <w:b/>
                <w:color w:val="FFFFFF" w:themeColor="background1"/>
              </w:rPr>
            </w:pPr>
            <w:r w:rsidRPr="00F342A3">
              <w:rPr>
                <w:b/>
                <w:color w:val="FFFFFF" w:themeColor="background1"/>
                <w:sz w:val="20"/>
                <w:szCs w:val="20"/>
              </w:rPr>
              <w:t>Visibility Settings : Project Level</w:t>
            </w:r>
            <w:r>
              <w:rPr>
                <w:b/>
                <w:color w:val="FFFFFF" w:themeColor="background1"/>
              </w:rPr>
              <w:t xml:space="preserve"> </w:t>
            </w:r>
            <w:r w:rsidRPr="00F342A3">
              <w:rPr>
                <w:b/>
                <w:color w:val="FFFFFF" w:themeColor="background1"/>
                <w:sz w:val="18"/>
                <w:szCs w:val="18"/>
              </w:rPr>
              <w:t>(Type parameter)</w:t>
            </w:r>
          </w:p>
        </w:tc>
        <w:tc>
          <w:tcPr>
            <w:tcW w:w="831" w:type="dxa"/>
            <w:shd w:val="clear" w:color="auto" w:fill="002060"/>
          </w:tcPr>
          <w:p w:rsidR="004020B2" w:rsidRPr="00F342A3" w:rsidRDefault="004020B2" w:rsidP="001117C5">
            <w:pPr>
              <w:rPr>
                <w:b/>
                <w:color w:val="FFFFFF" w:themeColor="background1"/>
                <w:sz w:val="20"/>
                <w:szCs w:val="20"/>
              </w:rPr>
            </w:pPr>
            <w:r w:rsidRPr="00F342A3">
              <w:rPr>
                <w:b/>
                <w:color w:val="FFFFFF" w:themeColor="background1"/>
                <w:sz w:val="20"/>
                <w:szCs w:val="20"/>
              </w:rPr>
              <w:t>Default</w:t>
            </w:r>
          </w:p>
          <w:p w:rsidR="004020B2" w:rsidRPr="00361D24" w:rsidRDefault="004020B2" w:rsidP="001117C5">
            <w:pPr>
              <w:rPr>
                <w:b/>
                <w:color w:val="FFFFFF" w:themeColor="background1"/>
              </w:rPr>
            </w:pPr>
            <w:r w:rsidRPr="00F342A3">
              <w:rPr>
                <w:b/>
                <w:color w:val="FFFFFF" w:themeColor="background1"/>
                <w:sz w:val="20"/>
                <w:szCs w:val="20"/>
              </w:rPr>
              <w:t>Value</w:t>
            </w:r>
          </w:p>
        </w:tc>
        <w:tc>
          <w:tcPr>
            <w:tcW w:w="5597" w:type="dxa"/>
            <w:vMerge w:val="restart"/>
          </w:tcPr>
          <w:p w:rsidR="004020B2" w:rsidRDefault="00C06E37" w:rsidP="000C7A80">
            <w:pPr>
              <w:jc w:val="right"/>
            </w:pPr>
            <w:r>
              <w:rPr>
                <w:noProof/>
              </w:rPr>
              <mc:AlternateContent>
                <mc:Choice Requires="wps">
                  <w:drawing>
                    <wp:anchor distT="0" distB="0" distL="114300" distR="114300" simplePos="0" relativeHeight="251690496" behindDoc="0" locked="0" layoutInCell="1" allowOverlap="1" wp14:anchorId="4F49EA30" wp14:editId="61AA09FA">
                      <wp:simplePos x="0" y="0"/>
                      <wp:positionH relativeFrom="column">
                        <wp:posOffset>1947545</wp:posOffset>
                      </wp:positionH>
                      <wp:positionV relativeFrom="paragraph">
                        <wp:posOffset>1177290</wp:posOffset>
                      </wp:positionV>
                      <wp:extent cx="238760" cy="170180"/>
                      <wp:effectExtent l="19050" t="19050" r="27940" b="20320"/>
                      <wp:wrapNone/>
                      <wp:docPr id="27"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760" cy="170180"/>
                              </a:xfrm>
                              <a:prstGeom prst="rect">
                                <a:avLst/>
                              </a:prstGeom>
                              <a:solidFill>
                                <a:srgbClr val="FF0000"/>
                              </a:solidFill>
                              <a:ln w="28575" cmpd="dbl">
                                <a:solidFill>
                                  <a:schemeClr val="bg1"/>
                                </a:solidFill>
                              </a:ln>
                            </wps:spPr>
                            <wps:txbx>
                              <w:txbxContent>
                                <w:p w:rsidR="00667694" w:rsidRPr="00F34100" w:rsidRDefault="00667694" w:rsidP="00005C5A">
                                  <w:pPr>
                                    <w:pStyle w:val="NormalWeb"/>
                                    <w:spacing w:before="0" w:beforeAutospacing="0" w:after="0" w:afterAutospacing="0"/>
                                    <w:jc w:val="center"/>
                                    <w:rPr>
                                      <w:b/>
                                      <w:color w:val="FFFFFF" w:themeColor="background1"/>
                                      <w:sz w:val="18"/>
                                      <w:szCs w:val="18"/>
                                    </w:rPr>
                                  </w:pPr>
                                  <w:r>
                                    <w:rPr>
                                      <w:rFonts w:asciiTheme="minorHAnsi" w:hAnsi="Calibri" w:cstheme="minorBidi"/>
                                      <w:b/>
                                      <w:color w:val="FFFFFF" w:themeColor="background1"/>
                                      <w:kern w:val="24"/>
                                      <w:sz w:val="18"/>
                                      <w:szCs w:val="18"/>
                                    </w:rPr>
                                    <w:t>K</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id="TextBox 4" o:spid="_x0000_s1030" type="#_x0000_t202" style="position:absolute;left:0;text-align:left;margin-left:153.35pt;margin-top:92.7pt;width:18.8pt;height:13.4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" fillcolor="red" strokecolor="white [3212]" strokeweight="2.25pt">
                      <v:stroke linestyle="thinThin"/>
                      <v:path arrowok="t"/>
                      <v:textbox inset="0,0,0,0">
                        <w:txbxContent>
                          <w:p w:rsidR="00667694" w:rsidRPr="00F34100" w:rsidRDefault="00667694" w:rsidP="00005C5A">
                            <w:pPr>
                              <w:pStyle w:val="NormalWeb"/>
                              <w:spacing w:before="0" w:beforeAutospacing="0" w:after="0" w:afterAutospacing="0"/>
                              <w:jc w:val="center"/>
                              <w:rPr>
                                <w:b/>
                                <w:color w:val="FFFFFF" w:themeColor="background1"/>
                                <w:sz w:val="18"/>
                                <w:szCs w:val="18"/>
                              </w:rPr>
                            </w:pPr>
                            <w:r>
                              <w:rPr>
                                <w:rFonts w:asciiTheme="minorHAnsi" w:hAnsi="Calibri" w:cstheme="minorBidi"/>
                                <w:b/>
                                <w:color w:val="FFFFFF" w:themeColor="background1"/>
                                <w:kern w:val="24"/>
                                <w:sz w:val="18"/>
                                <w:szCs w:val="18"/>
                              </w:rPr>
                              <w:t>K</w:t>
                            </w:r>
                          </w:p>
                        </w:txbxContent>
                      </v:textbox>
                    </v:shape>
                  </w:pict>
                </mc:Fallback>
              </mc:AlternateContent>
            </w:r>
            <w:r>
              <w:rPr>
                <w:noProof/>
              </w:rPr>
              <mc:AlternateContent>
                <mc:Choice Requires="wps">
                  <w:drawing>
                    <wp:anchor distT="0" distB="0" distL="114300" distR="114300" simplePos="0" relativeHeight="251685376" behindDoc="0" locked="0" layoutInCell="1" allowOverlap="1" wp14:anchorId="534DB427" wp14:editId="6705316E">
                      <wp:simplePos x="0" y="0"/>
                      <wp:positionH relativeFrom="column">
                        <wp:posOffset>2580005</wp:posOffset>
                      </wp:positionH>
                      <wp:positionV relativeFrom="paragraph">
                        <wp:posOffset>956310</wp:posOffset>
                      </wp:positionV>
                      <wp:extent cx="238760" cy="170180"/>
                      <wp:effectExtent l="19050" t="19050" r="27940" b="20320"/>
                      <wp:wrapNone/>
                      <wp:docPr id="91"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760" cy="170180"/>
                              </a:xfrm>
                              <a:prstGeom prst="rect">
                                <a:avLst/>
                              </a:prstGeom>
                              <a:solidFill>
                                <a:srgbClr val="FF0000"/>
                              </a:solidFill>
                              <a:ln w="28575" cmpd="dbl">
                                <a:solidFill>
                                  <a:schemeClr val="bg1"/>
                                </a:solidFill>
                              </a:ln>
                            </wps:spPr>
                            <wps:txbx>
                              <w:txbxContent>
                                <w:p w:rsidR="00667694" w:rsidRPr="00F34100" w:rsidRDefault="00667694" w:rsidP="00B31CAF">
                                  <w:pPr>
                                    <w:pStyle w:val="NormalWeb"/>
                                    <w:spacing w:before="0" w:beforeAutospacing="0" w:after="0" w:afterAutospacing="0"/>
                                    <w:jc w:val="center"/>
                                    <w:rPr>
                                      <w:b/>
                                      <w:color w:val="FFFFFF" w:themeColor="background1"/>
                                      <w:sz w:val="18"/>
                                      <w:szCs w:val="18"/>
                                    </w:rPr>
                                  </w:pPr>
                                  <w:r>
                                    <w:rPr>
                                      <w:rFonts w:asciiTheme="minorHAnsi" w:hAnsi="Calibri" w:cstheme="minorBidi"/>
                                      <w:b/>
                                      <w:color w:val="FFFFFF" w:themeColor="background1"/>
                                      <w:kern w:val="24"/>
                                      <w:sz w:val="18"/>
                                      <w:szCs w:val="18"/>
                                    </w:rPr>
                                    <w:t>C</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03.15pt;margin-top:75.3pt;width:18.8pt;height:13.4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" fillcolor="red" strokecolor="white [3212]" strokeweight="2.25pt">
                      <v:stroke linestyle="thinThin"/>
                      <v:path arrowok="t"/>
                      <v:textbox inset="0,0,0,0">
                        <w:txbxContent>
                          <w:p w:rsidR="00667694" w:rsidRPr="00F34100" w:rsidRDefault="00667694" w:rsidP="00B31CAF">
                            <w:pPr>
                              <w:pStyle w:val="NormalWeb"/>
                              <w:spacing w:before="0" w:beforeAutospacing="0" w:after="0" w:afterAutospacing="0"/>
                              <w:jc w:val="center"/>
                              <w:rPr>
                                <w:b/>
                                <w:color w:val="FFFFFF" w:themeColor="background1"/>
                                <w:sz w:val="18"/>
                                <w:szCs w:val="18"/>
                              </w:rPr>
                            </w:pPr>
                            <w:r>
                              <w:rPr>
                                <w:rFonts w:asciiTheme="minorHAnsi" w:hAnsi="Calibri" w:cstheme="minorBidi"/>
                                <w:b/>
                                <w:color w:val="FFFFFF" w:themeColor="background1"/>
                                <w:kern w:val="24"/>
                                <w:sz w:val="18"/>
                                <w:szCs w:val="18"/>
                              </w:rPr>
                              <w:t>C</w:t>
                            </w:r>
                          </w:p>
                        </w:txbxContent>
                      </v:textbox>
                    </v:shape>
                  </w:pict>
                </mc:Fallback>
              </mc:AlternateContent>
            </w:r>
            <w:r>
              <w:rPr>
                <w:noProof/>
              </w:rPr>
              <mc:AlternateContent>
                <mc:Choice Requires="wps">
                  <w:drawing>
                    <wp:anchor distT="0" distB="0" distL="114300" distR="114300" simplePos="0" relativeHeight="251681280" behindDoc="0" locked="0" layoutInCell="1" allowOverlap="1" wp14:anchorId="4D462D11" wp14:editId="183BB26E">
                      <wp:simplePos x="0" y="0"/>
                      <wp:positionH relativeFrom="column">
                        <wp:posOffset>2667635</wp:posOffset>
                      </wp:positionH>
                      <wp:positionV relativeFrom="paragraph">
                        <wp:posOffset>659130</wp:posOffset>
                      </wp:positionV>
                      <wp:extent cx="238760" cy="170180"/>
                      <wp:effectExtent l="19050" t="19050" r="27940" b="20320"/>
                      <wp:wrapNone/>
                      <wp:docPr id="87"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760" cy="170180"/>
                              </a:xfrm>
                              <a:prstGeom prst="rect">
                                <a:avLst/>
                              </a:prstGeom>
                              <a:solidFill>
                                <a:srgbClr val="FF0000"/>
                              </a:solidFill>
                              <a:ln w="28575" cmpd="dbl">
                                <a:solidFill>
                                  <a:schemeClr val="bg1"/>
                                </a:solidFill>
                              </a:ln>
                            </wps:spPr>
                            <wps:txbx>
                              <w:txbxContent>
                                <w:p w:rsidR="00667694" w:rsidRPr="00F34100" w:rsidRDefault="00667694" w:rsidP="00B31CAF">
                                  <w:pPr>
                                    <w:pStyle w:val="NormalWeb"/>
                                    <w:spacing w:before="0" w:beforeAutospacing="0" w:after="0" w:afterAutospacing="0"/>
                                    <w:jc w:val="center"/>
                                    <w:rPr>
                                      <w:b/>
                                      <w:color w:val="FFFFFF" w:themeColor="background1"/>
                                      <w:sz w:val="18"/>
                                      <w:szCs w:val="18"/>
                                    </w:rPr>
                                  </w:pPr>
                                  <w:r w:rsidRPr="00F34100">
                                    <w:rPr>
                                      <w:rFonts w:asciiTheme="minorHAnsi" w:hAnsi="Calibri" w:cstheme="minorBidi"/>
                                      <w:b/>
                                      <w:color w:val="FFFFFF" w:themeColor="background1"/>
                                      <w:kern w:val="24"/>
                                      <w:sz w:val="18"/>
                                      <w:szCs w:val="18"/>
                                    </w:rPr>
                                    <w:t>A</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10.05pt;margin-top:51.9pt;width:18.8pt;height:13.4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" fillcolor="red" strokecolor="white [3212]" strokeweight="2.25pt">
                      <v:stroke linestyle="thinThin"/>
                      <v:path arrowok="t"/>
                      <v:textbox inset="0,0,0,0">
                        <w:txbxContent>
                          <w:p w:rsidR="00667694" w:rsidRPr="00F34100" w:rsidRDefault="00667694" w:rsidP="00B31CAF">
                            <w:pPr>
                              <w:pStyle w:val="NormalWeb"/>
                              <w:spacing w:before="0" w:beforeAutospacing="0" w:after="0" w:afterAutospacing="0"/>
                              <w:jc w:val="center"/>
                              <w:rPr>
                                <w:b/>
                                <w:color w:val="FFFFFF" w:themeColor="background1"/>
                                <w:sz w:val="18"/>
                                <w:szCs w:val="18"/>
                              </w:rPr>
                            </w:pPr>
                            <w:r w:rsidRPr="00F34100">
                              <w:rPr>
                                <w:rFonts w:asciiTheme="minorHAnsi" w:hAnsi="Calibri" w:cstheme="minorBidi"/>
                                <w:b/>
                                <w:color w:val="FFFFFF" w:themeColor="background1"/>
                                <w:kern w:val="24"/>
                                <w:sz w:val="18"/>
                                <w:szCs w:val="18"/>
                              </w:rPr>
                              <w:t>A</w:t>
                            </w:r>
                          </w:p>
                        </w:txbxContent>
                      </v:textbox>
                    </v:shape>
                  </w:pict>
                </mc:Fallback>
              </mc:AlternateContent>
            </w:r>
            <w:r>
              <w:rPr>
                <w:noProof/>
              </w:rPr>
              <mc:AlternateContent>
                <mc:Choice Requires="wps">
                  <w:drawing>
                    <wp:anchor distT="0" distB="0" distL="114300" distR="114300" simplePos="0" relativeHeight="251686400" behindDoc="0" locked="0" layoutInCell="1" allowOverlap="1" wp14:anchorId="4538E3DA" wp14:editId="3289FD62">
                      <wp:simplePos x="0" y="0"/>
                      <wp:positionH relativeFrom="column">
                        <wp:posOffset>2663825</wp:posOffset>
                      </wp:positionH>
                      <wp:positionV relativeFrom="paragraph">
                        <wp:posOffset>1347470</wp:posOffset>
                      </wp:positionV>
                      <wp:extent cx="238760" cy="170180"/>
                      <wp:effectExtent l="19050" t="19050" r="27940" b="20320"/>
                      <wp:wrapNone/>
                      <wp:docPr id="26"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760" cy="170180"/>
                              </a:xfrm>
                              <a:prstGeom prst="rect">
                                <a:avLst/>
                              </a:prstGeom>
                              <a:solidFill>
                                <a:srgbClr val="FF0000"/>
                              </a:solidFill>
                              <a:ln w="28575" cmpd="dbl">
                                <a:solidFill>
                                  <a:schemeClr val="bg1"/>
                                </a:solidFill>
                              </a:ln>
                            </wps:spPr>
                            <wps:txbx>
                              <w:txbxContent>
                                <w:p w:rsidR="00667694" w:rsidRPr="00F34100" w:rsidRDefault="00667694" w:rsidP="00B31CAF">
                                  <w:pPr>
                                    <w:pStyle w:val="NormalWeb"/>
                                    <w:spacing w:before="0" w:beforeAutospacing="0" w:after="0" w:afterAutospacing="0"/>
                                    <w:jc w:val="center"/>
                                    <w:rPr>
                                      <w:b/>
                                      <w:color w:val="FFFFFF" w:themeColor="background1"/>
                                      <w:sz w:val="18"/>
                                      <w:szCs w:val="18"/>
                                    </w:rPr>
                                  </w:pPr>
                                  <w:r>
                                    <w:rPr>
                                      <w:rFonts w:asciiTheme="minorHAnsi" w:hAnsi="Calibri" w:cstheme="minorBidi"/>
                                      <w:b/>
                                      <w:color w:val="FFFFFF" w:themeColor="background1"/>
                                      <w:kern w:val="24"/>
                                      <w:sz w:val="18"/>
                                      <w:szCs w:val="18"/>
                                    </w:rPr>
                                    <w:t>D</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09.75pt;margin-top:106.1pt;width:18.8pt;height:13.4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" fillcolor="red" strokecolor="white [3212]" strokeweight="2.25pt">
                      <v:stroke linestyle="thinThin"/>
                      <v:path arrowok="t"/>
                      <v:textbox inset="0,0,0,0">
                        <w:txbxContent>
                          <w:p w:rsidR="00667694" w:rsidRPr="00F34100" w:rsidRDefault="00667694" w:rsidP="00B31CAF">
                            <w:pPr>
                              <w:pStyle w:val="NormalWeb"/>
                              <w:spacing w:before="0" w:beforeAutospacing="0" w:after="0" w:afterAutospacing="0"/>
                              <w:jc w:val="center"/>
                              <w:rPr>
                                <w:b/>
                                <w:color w:val="FFFFFF" w:themeColor="background1"/>
                                <w:sz w:val="18"/>
                                <w:szCs w:val="18"/>
                              </w:rPr>
                            </w:pPr>
                            <w:r>
                              <w:rPr>
                                <w:rFonts w:asciiTheme="minorHAnsi" w:hAnsi="Calibri" w:cstheme="minorBidi"/>
                                <w:b/>
                                <w:color w:val="FFFFFF" w:themeColor="background1"/>
                                <w:kern w:val="24"/>
                                <w:sz w:val="18"/>
                                <w:szCs w:val="18"/>
                              </w:rPr>
                              <w:t>D</w:t>
                            </w:r>
                          </w:p>
                        </w:txbxContent>
                      </v:textbox>
                    </v:shape>
                  </w:pict>
                </mc:Fallback>
              </mc:AlternateContent>
            </w:r>
            <w:r>
              <w:rPr>
                <w:b/>
                <w:noProof/>
              </w:rPr>
              <mc:AlternateContent>
                <mc:Choice Requires="wps">
                  <w:drawing>
                    <wp:anchor distT="0" distB="0" distL="114300" distR="114300" simplePos="0" relativeHeight="251688448" behindDoc="0" locked="0" layoutInCell="1" allowOverlap="1" wp14:anchorId="72CA749C" wp14:editId="5BE886F9">
                      <wp:simplePos x="0" y="0"/>
                      <wp:positionH relativeFrom="column">
                        <wp:posOffset>2580005</wp:posOffset>
                      </wp:positionH>
                      <wp:positionV relativeFrom="paragraph">
                        <wp:posOffset>1740535</wp:posOffset>
                      </wp:positionV>
                      <wp:extent cx="238760" cy="170180"/>
                      <wp:effectExtent l="19050" t="19050" r="27940" b="20320"/>
                      <wp:wrapNone/>
                      <wp:docPr id="22"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760" cy="170180"/>
                              </a:xfrm>
                              <a:prstGeom prst="rect">
                                <a:avLst/>
                              </a:prstGeom>
                              <a:solidFill>
                                <a:srgbClr val="FF0000"/>
                              </a:solidFill>
                              <a:ln w="28575" cmpd="dbl">
                                <a:solidFill>
                                  <a:schemeClr val="bg1"/>
                                </a:solidFill>
                              </a:ln>
                            </wps:spPr>
                            <wps:txbx>
                              <w:txbxContent>
                                <w:p w:rsidR="00667694" w:rsidRPr="00F34100" w:rsidRDefault="00667694" w:rsidP="009F4633">
                                  <w:pPr>
                                    <w:pStyle w:val="NormalWeb"/>
                                    <w:spacing w:before="0" w:beforeAutospacing="0" w:after="0" w:afterAutospacing="0"/>
                                    <w:jc w:val="center"/>
                                    <w:rPr>
                                      <w:b/>
                                      <w:color w:val="FFFFFF" w:themeColor="background1"/>
                                      <w:sz w:val="18"/>
                                      <w:szCs w:val="18"/>
                                    </w:rPr>
                                  </w:pPr>
                                  <w:r>
                                    <w:rPr>
                                      <w:rFonts w:asciiTheme="minorHAnsi" w:hAnsi="Calibri" w:cstheme="minorBidi"/>
                                      <w:b/>
                                      <w:color w:val="FFFFFF" w:themeColor="background1"/>
                                      <w:kern w:val="24"/>
                                      <w:sz w:val="18"/>
                                      <w:szCs w:val="18"/>
                                    </w:rPr>
                                    <w:t>E</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03.15pt;margin-top:137.05pt;width:18.8pt;height:13.4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" fillcolor="red" strokecolor="white [3212]" strokeweight="2.25pt">
                      <v:stroke linestyle="thinThin"/>
                      <v:path arrowok="t"/>
                      <v:textbox inset="0,0,0,0">
                        <w:txbxContent>
                          <w:p w:rsidR="00667694" w:rsidRPr="00F34100" w:rsidRDefault="00667694" w:rsidP="009F4633">
                            <w:pPr>
                              <w:pStyle w:val="NormalWeb"/>
                              <w:spacing w:before="0" w:beforeAutospacing="0" w:after="0" w:afterAutospacing="0"/>
                              <w:jc w:val="center"/>
                              <w:rPr>
                                <w:b/>
                                <w:color w:val="FFFFFF" w:themeColor="background1"/>
                                <w:sz w:val="18"/>
                                <w:szCs w:val="18"/>
                              </w:rPr>
                            </w:pPr>
                            <w:r>
                              <w:rPr>
                                <w:rFonts w:asciiTheme="minorHAnsi" w:hAnsi="Calibri" w:cstheme="minorBidi"/>
                                <w:b/>
                                <w:color w:val="FFFFFF" w:themeColor="background1"/>
                                <w:kern w:val="24"/>
                                <w:sz w:val="18"/>
                                <w:szCs w:val="18"/>
                              </w:rPr>
                              <w:t>E</w:t>
                            </w:r>
                          </w:p>
                        </w:txbxContent>
                      </v:textbox>
                    </v:shape>
                  </w:pict>
                </mc:Fallback>
              </mc:AlternateContent>
            </w:r>
            <w:r w:rsidR="004020B2">
              <w:rPr>
                <w:noProof/>
              </w:rPr>
              <w:drawing>
                <wp:inline distT="0" distB="0" distL="0" distR="0" wp14:anchorId="028ED381" wp14:editId="3C54B58F">
                  <wp:extent cx="3086100" cy="1885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086100" cy="1885950"/>
                          </a:xfrm>
                          <a:prstGeom prst="rect">
                            <a:avLst/>
                          </a:prstGeom>
                        </pic:spPr>
                      </pic:pic>
                    </a:graphicData>
                  </a:graphic>
                </wp:inline>
              </w:drawing>
            </w:r>
            <w:r>
              <w:rPr>
                <w:noProof/>
              </w:rPr>
              <mc:AlternateContent>
                <mc:Choice Requires="wps">
                  <w:drawing>
                    <wp:anchor distT="0" distB="0" distL="114300" distR="114300" simplePos="0" relativeHeight="251683328" behindDoc="0" locked="0" layoutInCell="1" allowOverlap="1" wp14:anchorId="18C6038C" wp14:editId="7F82DF1B">
                      <wp:simplePos x="0" y="0"/>
                      <wp:positionH relativeFrom="column">
                        <wp:posOffset>1379855</wp:posOffset>
                      </wp:positionH>
                      <wp:positionV relativeFrom="paragraph">
                        <wp:posOffset>786130</wp:posOffset>
                      </wp:positionV>
                      <wp:extent cx="238760" cy="170180"/>
                      <wp:effectExtent l="19050" t="19050" r="27940" b="20320"/>
                      <wp:wrapNone/>
                      <wp:docPr id="89"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760" cy="170180"/>
                              </a:xfrm>
                              <a:prstGeom prst="rect">
                                <a:avLst/>
                              </a:prstGeom>
                              <a:solidFill>
                                <a:srgbClr val="FF0000"/>
                              </a:solidFill>
                              <a:ln w="28575" cmpd="dbl">
                                <a:solidFill>
                                  <a:schemeClr val="bg1"/>
                                </a:solidFill>
                              </a:ln>
                            </wps:spPr>
                            <wps:txbx>
                              <w:txbxContent>
                                <w:p w:rsidR="00667694" w:rsidRPr="00F34100" w:rsidRDefault="00667694" w:rsidP="00B31CAF">
                                  <w:pPr>
                                    <w:pStyle w:val="NormalWeb"/>
                                    <w:spacing w:before="0" w:beforeAutospacing="0" w:after="0" w:afterAutospacing="0"/>
                                    <w:jc w:val="center"/>
                                    <w:rPr>
                                      <w:b/>
                                      <w:color w:val="FFFFFF" w:themeColor="background1"/>
                                      <w:sz w:val="18"/>
                                      <w:szCs w:val="18"/>
                                    </w:rPr>
                                  </w:pPr>
                                  <w:r>
                                    <w:rPr>
                                      <w:rFonts w:asciiTheme="minorHAnsi" w:hAnsi="Calibri" w:cstheme="minorBidi"/>
                                      <w:b/>
                                      <w:color w:val="FFFFFF" w:themeColor="background1"/>
                                      <w:kern w:val="24"/>
                                      <w:sz w:val="18"/>
                                      <w:szCs w:val="18"/>
                                    </w:rPr>
                                    <w:t>B</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108.65pt;margin-top:61.9pt;width:18.8pt;height:13.4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" fillcolor="red" strokecolor="white [3212]" strokeweight="2.25pt">
                      <v:stroke linestyle="thinThin"/>
                      <v:path arrowok="t"/>
                      <v:textbox inset="0,0,0,0">
                        <w:txbxContent>
                          <w:p w:rsidR="00667694" w:rsidRPr="00F34100" w:rsidRDefault="00667694" w:rsidP="00B31CAF">
                            <w:pPr>
                              <w:pStyle w:val="NormalWeb"/>
                              <w:spacing w:before="0" w:beforeAutospacing="0" w:after="0" w:afterAutospacing="0"/>
                              <w:jc w:val="center"/>
                              <w:rPr>
                                <w:b/>
                                <w:color w:val="FFFFFF" w:themeColor="background1"/>
                                <w:sz w:val="18"/>
                                <w:szCs w:val="18"/>
                              </w:rPr>
                            </w:pPr>
                            <w:r>
                              <w:rPr>
                                <w:rFonts w:asciiTheme="minorHAnsi" w:hAnsi="Calibri" w:cstheme="minorBidi"/>
                                <w:b/>
                                <w:color w:val="FFFFFF" w:themeColor="background1"/>
                                <w:kern w:val="24"/>
                                <w:sz w:val="18"/>
                                <w:szCs w:val="18"/>
                              </w:rPr>
                              <w:t>B</w:t>
                            </w:r>
                          </w:p>
                        </w:txbxContent>
                      </v:textbox>
                    </v:shape>
                  </w:pict>
                </mc:Fallback>
              </mc:AlternateContent>
            </w:r>
            <w:r w:rsidR="004020B2">
              <w:rPr>
                <w:noProof/>
              </w:rPr>
              <w:t xml:space="preserve"> </w:t>
            </w:r>
          </w:p>
        </w:tc>
      </w:tr>
      <w:tr w:rsidR="004020B2" w:rsidTr="00FB7267">
        <w:tc>
          <w:tcPr>
            <w:tcW w:w="4128" w:type="dxa"/>
          </w:tcPr>
          <w:p w:rsidR="004020B2" w:rsidRPr="00AA4391" w:rsidRDefault="00C06E37" w:rsidP="001117C5">
            <w:pPr>
              <w:rPr>
                <w:sz w:val="20"/>
                <w:szCs w:val="20"/>
              </w:rPr>
            </w:pPr>
            <w:r>
              <w:rPr>
                <w:noProof/>
                <w:sz w:val="20"/>
                <w:szCs w:val="20"/>
              </w:rPr>
              <mc:AlternateContent>
                <mc:Choice Requires="wps">
                  <w:drawing>
                    <wp:anchor distT="0" distB="0" distL="114300" distR="114300" simplePos="0" relativeHeight="251680256" behindDoc="0" locked="0" layoutInCell="1" allowOverlap="1" wp14:anchorId="5AB6196D" wp14:editId="16FA45F0">
                      <wp:simplePos x="0" y="0"/>
                      <wp:positionH relativeFrom="column">
                        <wp:posOffset>1987550</wp:posOffset>
                      </wp:positionH>
                      <wp:positionV relativeFrom="paragraph">
                        <wp:posOffset>5080</wp:posOffset>
                      </wp:positionV>
                      <wp:extent cx="238760" cy="170180"/>
                      <wp:effectExtent l="19050" t="19050" r="27940" b="20320"/>
                      <wp:wrapNone/>
                      <wp:docPr id="86"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760" cy="170180"/>
                              </a:xfrm>
                              <a:prstGeom prst="rect">
                                <a:avLst/>
                              </a:prstGeom>
                              <a:solidFill>
                                <a:srgbClr val="FF0000"/>
                              </a:solidFill>
                              <a:ln w="28575" cmpd="dbl">
                                <a:solidFill>
                                  <a:schemeClr val="bg1"/>
                                </a:solidFill>
                              </a:ln>
                            </wps:spPr>
                            <wps:txbx>
                              <w:txbxContent>
                                <w:p w:rsidR="00667694" w:rsidRPr="00F34100" w:rsidRDefault="00667694" w:rsidP="00B31CAF">
                                  <w:pPr>
                                    <w:pStyle w:val="NormalWeb"/>
                                    <w:spacing w:before="0" w:beforeAutospacing="0" w:after="0" w:afterAutospacing="0"/>
                                    <w:jc w:val="center"/>
                                    <w:rPr>
                                      <w:b/>
                                      <w:color w:val="FFFFFF" w:themeColor="background1"/>
                                      <w:sz w:val="18"/>
                                      <w:szCs w:val="18"/>
                                    </w:rPr>
                                  </w:pPr>
                                  <w:r w:rsidRPr="00F34100">
                                    <w:rPr>
                                      <w:rFonts w:asciiTheme="minorHAnsi" w:hAnsi="Calibri" w:cstheme="minorBidi"/>
                                      <w:b/>
                                      <w:color w:val="FFFFFF" w:themeColor="background1"/>
                                      <w:kern w:val="24"/>
                                      <w:sz w:val="18"/>
                                      <w:szCs w:val="18"/>
                                    </w:rPr>
                                    <w:t>A</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156.5pt;margin-top:.4pt;width:18.8pt;height:13.4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" fillcolor="red" strokecolor="white [3212]" strokeweight="2.25pt">
                      <v:stroke linestyle="thinThin"/>
                      <v:path arrowok="t"/>
                      <v:textbox inset="0,0,0,0">
                        <w:txbxContent>
                          <w:p w:rsidR="00667694" w:rsidRPr="00F34100" w:rsidRDefault="00667694" w:rsidP="00B31CAF">
                            <w:pPr>
                              <w:pStyle w:val="NormalWeb"/>
                              <w:spacing w:before="0" w:beforeAutospacing="0" w:after="0" w:afterAutospacing="0"/>
                              <w:jc w:val="center"/>
                              <w:rPr>
                                <w:b/>
                                <w:color w:val="FFFFFF" w:themeColor="background1"/>
                                <w:sz w:val="18"/>
                                <w:szCs w:val="18"/>
                              </w:rPr>
                            </w:pPr>
                            <w:r w:rsidRPr="00F34100">
                              <w:rPr>
                                <w:rFonts w:asciiTheme="minorHAnsi" w:hAnsi="Calibri" w:cstheme="minorBidi"/>
                                <w:b/>
                                <w:color w:val="FFFFFF" w:themeColor="background1"/>
                                <w:kern w:val="24"/>
                                <w:sz w:val="18"/>
                                <w:szCs w:val="18"/>
                              </w:rPr>
                              <w:t>A</w:t>
                            </w:r>
                          </w:p>
                        </w:txbxContent>
                      </v:textbox>
                    </v:shape>
                  </w:pict>
                </mc:Fallback>
              </mc:AlternateContent>
            </w:r>
            <w:r w:rsidR="004020B2" w:rsidRPr="00AA4391">
              <w:rPr>
                <w:sz w:val="20"/>
                <w:szCs w:val="20"/>
              </w:rPr>
              <w:t>Standard USACE Contract parameters</w:t>
            </w:r>
          </w:p>
        </w:tc>
        <w:tc>
          <w:tcPr>
            <w:tcW w:w="831" w:type="dxa"/>
          </w:tcPr>
          <w:p w:rsidR="004020B2" w:rsidRPr="00361D24" w:rsidRDefault="004020B2" w:rsidP="001117C5">
            <w:pPr>
              <w:jc w:val="center"/>
              <w:rPr>
                <w:b/>
              </w:rPr>
            </w:pPr>
            <w:r w:rsidRPr="00361D24">
              <w:rPr>
                <w:b/>
              </w:rPr>
              <w:t>On</w:t>
            </w:r>
          </w:p>
        </w:tc>
        <w:tc>
          <w:tcPr>
            <w:tcW w:w="5597" w:type="dxa"/>
            <w:vMerge/>
          </w:tcPr>
          <w:p w:rsidR="004020B2" w:rsidRDefault="004020B2" w:rsidP="001117C5"/>
        </w:tc>
      </w:tr>
      <w:tr w:rsidR="004020B2" w:rsidTr="00FB7267">
        <w:tc>
          <w:tcPr>
            <w:tcW w:w="4128" w:type="dxa"/>
          </w:tcPr>
          <w:p w:rsidR="004020B2" w:rsidRPr="00AA4391" w:rsidRDefault="00C06E37" w:rsidP="001117C5">
            <w:pPr>
              <w:rPr>
                <w:sz w:val="20"/>
                <w:szCs w:val="20"/>
              </w:rPr>
            </w:pPr>
            <w:r>
              <w:rPr>
                <w:noProof/>
                <w:sz w:val="20"/>
                <w:szCs w:val="20"/>
              </w:rPr>
              <mc:AlternateContent>
                <mc:Choice Requires="wps">
                  <w:drawing>
                    <wp:anchor distT="0" distB="0" distL="114300" distR="114300" simplePos="0" relativeHeight="251682304" behindDoc="0" locked="0" layoutInCell="1" allowOverlap="1" wp14:anchorId="1A59CBC7" wp14:editId="01EB3EA1">
                      <wp:simplePos x="0" y="0"/>
                      <wp:positionH relativeFrom="column">
                        <wp:posOffset>1979295</wp:posOffset>
                      </wp:positionH>
                      <wp:positionV relativeFrom="paragraph">
                        <wp:posOffset>-4445</wp:posOffset>
                      </wp:positionV>
                      <wp:extent cx="238760" cy="170180"/>
                      <wp:effectExtent l="19050" t="19050" r="27940" b="20320"/>
                      <wp:wrapNone/>
                      <wp:docPr id="88"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760" cy="170180"/>
                              </a:xfrm>
                              <a:prstGeom prst="rect">
                                <a:avLst/>
                              </a:prstGeom>
                              <a:solidFill>
                                <a:srgbClr val="FF0000"/>
                              </a:solidFill>
                              <a:ln w="28575" cmpd="dbl">
                                <a:solidFill>
                                  <a:schemeClr val="bg1"/>
                                </a:solidFill>
                              </a:ln>
                            </wps:spPr>
                            <wps:txbx>
                              <w:txbxContent>
                                <w:p w:rsidR="00667694" w:rsidRPr="00F34100" w:rsidRDefault="00667694" w:rsidP="00B31CAF">
                                  <w:pPr>
                                    <w:pStyle w:val="NormalWeb"/>
                                    <w:spacing w:before="0" w:beforeAutospacing="0" w:after="0" w:afterAutospacing="0"/>
                                    <w:jc w:val="center"/>
                                    <w:rPr>
                                      <w:b/>
                                      <w:color w:val="FFFFFF" w:themeColor="background1"/>
                                      <w:sz w:val="18"/>
                                      <w:szCs w:val="18"/>
                                    </w:rPr>
                                  </w:pPr>
                                  <w:r>
                                    <w:rPr>
                                      <w:rFonts w:asciiTheme="minorHAnsi" w:hAnsi="Calibri" w:cstheme="minorBidi"/>
                                      <w:b/>
                                      <w:color w:val="FFFFFF" w:themeColor="background1"/>
                                      <w:kern w:val="24"/>
                                      <w:sz w:val="18"/>
                                      <w:szCs w:val="18"/>
                                    </w:rPr>
                                    <w:t>B</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155.85pt;margin-top:-.35pt;width:18.8pt;height:13.4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" fillcolor="red" strokecolor="white [3212]" strokeweight="2.25pt">
                      <v:stroke linestyle="thinThin"/>
                      <v:path arrowok="t"/>
                      <v:textbox inset="0,0,0,0">
                        <w:txbxContent>
                          <w:p w:rsidR="00667694" w:rsidRPr="00F34100" w:rsidRDefault="00667694" w:rsidP="00B31CAF">
                            <w:pPr>
                              <w:pStyle w:val="NormalWeb"/>
                              <w:spacing w:before="0" w:beforeAutospacing="0" w:after="0" w:afterAutospacing="0"/>
                              <w:jc w:val="center"/>
                              <w:rPr>
                                <w:b/>
                                <w:color w:val="FFFFFF" w:themeColor="background1"/>
                                <w:sz w:val="18"/>
                                <w:szCs w:val="18"/>
                              </w:rPr>
                            </w:pPr>
                            <w:r>
                              <w:rPr>
                                <w:rFonts w:asciiTheme="minorHAnsi" w:hAnsi="Calibri" w:cstheme="minorBidi"/>
                                <w:b/>
                                <w:color w:val="FFFFFF" w:themeColor="background1"/>
                                <w:kern w:val="24"/>
                                <w:sz w:val="18"/>
                                <w:szCs w:val="18"/>
                              </w:rPr>
                              <w:t>B</w:t>
                            </w:r>
                          </w:p>
                        </w:txbxContent>
                      </v:textbox>
                    </v:shape>
                  </w:pict>
                </mc:Fallback>
              </mc:AlternateContent>
            </w:r>
            <w:r w:rsidR="004020B2" w:rsidRPr="00AA4391">
              <w:rPr>
                <w:sz w:val="20"/>
                <w:szCs w:val="20"/>
              </w:rPr>
              <w:t>Alternate Contract parameters</w:t>
            </w:r>
          </w:p>
        </w:tc>
        <w:tc>
          <w:tcPr>
            <w:tcW w:w="831" w:type="dxa"/>
          </w:tcPr>
          <w:p w:rsidR="004020B2" w:rsidRPr="00361D24" w:rsidRDefault="004020B2" w:rsidP="001117C5">
            <w:pPr>
              <w:jc w:val="center"/>
              <w:rPr>
                <w:b/>
              </w:rPr>
            </w:pPr>
            <w:r w:rsidRPr="00361D24">
              <w:rPr>
                <w:b/>
              </w:rPr>
              <w:t>Off</w:t>
            </w:r>
          </w:p>
        </w:tc>
        <w:tc>
          <w:tcPr>
            <w:tcW w:w="5597" w:type="dxa"/>
            <w:vMerge/>
          </w:tcPr>
          <w:p w:rsidR="004020B2" w:rsidRDefault="004020B2" w:rsidP="001117C5"/>
        </w:tc>
      </w:tr>
      <w:tr w:rsidR="004020B2" w:rsidTr="00FB7267">
        <w:tc>
          <w:tcPr>
            <w:tcW w:w="4128" w:type="dxa"/>
          </w:tcPr>
          <w:p w:rsidR="004020B2" w:rsidRDefault="004020B2" w:rsidP="009F4633">
            <w:pPr>
              <w:rPr>
                <w:sz w:val="20"/>
                <w:szCs w:val="20"/>
              </w:rPr>
            </w:pPr>
            <w:r w:rsidRPr="00AA4391">
              <w:rPr>
                <w:sz w:val="20"/>
                <w:szCs w:val="20"/>
              </w:rPr>
              <w:t xml:space="preserve">Visibility of </w:t>
            </w:r>
            <w:r>
              <w:rPr>
                <w:sz w:val="20"/>
                <w:szCs w:val="20"/>
              </w:rPr>
              <w:t xml:space="preserve">Sheet </w:t>
            </w:r>
            <w:proofErr w:type="gramStart"/>
            <w:r>
              <w:rPr>
                <w:sz w:val="20"/>
                <w:szCs w:val="20"/>
              </w:rPr>
              <w:t>number ?</w:t>
            </w:r>
            <w:proofErr w:type="gramEnd"/>
            <w:r>
              <w:rPr>
                <w:sz w:val="20"/>
                <w:szCs w:val="20"/>
              </w:rPr>
              <w:t xml:space="preserve"> </w:t>
            </w:r>
            <w:proofErr w:type="gramStart"/>
            <w:r>
              <w:rPr>
                <w:sz w:val="20"/>
                <w:szCs w:val="20"/>
              </w:rPr>
              <w:t>Of ??</w:t>
            </w:r>
            <w:proofErr w:type="gramEnd"/>
            <w:r>
              <w:rPr>
                <w:sz w:val="20"/>
                <w:szCs w:val="20"/>
              </w:rPr>
              <w:t xml:space="preserve"> Parameter.</w:t>
            </w:r>
          </w:p>
          <w:p w:rsidR="004020B2" w:rsidRPr="00AA4391" w:rsidRDefault="00C06E37" w:rsidP="009F4633">
            <w:pPr>
              <w:rPr>
                <w:sz w:val="20"/>
                <w:szCs w:val="20"/>
              </w:rPr>
            </w:pPr>
            <w:r>
              <w:rPr>
                <w:noProof/>
                <w:sz w:val="20"/>
                <w:szCs w:val="20"/>
              </w:rPr>
              <mc:AlternateContent>
                <mc:Choice Requires="wps">
                  <w:drawing>
                    <wp:anchor distT="0" distB="0" distL="114300" distR="114300" simplePos="0" relativeHeight="251684352" behindDoc="0" locked="0" layoutInCell="1" allowOverlap="1" wp14:anchorId="38CE55D8" wp14:editId="5EC01184">
                      <wp:simplePos x="0" y="0"/>
                      <wp:positionH relativeFrom="column">
                        <wp:posOffset>2145030</wp:posOffset>
                      </wp:positionH>
                      <wp:positionV relativeFrom="paragraph">
                        <wp:posOffset>-6350</wp:posOffset>
                      </wp:positionV>
                      <wp:extent cx="238760" cy="170180"/>
                      <wp:effectExtent l="19050" t="19050" r="27940" b="20320"/>
                      <wp:wrapNone/>
                      <wp:docPr id="90"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760" cy="170180"/>
                              </a:xfrm>
                              <a:prstGeom prst="rect">
                                <a:avLst/>
                              </a:prstGeom>
                              <a:solidFill>
                                <a:srgbClr val="FF0000"/>
                              </a:solidFill>
                              <a:ln w="28575" cmpd="dbl">
                                <a:solidFill>
                                  <a:schemeClr val="bg1"/>
                                </a:solidFill>
                              </a:ln>
                            </wps:spPr>
                            <wps:txbx>
                              <w:txbxContent>
                                <w:p w:rsidR="00667694" w:rsidRPr="00F34100" w:rsidRDefault="00667694" w:rsidP="00B31CAF">
                                  <w:pPr>
                                    <w:pStyle w:val="NormalWeb"/>
                                    <w:spacing w:before="0" w:beforeAutospacing="0" w:after="0" w:afterAutospacing="0"/>
                                    <w:jc w:val="center"/>
                                    <w:rPr>
                                      <w:b/>
                                      <w:color w:val="FFFFFF" w:themeColor="background1"/>
                                      <w:sz w:val="18"/>
                                      <w:szCs w:val="18"/>
                                    </w:rPr>
                                  </w:pPr>
                                  <w:r>
                                    <w:rPr>
                                      <w:rFonts w:asciiTheme="minorHAnsi" w:hAnsi="Calibri" w:cstheme="minorBidi"/>
                                      <w:b/>
                                      <w:color w:val="FFFFFF" w:themeColor="background1"/>
                                      <w:kern w:val="24"/>
                                      <w:sz w:val="18"/>
                                      <w:szCs w:val="18"/>
                                    </w:rPr>
                                    <w:t>C</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168.9pt;margin-top:-.5pt;width:18.8pt;height:13.4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" fillcolor="red" strokecolor="white [3212]" strokeweight="2.25pt">
                      <v:stroke linestyle="thinThin"/>
                      <v:path arrowok="t"/>
                      <v:textbox inset="0,0,0,0">
                        <w:txbxContent>
                          <w:p w:rsidR="00667694" w:rsidRPr="00F34100" w:rsidRDefault="00667694" w:rsidP="00B31CAF">
                            <w:pPr>
                              <w:pStyle w:val="NormalWeb"/>
                              <w:spacing w:before="0" w:beforeAutospacing="0" w:after="0" w:afterAutospacing="0"/>
                              <w:jc w:val="center"/>
                              <w:rPr>
                                <w:b/>
                                <w:color w:val="FFFFFF" w:themeColor="background1"/>
                                <w:sz w:val="18"/>
                                <w:szCs w:val="18"/>
                              </w:rPr>
                            </w:pPr>
                            <w:r>
                              <w:rPr>
                                <w:rFonts w:asciiTheme="minorHAnsi" w:hAnsi="Calibri" w:cstheme="minorBidi"/>
                                <w:b/>
                                <w:color w:val="FFFFFF" w:themeColor="background1"/>
                                <w:kern w:val="24"/>
                                <w:sz w:val="18"/>
                                <w:szCs w:val="18"/>
                              </w:rPr>
                              <w:t>C</w:t>
                            </w:r>
                          </w:p>
                        </w:txbxContent>
                      </v:textbox>
                    </v:shape>
                  </w:pict>
                </mc:Fallback>
              </mc:AlternateContent>
            </w:r>
          </w:p>
        </w:tc>
        <w:tc>
          <w:tcPr>
            <w:tcW w:w="831" w:type="dxa"/>
          </w:tcPr>
          <w:p w:rsidR="004020B2" w:rsidRPr="00361D24" w:rsidRDefault="004020B2" w:rsidP="001117C5">
            <w:pPr>
              <w:jc w:val="center"/>
              <w:rPr>
                <w:b/>
              </w:rPr>
            </w:pPr>
            <w:r w:rsidRPr="00361D24">
              <w:rPr>
                <w:b/>
              </w:rPr>
              <w:t>Off</w:t>
            </w:r>
          </w:p>
        </w:tc>
        <w:tc>
          <w:tcPr>
            <w:tcW w:w="5597" w:type="dxa"/>
            <w:vMerge/>
          </w:tcPr>
          <w:p w:rsidR="004020B2" w:rsidRDefault="004020B2" w:rsidP="001117C5"/>
        </w:tc>
      </w:tr>
      <w:tr w:rsidR="004020B2" w:rsidTr="00FB7267">
        <w:tc>
          <w:tcPr>
            <w:tcW w:w="4128" w:type="dxa"/>
          </w:tcPr>
          <w:p w:rsidR="004020B2" w:rsidRPr="00AA4391" w:rsidRDefault="00C06E37" w:rsidP="001117C5">
            <w:pPr>
              <w:rPr>
                <w:sz w:val="20"/>
                <w:szCs w:val="20"/>
              </w:rPr>
            </w:pPr>
            <w:r>
              <w:rPr>
                <w:noProof/>
              </w:rPr>
              <mc:AlternateContent>
                <mc:Choice Requires="wps">
                  <w:drawing>
                    <wp:anchor distT="0" distB="0" distL="114300" distR="114300" simplePos="0" relativeHeight="251687424" behindDoc="0" locked="0" layoutInCell="1" allowOverlap="1" wp14:anchorId="096CE1D4" wp14:editId="31203292">
                      <wp:simplePos x="0" y="0"/>
                      <wp:positionH relativeFrom="column">
                        <wp:posOffset>1971040</wp:posOffset>
                      </wp:positionH>
                      <wp:positionV relativeFrom="paragraph">
                        <wp:posOffset>2540</wp:posOffset>
                      </wp:positionV>
                      <wp:extent cx="238760" cy="170180"/>
                      <wp:effectExtent l="19050" t="19050" r="27940" b="20320"/>
                      <wp:wrapNone/>
                      <wp:docPr id="21"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760" cy="170180"/>
                              </a:xfrm>
                              <a:prstGeom prst="rect">
                                <a:avLst/>
                              </a:prstGeom>
                              <a:solidFill>
                                <a:srgbClr val="FF0000"/>
                              </a:solidFill>
                              <a:ln w="28575" cmpd="dbl">
                                <a:solidFill>
                                  <a:schemeClr val="bg1"/>
                                </a:solidFill>
                              </a:ln>
                            </wps:spPr>
                            <wps:txbx>
                              <w:txbxContent>
                                <w:p w:rsidR="00667694" w:rsidRPr="00F34100" w:rsidRDefault="00667694" w:rsidP="00AA4391">
                                  <w:pPr>
                                    <w:pStyle w:val="NormalWeb"/>
                                    <w:spacing w:before="0" w:beforeAutospacing="0" w:after="0" w:afterAutospacing="0"/>
                                    <w:jc w:val="center"/>
                                    <w:rPr>
                                      <w:b/>
                                      <w:color w:val="FFFFFF" w:themeColor="background1"/>
                                      <w:sz w:val="18"/>
                                      <w:szCs w:val="18"/>
                                    </w:rPr>
                                  </w:pPr>
                                  <w:r>
                                    <w:rPr>
                                      <w:rFonts w:asciiTheme="minorHAnsi" w:hAnsi="Calibri" w:cstheme="minorBidi"/>
                                      <w:b/>
                                      <w:color w:val="FFFFFF" w:themeColor="background1"/>
                                      <w:kern w:val="24"/>
                                      <w:sz w:val="18"/>
                                      <w:szCs w:val="18"/>
                                    </w:rPr>
                                    <w:t>D</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155.2pt;margin-top:.2pt;width:18.8pt;height:13.4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" fillcolor="red" strokecolor="white [3212]" strokeweight="2.25pt">
                      <v:stroke linestyle="thinThin"/>
                      <v:path arrowok="t"/>
                      <v:textbox inset="0,0,0,0">
                        <w:txbxContent>
                          <w:p w:rsidR="00667694" w:rsidRPr="00F34100" w:rsidRDefault="00667694" w:rsidP="00AA4391">
                            <w:pPr>
                              <w:pStyle w:val="NormalWeb"/>
                              <w:spacing w:before="0" w:beforeAutospacing="0" w:after="0" w:afterAutospacing="0"/>
                              <w:jc w:val="center"/>
                              <w:rPr>
                                <w:b/>
                                <w:color w:val="FFFFFF" w:themeColor="background1"/>
                                <w:sz w:val="18"/>
                                <w:szCs w:val="18"/>
                              </w:rPr>
                            </w:pPr>
                            <w:r>
                              <w:rPr>
                                <w:rFonts w:asciiTheme="minorHAnsi" w:hAnsi="Calibri" w:cstheme="minorBidi"/>
                                <w:b/>
                                <w:color w:val="FFFFFF" w:themeColor="background1"/>
                                <w:kern w:val="24"/>
                                <w:sz w:val="18"/>
                                <w:szCs w:val="18"/>
                              </w:rPr>
                              <w:t>D</w:t>
                            </w:r>
                          </w:p>
                        </w:txbxContent>
                      </v:textbox>
                    </v:shape>
                  </w:pict>
                </mc:Fallback>
              </mc:AlternateContent>
            </w:r>
            <w:r w:rsidR="004020B2">
              <w:rPr>
                <w:sz w:val="20"/>
                <w:szCs w:val="20"/>
              </w:rPr>
              <w:t>Used for CAD Sheet name if required</w:t>
            </w:r>
          </w:p>
        </w:tc>
        <w:tc>
          <w:tcPr>
            <w:tcW w:w="831" w:type="dxa"/>
          </w:tcPr>
          <w:p w:rsidR="004020B2" w:rsidRDefault="004020B2" w:rsidP="001117C5">
            <w:pPr>
              <w:jc w:val="center"/>
              <w:rPr>
                <w:noProof/>
              </w:rPr>
            </w:pPr>
            <w:r w:rsidRPr="00361D24">
              <w:rPr>
                <w:b/>
              </w:rPr>
              <w:t>Off</w:t>
            </w:r>
          </w:p>
        </w:tc>
        <w:tc>
          <w:tcPr>
            <w:tcW w:w="5597" w:type="dxa"/>
            <w:vMerge/>
          </w:tcPr>
          <w:p w:rsidR="004020B2" w:rsidRDefault="004020B2" w:rsidP="001117C5"/>
        </w:tc>
      </w:tr>
      <w:tr w:rsidR="004020B2" w:rsidTr="00FB7267">
        <w:trPr>
          <w:trHeight w:val="564"/>
        </w:trPr>
        <w:tc>
          <w:tcPr>
            <w:tcW w:w="4128" w:type="dxa"/>
          </w:tcPr>
          <w:p w:rsidR="004020B2" w:rsidRPr="00AA4391" w:rsidRDefault="00C06E37" w:rsidP="001117C5">
            <w:pPr>
              <w:rPr>
                <w:sz w:val="20"/>
                <w:szCs w:val="20"/>
              </w:rPr>
            </w:pPr>
            <w:r>
              <w:rPr>
                <w:noProof/>
              </w:rPr>
              <mc:AlternateContent>
                <mc:Choice Requires="wps">
                  <w:drawing>
                    <wp:anchor distT="0" distB="0" distL="114300" distR="114300" simplePos="0" relativeHeight="251689472" behindDoc="0" locked="0" layoutInCell="1" allowOverlap="1" wp14:anchorId="3B40D97D" wp14:editId="41E47111">
                      <wp:simplePos x="0" y="0"/>
                      <wp:positionH relativeFrom="column">
                        <wp:posOffset>2145030</wp:posOffset>
                      </wp:positionH>
                      <wp:positionV relativeFrom="paragraph">
                        <wp:posOffset>131445</wp:posOffset>
                      </wp:positionV>
                      <wp:extent cx="238760" cy="170180"/>
                      <wp:effectExtent l="19050" t="19050" r="27940" b="20320"/>
                      <wp:wrapNone/>
                      <wp:docPr id="19"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760" cy="170180"/>
                              </a:xfrm>
                              <a:prstGeom prst="rect">
                                <a:avLst/>
                              </a:prstGeom>
                              <a:solidFill>
                                <a:srgbClr val="FF0000"/>
                              </a:solidFill>
                              <a:ln w="28575" cmpd="dbl">
                                <a:solidFill>
                                  <a:schemeClr val="bg1"/>
                                </a:solidFill>
                              </a:ln>
                            </wps:spPr>
                            <wps:txbx>
                              <w:txbxContent>
                                <w:p w:rsidR="00667694" w:rsidRPr="00F34100" w:rsidRDefault="00667694" w:rsidP="009F4633">
                                  <w:pPr>
                                    <w:pStyle w:val="NormalWeb"/>
                                    <w:spacing w:before="0" w:beforeAutospacing="0" w:after="0" w:afterAutospacing="0"/>
                                    <w:jc w:val="center"/>
                                    <w:rPr>
                                      <w:b/>
                                      <w:color w:val="FFFFFF" w:themeColor="background1"/>
                                      <w:sz w:val="18"/>
                                      <w:szCs w:val="18"/>
                                    </w:rPr>
                                  </w:pPr>
                                  <w:r>
                                    <w:rPr>
                                      <w:rFonts w:asciiTheme="minorHAnsi" w:hAnsi="Calibri" w:cstheme="minorBidi"/>
                                      <w:b/>
                                      <w:color w:val="FFFFFF" w:themeColor="background1"/>
                                      <w:kern w:val="24"/>
                                      <w:sz w:val="18"/>
                                      <w:szCs w:val="18"/>
                                    </w:rPr>
                                    <w:t>E</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168.9pt;margin-top:10.35pt;width:18.8pt;height:13.4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" fillcolor="red" strokecolor="white [3212]" strokeweight="2.25pt">
                      <v:stroke linestyle="thinThin"/>
                      <v:path arrowok="t"/>
                      <v:textbox inset="0,0,0,0">
                        <w:txbxContent>
                          <w:p w:rsidR="00667694" w:rsidRPr="00F34100" w:rsidRDefault="00667694" w:rsidP="009F4633">
                            <w:pPr>
                              <w:pStyle w:val="NormalWeb"/>
                              <w:spacing w:before="0" w:beforeAutospacing="0" w:after="0" w:afterAutospacing="0"/>
                              <w:jc w:val="center"/>
                              <w:rPr>
                                <w:b/>
                                <w:color w:val="FFFFFF" w:themeColor="background1"/>
                                <w:sz w:val="18"/>
                                <w:szCs w:val="18"/>
                              </w:rPr>
                            </w:pPr>
                            <w:r>
                              <w:rPr>
                                <w:rFonts w:asciiTheme="minorHAnsi" w:hAnsi="Calibri" w:cstheme="minorBidi"/>
                                <w:b/>
                                <w:color w:val="FFFFFF" w:themeColor="background1"/>
                                <w:kern w:val="24"/>
                                <w:sz w:val="18"/>
                                <w:szCs w:val="18"/>
                              </w:rPr>
                              <w:t>E</w:t>
                            </w:r>
                          </w:p>
                        </w:txbxContent>
                      </v:textbox>
                    </v:shape>
                  </w:pict>
                </mc:Fallback>
              </mc:AlternateContent>
            </w:r>
            <w:r w:rsidR="004020B2" w:rsidRPr="00AA4391">
              <w:rPr>
                <w:sz w:val="20"/>
                <w:szCs w:val="20"/>
              </w:rPr>
              <w:t>Contractor information: additional information</w:t>
            </w:r>
          </w:p>
        </w:tc>
        <w:tc>
          <w:tcPr>
            <w:tcW w:w="831" w:type="dxa"/>
          </w:tcPr>
          <w:p w:rsidR="004020B2" w:rsidRPr="00361D24" w:rsidRDefault="004020B2" w:rsidP="001117C5">
            <w:pPr>
              <w:jc w:val="center"/>
              <w:rPr>
                <w:b/>
              </w:rPr>
            </w:pPr>
            <w:r w:rsidRPr="00361D24">
              <w:rPr>
                <w:b/>
              </w:rPr>
              <w:t>On</w:t>
            </w:r>
          </w:p>
        </w:tc>
        <w:tc>
          <w:tcPr>
            <w:tcW w:w="5597" w:type="dxa"/>
            <w:vMerge/>
          </w:tcPr>
          <w:p w:rsidR="004020B2" w:rsidRDefault="004020B2" w:rsidP="001117C5"/>
        </w:tc>
      </w:tr>
      <w:tr w:rsidR="004020B2" w:rsidTr="00FB7267">
        <w:trPr>
          <w:trHeight w:val="564"/>
        </w:trPr>
        <w:tc>
          <w:tcPr>
            <w:tcW w:w="4128" w:type="dxa"/>
          </w:tcPr>
          <w:p w:rsidR="004020B2" w:rsidRDefault="00C06E37" w:rsidP="001117C5">
            <w:pPr>
              <w:rPr>
                <w:noProof/>
              </w:rPr>
            </w:pPr>
            <w:r>
              <w:rPr>
                <w:b/>
                <w:noProof/>
              </w:rPr>
              <mc:AlternateContent>
                <mc:Choice Requires="wps">
                  <w:drawing>
                    <wp:anchor distT="0" distB="0" distL="114300" distR="114300" simplePos="0" relativeHeight="251692544" behindDoc="0" locked="0" layoutInCell="1" allowOverlap="1" wp14:anchorId="73D27F26" wp14:editId="6D64DD2C">
                      <wp:simplePos x="0" y="0"/>
                      <wp:positionH relativeFrom="column">
                        <wp:posOffset>2145030</wp:posOffset>
                      </wp:positionH>
                      <wp:positionV relativeFrom="paragraph">
                        <wp:posOffset>41910</wp:posOffset>
                      </wp:positionV>
                      <wp:extent cx="238760" cy="170180"/>
                      <wp:effectExtent l="19050" t="19050" r="27940" b="20320"/>
                      <wp:wrapNone/>
                      <wp:docPr id="18"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760" cy="170180"/>
                              </a:xfrm>
                              <a:prstGeom prst="rect">
                                <a:avLst/>
                              </a:prstGeom>
                              <a:solidFill>
                                <a:srgbClr val="FF0000"/>
                              </a:solidFill>
                              <a:ln w="28575" cmpd="dbl">
                                <a:solidFill>
                                  <a:schemeClr val="bg1"/>
                                </a:solidFill>
                              </a:ln>
                            </wps:spPr>
                            <wps:txbx>
                              <w:txbxContent>
                                <w:p w:rsidR="00667694" w:rsidRPr="00F34100" w:rsidRDefault="00667694" w:rsidP="00005C5A">
                                  <w:pPr>
                                    <w:pStyle w:val="NormalWeb"/>
                                    <w:spacing w:before="0" w:beforeAutospacing="0" w:after="0" w:afterAutospacing="0"/>
                                    <w:jc w:val="center"/>
                                    <w:rPr>
                                      <w:b/>
                                      <w:color w:val="FFFFFF" w:themeColor="background1"/>
                                      <w:sz w:val="18"/>
                                      <w:szCs w:val="18"/>
                                    </w:rPr>
                                  </w:pPr>
                                  <w:r>
                                    <w:rPr>
                                      <w:rFonts w:asciiTheme="minorHAnsi" w:hAnsi="Calibri" w:cstheme="minorBidi"/>
                                      <w:b/>
                                      <w:color w:val="FFFFFF" w:themeColor="background1"/>
                                      <w:kern w:val="24"/>
                                      <w:sz w:val="18"/>
                                      <w:szCs w:val="18"/>
                                    </w:rPr>
                                    <w:t>K</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168.9pt;margin-top:3.3pt;width:18.8pt;height:13.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" fillcolor="red" strokecolor="white [3212]" strokeweight="2.25pt">
                      <v:stroke linestyle="thinThin"/>
                      <v:path arrowok="t"/>
                      <v:textbox inset="0,0,0,0">
                        <w:txbxContent>
                          <w:p w:rsidR="00667694" w:rsidRPr="00F34100" w:rsidRDefault="00667694" w:rsidP="00005C5A">
                            <w:pPr>
                              <w:pStyle w:val="NormalWeb"/>
                              <w:spacing w:before="0" w:beforeAutospacing="0" w:after="0" w:afterAutospacing="0"/>
                              <w:jc w:val="center"/>
                              <w:rPr>
                                <w:b/>
                                <w:color w:val="FFFFFF" w:themeColor="background1"/>
                                <w:sz w:val="18"/>
                                <w:szCs w:val="18"/>
                              </w:rPr>
                            </w:pPr>
                            <w:r>
                              <w:rPr>
                                <w:rFonts w:asciiTheme="minorHAnsi" w:hAnsi="Calibri" w:cstheme="minorBidi"/>
                                <w:b/>
                                <w:color w:val="FFFFFF" w:themeColor="background1"/>
                                <w:kern w:val="24"/>
                                <w:sz w:val="18"/>
                                <w:szCs w:val="18"/>
                              </w:rPr>
                              <w:t>K</w:t>
                            </w:r>
                          </w:p>
                        </w:txbxContent>
                      </v:textbox>
                    </v:shape>
                  </w:pict>
                </mc:Fallback>
              </mc:AlternateContent>
            </w:r>
            <w:r w:rsidR="00005C5A">
              <w:rPr>
                <w:noProof/>
              </w:rPr>
              <w:t xml:space="preserve">Project Status Visibility </w:t>
            </w:r>
          </w:p>
        </w:tc>
        <w:tc>
          <w:tcPr>
            <w:tcW w:w="831" w:type="dxa"/>
          </w:tcPr>
          <w:p w:rsidR="004020B2" w:rsidRPr="00361D24" w:rsidRDefault="00005C5A" w:rsidP="001117C5">
            <w:pPr>
              <w:jc w:val="center"/>
              <w:rPr>
                <w:b/>
              </w:rPr>
            </w:pPr>
            <w:r>
              <w:rPr>
                <w:b/>
              </w:rPr>
              <w:t>Off</w:t>
            </w:r>
          </w:p>
        </w:tc>
        <w:tc>
          <w:tcPr>
            <w:tcW w:w="5597" w:type="dxa"/>
            <w:vMerge/>
          </w:tcPr>
          <w:p w:rsidR="004020B2" w:rsidRDefault="004020B2" w:rsidP="001117C5"/>
        </w:tc>
      </w:tr>
      <w:tr w:rsidR="00F342A3" w:rsidTr="00FB7267">
        <w:tc>
          <w:tcPr>
            <w:tcW w:w="4128" w:type="dxa"/>
            <w:shd w:val="clear" w:color="auto" w:fill="002060"/>
          </w:tcPr>
          <w:p w:rsidR="00F342A3" w:rsidRPr="00361D24" w:rsidRDefault="00C06E37" w:rsidP="00F342A3">
            <w:pPr>
              <w:rPr>
                <w:b/>
                <w:color w:val="FFFFFF" w:themeColor="background1"/>
              </w:rPr>
            </w:pPr>
            <w:r>
              <w:rPr>
                <w:noProof/>
              </w:rPr>
              <mc:AlternateContent>
                <mc:Choice Requires="wps">
                  <w:drawing>
                    <wp:anchor distT="0" distB="0" distL="114300" distR="114300" simplePos="0" relativeHeight="251656704" behindDoc="0" locked="0" layoutInCell="1" allowOverlap="1" wp14:anchorId="5185D14D" wp14:editId="15BB5B9B">
                      <wp:simplePos x="0" y="0"/>
                      <wp:positionH relativeFrom="column">
                        <wp:posOffset>1750060</wp:posOffset>
                      </wp:positionH>
                      <wp:positionV relativeFrom="paragraph">
                        <wp:posOffset>307975</wp:posOffset>
                      </wp:positionV>
                      <wp:extent cx="238760" cy="170180"/>
                      <wp:effectExtent l="19050" t="19050" r="27940" b="20320"/>
                      <wp:wrapNone/>
                      <wp:docPr id="17"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760" cy="170180"/>
                              </a:xfrm>
                              <a:prstGeom prst="rect">
                                <a:avLst/>
                              </a:prstGeom>
                              <a:solidFill>
                                <a:srgbClr val="FF0000"/>
                              </a:solidFill>
                              <a:ln w="28575" cmpd="dbl">
                                <a:solidFill>
                                  <a:schemeClr val="bg1"/>
                                </a:solidFill>
                              </a:ln>
                            </wps:spPr>
                            <wps:txbx>
                              <w:txbxContent>
                                <w:p w:rsidR="00667694" w:rsidRPr="00F34100" w:rsidRDefault="00667694" w:rsidP="00AA4391">
                                  <w:pPr>
                                    <w:pStyle w:val="NormalWeb"/>
                                    <w:spacing w:before="0" w:beforeAutospacing="0" w:after="0" w:afterAutospacing="0"/>
                                    <w:jc w:val="center"/>
                                    <w:rPr>
                                      <w:b/>
                                      <w:color w:val="FFFFFF" w:themeColor="background1"/>
                                      <w:sz w:val="18"/>
                                      <w:szCs w:val="18"/>
                                    </w:rPr>
                                  </w:pPr>
                                  <w:r>
                                    <w:rPr>
                                      <w:rFonts w:asciiTheme="minorHAnsi" w:hAnsi="Calibri" w:cstheme="minorBidi"/>
                                      <w:b/>
                                      <w:color w:val="FFFFFF" w:themeColor="background1"/>
                                      <w:kern w:val="24"/>
                                      <w:sz w:val="18"/>
                                      <w:szCs w:val="18"/>
                                    </w:rPr>
                                    <w:t>E</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137.8pt;margin-top:24.25pt;width:18.8pt;height:13.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" fillcolor="red" strokecolor="white [3212]" strokeweight="2.25pt">
                      <v:stroke linestyle="thinThin"/>
                      <v:path arrowok="t"/>
                      <v:textbox inset="0,0,0,0">
                        <w:txbxContent>
                          <w:p w:rsidR="00667694" w:rsidRPr="00F34100" w:rsidRDefault="00667694" w:rsidP="00AA4391">
                            <w:pPr>
                              <w:pStyle w:val="NormalWeb"/>
                              <w:spacing w:before="0" w:beforeAutospacing="0" w:after="0" w:afterAutospacing="0"/>
                              <w:jc w:val="center"/>
                              <w:rPr>
                                <w:b/>
                                <w:color w:val="FFFFFF" w:themeColor="background1"/>
                                <w:sz w:val="18"/>
                                <w:szCs w:val="18"/>
                              </w:rPr>
                            </w:pPr>
                            <w:r>
                              <w:rPr>
                                <w:rFonts w:asciiTheme="minorHAnsi" w:hAnsi="Calibri" w:cstheme="minorBidi"/>
                                <w:b/>
                                <w:color w:val="FFFFFF" w:themeColor="background1"/>
                                <w:kern w:val="24"/>
                                <w:sz w:val="18"/>
                                <w:szCs w:val="18"/>
                              </w:rPr>
                              <w:t>E</w:t>
                            </w:r>
                          </w:p>
                        </w:txbxContent>
                      </v:textbox>
                    </v:shape>
                  </w:pict>
                </mc:Fallback>
              </mc:AlternateContent>
            </w:r>
            <w:r w:rsidR="00F342A3" w:rsidRPr="00F342A3">
              <w:rPr>
                <w:b/>
                <w:color w:val="FFFFFF" w:themeColor="background1"/>
                <w:sz w:val="20"/>
                <w:szCs w:val="20"/>
              </w:rPr>
              <w:t>Visibility Settings : Sheet Level</w:t>
            </w:r>
            <w:r w:rsidR="00F342A3">
              <w:rPr>
                <w:b/>
                <w:color w:val="FFFFFF" w:themeColor="background1"/>
              </w:rPr>
              <w:t xml:space="preserve"> </w:t>
            </w:r>
            <w:r w:rsidR="00F342A3" w:rsidRPr="00F342A3">
              <w:rPr>
                <w:b/>
                <w:color w:val="FFFFFF" w:themeColor="background1"/>
                <w:sz w:val="18"/>
                <w:szCs w:val="18"/>
              </w:rPr>
              <w:t>(</w:t>
            </w:r>
            <w:r w:rsidR="00F342A3">
              <w:rPr>
                <w:b/>
                <w:color w:val="FFFFFF" w:themeColor="background1"/>
                <w:sz w:val="18"/>
                <w:szCs w:val="18"/>
              </w:rPr>
              <w:t xml:space="preserve">Instance </w:t>
            </w:r>
            <w:r w:rsidR="00F342A3" w:rsidRPr="00F342A3">
              <w:rPr>
                <w:b/>
                <w:color w:val="FFFFFF" w:themeColor="background1"/>
                <w:sz w:val="18"/>
                <w:szCs w:val="18"/>
              </w:rPr>
              <w:t>parameter)</w:t>
            </w:r>
          </w:p>
        </w:tc>
        <w:tc>
          <w:tcPr>
            <w:tcW w:w="831" w:type="dxa"/>
            <w:shd w:val="clear" w:color="auto" w:fill="002060"/>
          </w:tcPr>
          <w:p w:rsidR="00F342A3" w:rsidRPr="00F342A3" w:rsidRDefault="00F342A3" w:rsidP="00A7641C">
            <w:pPr>
              <w:rPr>
                <w:b/>
                <w:color w:val="FFFFFF" w:themeColor="background1"/>
                <w:sz w:val="20"/>
                <w:szCs w:val="20"/>
              </w:rPr>
            </w:pPr>
            <w:r w:rsidRPr="00F342A3">
              <w:rPr>
                <w:b/>
                <w:color w:val="FFFFFF" w:themeColor="background1"/>
                <w:sz w:val="20"/>
                <w:szCs w:val="20"/>
              </w:rPr>
              <w:t>Default</w:t>
            </w:r>
          </w:p>
          <w:p w:rsidR="00F342A3" w:rsidRPr="00361D24" w:rsidRDefault="00F342A3" w:rsidP="00A7641C">
            <w:pPr>
              <w:rPr>
                <w:b/>
                <w:color w:val="FFFFFF" w:themeColor="background1"/>
              </w:rPr>
            </w:pPr>
            <w:r w:rsidRPr="00F342A3">
              <w:rPr>
                <w:b/>
                <w:color w:val="FFFFFF" w:themeColor="background1"/>
                <w:sz w:val="20"/>
                <w:szCs w:val="20"/>
              </w:rPr>
              <w:t>Value</w:t>
            </w:r>
          </w:p>
        </w:tc>
        <w:tc>
          <w:tcPr>
            <w:tcW w:w="5597" w:type="dxa"/>
          </w:tcPr>
          <w:p w:rsidR="00F342A3" w:rsidRDefault="00F342A3" w:rsidP="001117C5"/>
        </w:tc>
      </w:tr>
      <w:tr w:rsidR="00070A2F" w:rsidTr="00FB7267">
        <w:tc>
          <w:tcPr>
            <w:tcW w:w="4128" w:type="dxa"/>
          </w:tcPr>
          <w:p w:rsidR="00070A2F" w:rsidRPr="00AA4391" w:rsidRDefault="00070A2F" w:rsidP="00AA4391">
            <w:pPr>
              <w:rPr>
                <w:noProof/>
                <w:sz w:val="20"/>
                <w:szCs w:val="20"/>
              </w:rPr>
            </w:pPr>
            <w:r w:rsidRPr="00AA4391">
              <w:rPr>
                <w:noProof/>
                <w:sz w:val="20"/>
                <w:szCs w:val="20"/>
              </w:rPr>
              <w:t>Grid Visibility for detail sheets</w:t>
            </w:r>
          </w:p>
        </w:tc>
        <w:tc>
          <w:tcPr>
            <w:tcW w:w="831" w:type="dxa"/>
          </w:tcPr>
          <w:p w:rsidR="00070A2F" w:rsidRPr="00361D24" w:rsidRDefault="00070A2F" w:rsidP="001117C5">
            <w:pPr>
              <w:jc w:val="center"/>
              <w:rPr>
                <w:b/>
              </w:rPr>
            </w:pPr>
            <w:r w:rsidRPr="00361D24">
              <w:rPr>
                <w:b/>
              </w:rPr>
              <w:t>Off</w:t>
            </w:r>
          </w:p>
        </w:tc>
        <w:tc>
          <w:tcPr>
            <w:tcW w:w="5597" w:type="dxa"/>
            <w:vMerge w:val="restart"/>
          </w:tcPr>
          <w:p w:rsidR="00070A2F" w:rsidRDefault="00C06E37" w:rsidP="000C7A80">
            <w:pPr>
              <w:jc w:val="right"/>
            </w:pPr>
            <w:r>
              <w:rPr>
                <w:noProof/>
              </w:rPr>
              <mc:AlternateContent>
                <mc:Choice Requires="wps">
                  <w:drawing>
                    <wp:anchor distT="0" distB="0" distL="114300" distR="114300" simplePos="0" relativeHeight="251643392" behindDoc="0" locked="0" layoutInCell="1" allowOverlap="1" wp14:anchorId="4FB5FA9C" wp14:editId="135C2072">
                      <wp:simplePos x="0" y="0"/>
                      <wp:positionH relativeFrom="column">
                        <wp:posOffset>2186305</wp:posOffset>
                      </wp:positionH>
                      <wp:positionV relativeFrom="paragraph">
                        <wp:posOffset>2336800</wp:posOffset>
                      </wp:positionV>
                      <wp:extent cx="238760" cy="170180"/>
                      <wp:effectExtent l="19050" t="19050" r="27940" b="20320"/>
                      <wp:wrapNone/>
                      <wp:docPr id="16"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760" cy="170180"/>
                              </a:xfrm>
                              <a:prstGeom prst="rect">
                                <a:avLst/>
                              </a:prstGeom>
                              <a:solidFill>
                                <a:srgbClr val="FF0000"/>
                              </a:solidFill>
                              <a:ln w="28575" cmpd="dbl">
                                <a:solidFill>
                                  <a:schemeClr val="bg1"/>
                                </a:solidFill>
                              </a:ln>
                            </wps:spPr>
                            <wps:txbx>
                              <w:txbxContent>
                                <w:p w:rsidR="00667694" w:rsidRPr="00F34100" w:rsidRDefault="00667694" w:rsidP="00AA4391">
                                  <w:pPr>
                                    <w:pStyle w:val="NormalWeb"/>
                                    <w:spacing w:before="0" w:beforeAutospacing="0" w:after="0" w:afterAutospacing="0"/>
                                    <w:jc w:val="center"/>
                                    <w:rPr>
                                      <w:b/>
                                      <w:color w:val="FFFFFF" w:themeColor="background1"/>
                                      <w:sz w:val="18"/>
                                      <w:szCs w:val="18"/>
                                    </w:rPr>
                                  </w:pPr>
                                  <w:r>
                                    <w:rPr>
                                      <w:rFonts w:asciiTheme="minorHAnsi" w:hAnsi="Calibri" w:cstheme="minorBidi"/>
                                      <w:b/>
                                      <w:color w:val="FFFFFF" w:themeColor="background1"/>
                                      <w:kern w:val="24"/>
                                      <w:sz w:val="18"/>
                                      <w:szCs w:val="18"/>
                                    </w:rPr>
                                    <w:t>F</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172.15pt;margin-top:184pt;width:18.8pt;height:13.4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" fillcolor="red" strokecolor="white [3212]" strokeweight="2.25pt">
                      <v:stroke linestyle="thinThin"/>
                      <v:path arrowok="t"/>
                      <v:textbox inset="0,0,0,0">
                        <w:txbxContent>
                          <w:p w:rsidR="00667694" w:rsidRPr="00F34100" w:rsidRDefault="00667694" w:rsidP="00AA4391">
                            <w:pPr>
                              <w:pStyle w:val="NormalWeb"/>
                              <w:spacing w:before="0" w:beforeAutospacing="0" w:after="0" w:afterAutospacing="0"/>
                              <w:jc w:val="center"/>
                              <w:rPr>
                                <w:b/>
                                <w:color w:val="FFFFFF" w:themeColor="background1"/>
                                <w:sz w:val="18"/>
                                <w:szCs w:val="18"/>
                              </w:rPr>
                            </w:pPr>
                            <w:r>
                              <w:rPr>
                                <w:rFonts w:asciiTheme="minorHAnsi" w:hAnsi="Calibri" w:cstheme="minorBidi"/>
                                <w:b/>
                                <w:color w:val="FFFFFF" w:themeColor="background1"/>
                                <w:kern w:val="24"/>
                                <w:sz w:val="18"/>
                                <w:szCs w:val="18"/>
                              </w:rPr>
                              <w:t>F</w:t>
                            </w:r>
                          </w:p>
                        </w:txbxContent>
                      </v:textbox>
                    </v:shape>
                  </w:pict>
                </mc:Fallback>
              </mc:AlternateContent>
            </w:r>
            <w:r>
              <w:rPr>
                <w:noProof/>
              </w:rPr>
              <mc:AlternateContent>
                <mc:Choice Requires="wps">
                  <w:drawing>
                    <wp:anchor distT="0" distB="0" distL="114300" distR="114300" simplePos="0" relativeHeight="251644416" behindDoc="0" locked="0" layoutInCell="1" allowOverlap="1" wp14:anchorId="50556CDC" wp14:editId="783E1DA5">
                      <wp:simplePos x="0" y="0"/>
                      <wp:positionH relativeFrom="column">
                        <wp:posOffset>2425065</wp:posOffset>
                      </wp:positionH>
                      <wp:positionV relativeFrom="paragraph">
                        <wp:posOffset>381000</wp:posOffset>
                      </wp:positionV>
                      <wp:extent cx="238760" cy="170180"/>
                      <wp:effectExtent l="19050" t="19050" r="27940" b="20320"/>
                      <wp:wrapNone/>
                      <wp:docPr id="9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760" cy="170180"/>
                              </a:xfrm>
                              <a:prstGeom prst="rect">
                                <a:avLst/>
                              </a:prstGeom>
                              <a:solidFill>
                                <a:srgbClr val="FF0000"/>
                              </a:solidFill>
                              <a:ln w="28575" cmpd="dbl">
                                <a:solidFill>
                                  <a:schemeClr val="bg1"/>
                                </a:solidFill>
                              </a:ln>
                            </wps:spPr>
                            <wps:txbx>
                              <w:txbxContent>
                                <w:p w:rsidR="00667694" w:rsidRPr="00F34100" w:rsidRDefault="00667694" w:rsidP="00B31CAF">
                                  <w:pPr>
                                    <w:pStyle w:val="NormalWeb"/>
                                    <w:spacing w:before="0" w:beforeAutospacing="0" w:after="0" w:afterAutospacing="0"/>
                                    <w:jc w:val="center"/>
                                    <w:rPr>
                                      <w:b/>
                                      <w:color w:val="FFFFFF" w:themeColor="background1"/>
                                      <w:sz w:val="18"/>
                                      <w:szCs w:val="18"/>
                                    </w:rPr>
                                  </w:pPr>
                                  <w:r>
                                    <w:rPr>
                                      <w:rFonts w:asciiTheme="minorHAnsi" w:hAnsi="Calibri" w:cstheme="minorBidi"/>
                                      <w:b/>
                                      <w:color w:val="FFFFFF" w:themeColor="background1"/>
                                      <w:kern w:val="24"/>
                                      <w:sz w:val="18"/>
                                      <w:szCs w:val="18"/>
                                    </w:rPr>
                                    <w:t>E</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190.95pt;margin-top:30pt;width:18.8pt;height:13.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" fillcolor="red" strokecolor="white [3212]" strokeweight="2.25pt">
                      <v:stroke linestyle="thinThin"/>
                      <v:path arrowok="t"/>
                      <v:textbox inset="0,0,0,0">
                        <w:txbxContent>
                          <w:p w:rsidR="00667694" w:rsidRPr="00F34100" w:rsidRDefault="00667694" w:rsidP="00B31CAF">
                            <w:pPr>
                              <w:pStyle w:val="NormalWeb"/>
                              <w:spacing w:before="0" w:beforeAutospacing="0" w:after="0" w:afterAutospacing="0"/>
                              <w:jc w:val="center"/>
                              <w:rPr>
                                <w:b/>
                                <w:color w:val="FFFFFF" w:themeColor="background1"/>
                                <w:sz w:val="18"/>
                                <w:szCs w:val="18"/>
                              </w:rPr>
                            </w:pPr>
                            <w:r>
                              <w:rPr>
                                <w:rFonts w:asciiTheme="minorHAnsi" w:hAnsi="Calibri" w:cstheme="minorBidi"/>
                                <w:b/>
                                <w:color w:val="FFFFFF" w:themeColor="background1"/>
                                <w:kern w:val="24"/>
                                <w:sz w:val="18"/>
                                <w:szCs w:val="18"/>
                              </w:rPr>
                              <w:t>E</w:t>
                            </w:r>
                          </w:p>
                        </w:txbxContent>
                      </v:textbox>
                    </v:shape>
                  </w:pict>
                </mc:Fallback>
              </mc:AlternateContent>
            </w:r>
            <w:r w:rsidR="00070A2F">
              <w:rPr>
                <w:noProof/>
              </w:rPr>
              <w:drawing>
                <wp:inline distT="0" distB="0" distL="0" distR="0" wp14:anchorId="02042819" wp14:editId="748302F2">
                  <wp:extent cx="3269411" cy="28280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67883" cy="2826764"/>
                          </a:xfrm>
                          <a:prstGeom prst="rect">
                            <a:avLst/>
                          </a:prstGeom>
                        </pic:spPr>
                      </pic:pic>
                    </a:graphicData>
                  </a:graphic>
                </wp:inline>
              </w:drawing>
            </w:r>
          </w:p>
        </w:tc>
      </w:tr>
      <w:tr w:rsidR="00070A2F" w:rsidTr="00FB7267">
        <w:tc>
          <w:tcPr>
            <w:tcW w:w="4128" w:type="dxa"/>
          </w:tcPr>
          <w:p w:rsidR="00070A2F" w:rsidRDefault="00070A2F" w:rsidP="00AA4391">
            <w:pPr>
              <w:rPr>
                <w:noProof/>
              </w:rPr>
            </w:pPr>
          </w:p>
        </w:tc>
        <w:tc>
          <w:tcPr>
            <w:tcW w:w="831" w:type="dxa"/>
          </w:tcPr>
          <w:p w:rsidR="00070A2F" w:rsidRPr="00361D24" w:rsidRDefault="00070A2F" w:rsidP="001117C5">
            <w:pPr>
              <w:jc w:val="center"/>
              <w:rPr>
                <w:b/>
              </w:rPr>
            </w:pPr>
            <w:r w:rsidRPr="00361D24">
              <w:rPr>
                <w:b/>
              </w:rPr>
              <w:t>Off</w:t>
            </w:r>
          </w:p>
        </w:tc>
        <w:tc>
          <w:tcPr>
            <w:tcW w:w="5597" w:type="dxa"/>
            <w:vMerge/>
          </w:tcPr>
          <w:p w:rsidR="00070A2F" w:rsidRDefault="00070A2F" w:rsidP="001117C5">
            <w:pPr>
              <w:rPr>
                <w:noProof/>
              </w:rPr>
            </w:pPr>
          </w:p>
        </w:tc>
      </w:tr>
      <w:tr w:rsidR="00070A2F" w:rsidTr="00FB7267">
        <w:tc>
          <w:tcPr>
            <w:tcW w:w="4128" w:type="dxa"/>
          </w:tcPr>
          <w:p w:rsidR="00070A2F" w:rsidRPr="00AA4391" w:rsidRDefault="00C06E37" w:rsidP="00733F90">
            <w:pPr>
              <w:rPr>
                <w:noProof/>
                <w:sz w:val="20"/>
                <w:szCs w:val="20"/>
              </w:rPr>
            </w:pPr>
            <w:r>
              <w:rPr>
                <w:noProof/>
              </w:rPr>
              <mc:AlternateContent>
                <mc:Choice Requires="wps">
                  <w:drawing>
                    <wp:anchor distT="0" distB="0" distL="114300" distR="114300" simplePos="0" relativeHeight="251660800" behindDoc="0" locked="0" layoutInCell="1" allowOverlap="1" wp14:anchorId="61150323" wp14:editId="7E2644FB">
                      <wp:simplePos x="0" y="0"/>
                      <wp:positionH relativeFrom="column">
                        <wp:posOffset>2034540</wp:posOffset>
                      </wp:positionH>
                      <wp:positionV relativeFrom="paragraph">
                        <wp:posOffset>27305</wp:posOffset>
                      </wp:positionV>
                      <wp:extent cx="238760" cy="170180"/>
                      <wp:effectExtent l="19050" t="19050" r="27940" b="20320"/>
                      <wp:wrapNone/>
                      <wp:docPr id="1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760" cy="170180"/>
                              </a:xfrm>
                              <a:prstGeom prst="rect">
                                <a:avLst/>
                              </a:prstGeom>
                              <a:solidFill>
                                <a:srgbClr val="FF0000"/>
                              </a:solidFill>
                              <a:ln w="28575" cmpd="dbl">
                                <a:solidFill>
                                  <a:schemeClr val="bg1"/>
                                </a:solidFill>
                              </a:ln>
                            </wps:spPr>
                            <wps:txbx>
                              <w:txbxContent>
                                <w:p w:rsidR="00667694" w:rsidRPr="00F34100" w:rsidRDefault="00667694" w:rsidP="00070A2F">
                                  <w:pPr>
                                    <w:pStyle w:val="NormalWeb"/>
                                    <w:spacing w:before="0" w:beforeAutospacing="0" w:after="0" w:afterAutospacing="0"/>
                                    <w:jc w:val="center"/>
                                    <w:rPr>
                                      <w:b/>
                                      <w:color w:val="FFFFFF" w:themeColor="background1"/>
                                      <w:sz w:val="18"/>
                                      <w:szCs w:val="18"/>
                                    </w:rPr>
                                  </w:pPr>
                                  <w:r>
                                    <w:rPr>
                                      <w:rFonts w:asciiTheme="minorHAnsi" w:hAnsi="Calibri" w:cstheme="minorBidi"/>
                                      <w:b/>
                                      <w:color w:val="FFFFFF" w:themeColor="background1"/>
                                      <w:kern w:val="24"/>
                                      <w:sz w:val="18"/>
                                      <w:szCs w:val="18"/>
                                    </w:rPr>
                                    <w:t>F</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160.2pt;margin-top:2.15pt;width:18.8pt;height:13.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" fillcolor="red" strokecolor="white [3212]" strokeweight="2.25pt">
                      <v:stroke linestyle="thinThin"/>
                      <v:path arrowok="t"/>
                      <v:textbox inset="0,0,0,0">
                        <w:txbxContent>
                          <w:p w:rsidR="00667694" w:rsidRPr="00F34100" w:rsidRDefault="00667694" w:rsidP="00070A2F">
                            <w:pPr>
                              <w:pStyle w:val="NormalWeb"/>
                              <w:spacing w:before="0" w:beforeAutospacing="0" w:after="0" w:afterAutospacing="0"/>
                              <w:jc w:val="center"/>
                              <w:rPr>
                                <w:b/>
                                <w:color w:val="FFFFFF" w:themeColor="background1"/>
                                <w:sz w:val="18"/>
                                <w:szCs w:val="18"/>
                              </w:rPr>
                            </w:pPr>
                            <w:r>
                              <w:rPr>
                                <w:rFonts w:asciiTheme="minorHAnsi" w:hAnsi="Calibri" w:cstheme="minorBidi"/>
                                <w:b/>
                                <w:color w:val="FFFFFF" w:themeColor="background1"/>
                                <w:kern w:val="24"/>
                                <w:sz w:val="18"/>
                                <w:szCs w:val="18"/>
                              </w:rPr>
                              <w:t>F</w:t>
                            </w:r>
                          </w:p>
                        </w:txbxContent>
                      </v:textbox>
                    </v:shape>
                  </w:pict>
                </mc:Fallback>
              </mc:AlternateContent>
            </w:r>
            <w:r w:rsidR="00070A2F" w:rsidRPr="00AA4391">
              <w:rPr>
                <w:noProof/>
                <w:sz w:val="20"/>
                <w:szCs w:val="20"/>
              </w:rPr>
              <w:t>Visibility of Building Identification</w:t>
            </w:r>
          </w:p>
          <w:p w:rsidR="00070A2F" w:rsidRDefault="00070A2F" w:rsidP="00733F90">
            <w:pPr>
              <w:rPr>
                <w:noProof/>
                <w:sz w:val="20"/>
                <w:szCs w:val="20"/>
              </w:rPr>
            </w:pPr>
            <w:r w:rsidRPr="00AA4391">
              <w:rPr>
                <w:noProof/>
                <w:sz w:val="20"/>
                <w:szCs w:val="20"/>
              </w:rPr>
              <w:t>(used for multiple buildings in a single project, combined set of models, identify specific building)</w:t>
            </w:r>
          </w:p>
          <w:p w:rsidR="00070A2F" w:rsidRDefault="00070A2F" w:rsidP="00733F90">
            <w:pPr>
              <w:rPr>
                <w:noProof/>
              </w:rPr>
            </w:pPr>
          </w:p>
          <w:p w:rsidR="00070A2F" w:rsidRDefault="00070A2F" w:rsidP="00733F90">
            <w:pPr>
              <w:rPr>
                <w:i/>
                <w:noProof/>
                <w:color w:val="004C00"/>
              </w:rPr>
            </w:pPr>
            <w:r>
              <w:rPr>
                <w:noProof/>
              </w:rPr>
              <w:t xml:space="preserve">Visibility Parameter: </w:t>
            </w:r>
            <w:r w:rsidRPr="00070A2F">
              <w:rPr>
                <w:i/>
                <w:noProof/>
                <w:color w:val="004C00"/>
              </w:rPr>
              <w:t>Building_ID_Visibility</w:t>
            </w:r>
          </w:p>
          <w:p w:rsidR="00070A2F" w:rsidRDefault="00070A2F" w:rsidP="00733F90">
            <w:pPr>
              <w:rPr>
                <w:noProof/>
              </w:rPr>
            </w:pPr>
            <w:r w:rsidRPr="00070A2F">
              <w:rPr>
                <w:noProof/>
              </w:rPr>
              <w:t>Attribute Parameter:</w:t>
            </w:r>
            <w:r>
              <w:rPr>
                <w:i/>
                <w:noProof/>
                <w:color w:val="004C00"/>
              </w:rPr>
              <w:t xml:space="preserve"> BLDG_ID</w:t>
            </w:r>
          </w:p>
        </w:tc>
        <w:tc>
          <w:tcPr>
            <w:tcW w:w="831" w:type="dxa"/>
            <w:vMerge w:val="restart"/>
          </w:tcPr>
          <w:p w:rsidR="00070A2F" w:rsidRPr="00361D24" w:rsidRDefault="00070A2F" w:rsidP="001117C5">
            <w:pPr>
              <w:jc w:val="center"/>
              <w:rPr>
                <w:b/>
              </w:rPr>
            </w:pPr>
            <w:r>
              <w:rPr>
                <w:b/>
              </w:rPr>
              <w:t>Off</w:t>
            </w:r>
          </w:p>
        </w:tc>
        <w:tc>
          <w:tcPr>
            <w:tcW w:w="5597" w:type="dxa"/>
            <w:vMerge/>
          </w:tcPr>
          <w:p w:rsidR="00070A2F" w:rsidRDefault="00070A2F" w:rsidP="001117C5">
            <w:pPr>
              <w:rPr>
                <w:noProof/>
              </w:rPr>
            </w:pPr>
          </w:p>
        </w:tc>
      </w:tr>
      <w:tr w:rsidR="00070A2F" w:rsidTr="00FB7267">
        <w:trPr>
          <w:trHeight w:val="1433"/>
        </w:trPr>
        <w:tc>
          <w:tcPr>
            <w:tcW w:w="4128" w:type="dxa"/>
          </w:tcPr>
          <w:p w:rsidR="00070A2F" w:rsidRDefault="00C06E37" w:rsidP="00AA4391">
            <w:pPr>
              <w:rPr>
                <w:noProof/>
              </w:rPr>
            </w:pPr>
            <w:r>
              <w:rPr>
                <w:noProof/>
              </w:rPr>
              <mc:AlternateContent>
                <mc:Choice Requires="wps">
                  <w:drawing>
                    <wp:anchor distT="0" distB="0" distL="114300" distR="114300" simplePos="0" relativeHeight="251661824" behindDoc="0" locked="0" layoutInCell="1" allowOverlap="1" wp14:anchorId="1D314746" wp14:editId="06880619">
                      <wp:simplePos x="0" y="0"/>
                      <wp:positionH relativeFrom="column">
                        <wp:posOffset>1750060</wp:posOffset>
                      </wp:positionH>
                      <wp:positionV relativeFrom="paragraph">
                        <wp:posOffset>570865</wp:posOffset>
                      </wp:positionV>
                      <wp:extent cx="238760" cy="170180"/>
                      <wp:effectExtent l="19050" t="19050" r="27940" b="20320"/>
                      <wp:wrapNone/>
                      <wp:docPr id="13"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760" cy="170180"/>
                              </a:xfrm>
                              <a:prstGeom prst="rect">
                                <a:avLst/>
                              </a:prstGeom>
                              <a:solidFill>
                                <a:srgbClr val="FF0000"/>
                              </a:solidFill>
                              <a:ln w="28575" cmpd="dbl">
                                <a:solidFill>
                                  <a:schemeClr val="bg1"/>
                                </a:solidFill>
                              </a:ln>
                            </wps:spPr>
                            <wps:txbx>
                              <w:txbxContent>
                                <w:p w:rsidR="00667694" w:rsidRPr="00F34100" w:rsidRDefault="00667694" w:rsidP="00070A2F">
                                  <w:pPr>
                                    <w:pStyle w:val="NormalWeb"/>
                                    <w:spacing w:before="0" w:beforeAutospacing="0" w:after="0" w:afterAutospacing="0"/>
                                    <w:jc w:val="center"/>
                                    <w:rPr>
                                      <w:b/>
                                      <w:color w:val="FFFFFF" w:themeColor="background1"/>
                                      <w:sz w:val="18"/>
                                      <w:szCs w:val="18"/>
                                    </w:rPr>
                                  </w:pPr>
                                  <w:r>
                                    <w:rPr>
                                      <w:rFonts w:asciiTheme="minorHAnsi" w:hAnsi="Calibri" w:cstheme="minorBidi"/>
                                      <w:b/>
                                      <w:color w:val="FFFFFF" w:themeColor="background1"/>
                                      <w:kern w:val="24"/>
                                      <w:sz w:val="18"/>
                                      <w:szCs w:val="18"/>
                                    </w:rPr>
                                    <w:t>F</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137.8pt;margin-top:44.95pt;width:18.8pt;height:13.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" fillcolor="red" strokecolor="white [3212]" strokeweight="2.25pt">
                      <v:stroke linestyle="thinThin"/>
                      <v:path arrowok="t"/>
                      <v:textbox inset="0,0,0,0">
                        <w:txbxContent>
                          <w:p w:rsidR="00667694" w:rsidRPr="00F34100" w:rsidRDefault="00667694" w:rsidP="00070A2F">
                            <w:pPr>
                              <w:pStyle w:val="NormalWeb"/>
                              <w:spacing w:before="0" w:beforeAutospacing="0" w:after="0" w:afterAutospacing="0"/>
                              <w:jc w:val="center"/>
                              <w:rPr>
                                <w:b/>
                                <w:color w:val="FFFFFF" w:themeColor="background1"/>
                                <w:sz w:val="18"/>
                                <w:szCs w:val="18"/>
                              </w:rPr>
                            </w:pPr>
                            <w:r>
                              <w:rPr>
                                <w:rFonts w:asciiTheme="minorHAnsi" w:hAnsi="Calibri" w:cstheme="minorBidi"/>
                                <w:b/>
                                <w:color w:val="FFFFFF" w:themeColor="background1"/>
                                <w:kern w:val="24"/>
                                <w:sz w:val="18"/>
                                <w:szCs w:val="18"/>
                              </w:rPr>
                              <w:t>F</w:t>
                            </w:r>
                          </w:p>
                        </w:txbxContent>
                      </v:textbox>
                    </v:shape>
                  </w:pict>
                </mc:Fallback>
              </mc:AlternateContent>
            </w:r>
            <w:r w:rsidR="00070A2F">
              <w:rPr>
                <w:noProof/>
              </w:rPr>
              <w:drawing>
                <wp:inline distT="0" distB="0" distL="0" distR="0" wp14:anchorId="2B5EB35E" wp14:editId="6B13DF28">
                  <wp:extent cx="2484408" cy="86031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r="9148"/>
                          <a:stretch/>
                        </pic:blipFill>
                        <pic:spPr bwMode="auto">
                          <a:xfrm>
                            <a:off x="0" y="0"/>
                            <a:ext cx="2484935" cy="860498"/>
                          </a:xfrm>
                          <a:prstGeom prst="rect">
                            <a:avLst/>
                          </a:prstGeom>
                          <a:ln>
                            <a:noFill/>
                          </a:ln>
                          <a:extLst>
                            <a:ext uri="{53640926-AAD7-44D8-BBD7-CCE9431645EC}">
                              <a14:shadowObscured xmlns:a14="http://schemas.microsoft.com/office/drawing/2010/main"/>
                            </a:ext>
                          </a:extLst>
                        </pic:spPr>
                      </pic:pic>
                    </a:graphicData>
                  </a:graphic>
                </wp:inline>
              </w:drawing>
            </w:r>
          </w:p>
        </w:tc>
        <w:tc>
          <w:tcPr>
            <w:tcW w:w="831" w:type="dxa"/>
            <w:vMerge/>
          </w:tcPr>
          <w:p w:rsidR="00070A2F" w:rsidRPr="00361D24" w:rsidRDefault="00070A2F" w:rsidP="001117C5">
            <w:pPr>
              <w:jc w:val="center"/>
              <w:rPr>
                <w:b/>
              </w:rPr>
            </w:pPr>
          </w:p>
        </w:tc>
        <w:tc>
          <w:tcPr>
            <w:tcW w:w="5597" w:type="dxa"/>
            <w:vMerge/>
          </w:tcPr>
          <w:p w:rsidR="00070A2F" w:rsidRDefault="00070A2F" w:rsidP="001117C5">
            <w:pPr>
              <w:rPr>
                <w:noProof/>
              </w:rPr>
            </w:pPr>
          </w:p>
        </w:tc>
      </w:tr>
      <w:tr w:rsidR="00070A2F" w:rsidTr="00FB7267">
        <w:trPr>
          <w:trHeight w:val="835"/>
        </w:trPr>
        <w:tc>
          <w:tcPr>
            <w:tcW w:w="4128" w:type="dxa"/>
          </w:tcPr>
          <w:p w:rsidR="00070A2F" w:rsidRDefault="00070A2F" w:rsidP="00AA4391">
            <w:pPr>
              <w:rPr>
                <w:noProof/>
              </w:rPr>
            </w:pPr>
          </w:p>
        </w:tc>
        <w:tc>
          <w:tcPr>
            <w:tcW w:w="831" w:type="dxa"/>
            <w:vMerge/>
          </w:tcPr>
          <w:p w:rsidR="00070A2F" w:rsidRPr="00361D24" w:rsidRDefault="00070A2F" w:rsidP="001117C5">
            <w:pPr>
              <w:jc w:val="center"/>
              <w:rPr>
                <w:b/>
              </w:rPr>
            </w:pPr>
          </w:p>
        </w:tc>
        <w:tc>
          <w:tcPr>
            <w:tcW w:w="5597" w:type="dxa"/>
            <w:vMerge/>
          </w:tcPr>
          <w:p w:rsidR="00070A2F" w:rsidRDefault="00070A2F" w:rsidP="001117C5">
            <w:pPr>
              <w:rPr>
                <w:noProof/>
              </w:rPr>
            </w:pPr>
          </w:p>
        </w:tc>
      </w:tr>
    </w:tbl>
    <w:p w:rsidR="00B31CAF" w:rsidRDefault="00B31CAF" w:rsidP="00B31CAF"/>
    <w:tbl>
      <w:tblPr>
        <w:tblStyle w:val="TableGrid"/>
        <w:tblW w:w="0" w:type="auto"/>
        <w:tblLook w:val="04A0" w:firstRow="1" w:lastRow="0" w:firstColumn="1" w:lastColumn="0" w:noHBand="0" w:noVBand="1"/>
      </w:tblPr>
      <w:tblGrid>
        <w:gridCol w:w="2473"/>
        <w:gridCol w:w="2497"/>
        <w:gridCol w:w="2622"/>
        <w:gridCol w:w="2964"/>
      </w:tblGrid>
      <w:tr w:rsidR="004020B2" w:rsidTr="004020B2">
        <w:trPr>
          <w:trHeight w:val="247"/>
        </w:trPr>
        <w:tc>
          <w:tcPr>
            <w:tcW w:w="2473" w:type="dxa"/>
          </w:tcPr>
          <w:p w:rsidR="004020B2" w:rsidRPr="00CD3B1F" w:rsidRDefault="004020B2" w:rsidP="001117C5">
            <w:pPr>
              <w:rPr>
                <w:sz w:val="20"/>
                <w:szCs w:val="20"/>
              </w:rPr>
            </w:pPr>
            <w:r w:rsidRPr="00CD3B1F">
              <w:rPr>
                <w:sz w:val="20"/>
                <w:szCs w:val="20"/>
              </w:rPr>
              <w:t>USACE Contract parameters</w:t>
            </w:r>
          </w:p>
        </w:tc>
        <w:tc>
          <w:tcPr>
            <w:tcW w:w="2497" w:type="dxa"/>
          </w:tcPr>
          <w:p w:rsidR="004020B2" w:rsidRDefault="004020B2" w:rsidP="001117C5">
            <w:r>
              <w:rPr>
                <w:sz w:val="20"/>
                <w:szCs w:val="20"/>
              </w:rPr>
              <w:t xml:space="preserve">Alt. </w:t>
            </w:r>
            <w:r w:rsidRPr="00CD3B1F">
              <w:rPr>
                <w:sz w:val="20"/>
                <w:szCs w:val="20"/>
              </w:rPr>
              <w:t>Contract parameters</w:t>
            </w:r>
          </w:p>
        </w:tc>
        <w:tc>
          <w:tcPr>
            <w:tcW w:w="2622" w:type="dxa"/>
          </w:tcPr>
          <w:p w:rsidR="004020B2" w:rsidRDefault="004020B2" w:rsidP="001117C5">
            <w:pPr>
              <w:rPr>
                <w:sz w:val="20"/>
                <w:szCs w:val="20"/>
              </w:rPr>
            </w:pPr>
            <w:r>
              <w:rPr>
                <w:sz w:val="20"/>
                <w:szCs w:val="20"/>
              </w:rPr>
              <w:t>Project Status</w:t>
            </w:r>
          </w:p>
        </w:tc>
        <w:tc>
          <w:tcPr>
            <w:tcW w:w="2964" w:type="dxa"/>
          </w:tcPr>
          <w:p w:rsidR="004020B2" w:rsidRDefault="004020B2" w:rsidP="001117C5">
            <w:r>
              <w:rPr>
                <w:sz w:val="20"/>
                <w:szCs w:val="20"/>
              </w:rPr>
              <w:t xml:space="preserve">Building ID ; Sheet # of ## </w:t>
            </w:r>
          </w:p>
        </w:tc>
      </w:tr>
      <w:tr w:rsidR="004020B2" w:rsidTr="004020B2">
        <w:trPr>
          <w:trHeight w:val="2770"/>
        </w:trPr>
        <w:tc>
          <w:tcPr>
            <w:tcW w:w="2473" w:type="dxa"/>
          </w:tcPr>
          <w:p w:rsidR="004020B2" w:rsidRDefault="00C06E37" w:rsidP="001117C5">
            <w:pPr>
              <w:jc w:val="center"/>
            </w:pPr>
            <w:r>
              <w:rPr>
                <w:noProof/>
              </w:rPr>
              <mc:AlternateContent>
                <mc:Choice Requires="wps">
                  <w:drawing>
                    <wp:anchor distT="0" distB="0" distL="114300" distR="114300" simplePos="0" relativeHeight="251670016" behindDoc="0" locked="0" layoutInCell="1" allowOverlap="1" wp14:anchorId="746502B4" wp14:editId="6225B949">
                      <wp:simplePos x="0" y="0"/>
                      <wp:positionH relativeFrom="column">
                        <wp:posOffset>88900</wp:posOffset>
                      </wp:positionH>
                      <wp:positionV relativeFrom="paragraph">
                        <wp:posOffset>370840</wp:posOffset>
                      </wp:positionV>
                      <wp:extent cx="238760" cy="170180"/>
                      <wp:effectExtent l="19050" t="19050" r="27940" b="20320"/>
                      <wp:wrapNone/>
                      <wp:docPr id="106"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760" cy="170180"/>
                              </a:xfrm>
                              <a:prstGeom prst="rect">
                                <a:avLst/>
                              </a:prstGeom>
                              <a:solidFill>
                                <a:srgbClr val="FF0000"/>
                              </a:solidFill>
                              <a:ln w="28575" cmpd="dbl">
                                <a:solidFill>
                                  <a:schemeClr val="bg1"/>
                                </a:solidFill>
                              </a:ln>
                            </wps:spPr>
                            <wps:txbx>
                              <w:txbxContent>
                                <w:p w:rsidR="00667694" w:rsidRPr="00F34100" w:rsidRDefault="00667694" w:rsidP="00B31CAF">
                                  <w:pPr>
                                    <w:pStyle w:val="NormalWeb"/>
                                    <w:spacing w:before="0" w:beforeAutospacing="0" w:after="0" w:afterAutospacing="0"/>
                                    <w:jc w:val="center"/>
                                    <w:rPr>
                                      <w:b/>
                                      <w:color w:val="FFFFFF" w:themeColor="background1"/>
                                      <w:sz w:val="18"/>
                                      <w:szCs w:val="18"/>
                                    </w:rPr>
                                  </w:pPr>
                                  <w:r>
                                    <w:rPr>
                                      <w:rFonts w:asciiTheme="minorHAnsi" w:hAnsi="Calibri" w:cstheme="minorBidi"/>
                                      <w:b/>
                                      <w:color w:val="FFFFFF" w:themeColor="background1"/>
                                      <w:kern w:val="24"/>
                                      <w:sz w:val="18"/>
                                      <w:szCs w:val="18"/>
                                    </w:rPr>
                                    <w:t>G</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7pt;margin-top:29.2pt;width:18.8pt;height:13.4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" fillcolor="red" strokecolor="white [3212]" strokeweight="2.25pt">
                      <v:stroke linestyle="thinThin"/>
                      <v:path arrowok="t"/>
                      <v:textbox inset="0,0,0,0">
                        <w:txbxContent>
                          <w:p w:rsidR="00667694" w:rsidRPr="00F34100" w:rsidRDefault="00667694" w:rsidP="00B31CAF">
                            <w:pPr>
                              <w:pStyle w:val="NormalWeb"/>
                              <w:spacing w:before="0" w:beforeAutospacing="0" w:after="0" w:afterAutospacing="0"/>
                              <w:jc w:val="center"/>
                              <w:rPr>
                                <w:b/>
                                <w:color w:val="FFFFFF" w:themeColor="background1"/>
                                <w:sz w:val="18"/>
                                <w:szCs w:val="18"/>
                              </w:rPr>
                            </w:pPr>
                            <w:r>
                              <w:rPr>
                                <w:rFonts w:asciiTheme="minorHAnsi" w:hAnsi="Calibri" w:cstheme="minorBidi"/>
                                <w:b/>
                                <w:color w:val="FFFFFF" w:themeColor="background1"/>
                                <w:kern w:val="24"/>
                                <w:sz w:val="18"/>
                                <w:szCs w:val="18"/>
                              </w:rPr>
                              <w:t>G</w:t>
                            </w:r>
                          </w:p>
                        </w:txbxContent>
                      </v:textbox>
                    </v:shape>
                  </w:pict>
                </mc:Fallback>
              </mc:AlternateContent>
            </w:r>
            <w:r w:rsidR="004020B2">
              <w:rPr>
                <w:noProof/>
              </w:rPr>
              <w:drawing>
                <wp:inline distT="0" distB="0" distL="0" distR="0" wp14:anchorId="5C421623" wp14:editId="6E5816C7">
                  <wp:extent cx="746501" cy="1201003"/>
                  <wp:effectExtent l="19050" t="19050" r="15875" b="1841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747975" cy="1203375"/>
                          </a:xfrm>
                          <a:prstGeom prst="rect">
                            <a:avLst/>
                          </a:prstGeom>
                          <a:solidFill>
                            <a:schemeClr val="bg1">
                              <a:lumMod val="50000"/>
                            </a:schemeClr>
                          </a:solidFill>
                          <a:ln>
                            <a:solidFill>
                              <a:schemeClr val="bg1">
                                <a:lumMod val="50000"/>
                              </a:schemeClr>
                            </a:solidFill>
                          </a:ln>
                        </pic:spPr>
                      </pic:pic>
                    </a:graphicData>
                  </a:graphic>
                </wp:inline>
              </w:drawing>
            </w:r>
          </w:p>
        </w:tc>
        <w:tc>
          <w:tcPr>
            <w:tcW w:w="2497" w:type="dxa"/>
          </w:tcPr>
          <w:p w:rsidR="004020B2" w:rsidRDefault="00C06E37" w:rsidP="001117C5">
            <w:pPr>
              <w:jc w:val="center"/>
            </w:pPr>
            <w:r>
              <w:rPr>
                <w:noProof/>
              </w:rPr>
              <mc:AlternateContent>
                <mc:Choice Requires="wps">
                  <w:drawing>
                    <wp:anchor distT="0" distB="0" distL="114300" distR="114300" simplePos="0" relativeHeight="251671040" behindDoc="0" locked="0" layoutInCell="1" allowOverlap="1" wp14:anchorId="446EB6DF" wp14:editId="666A561C">
                      <wp:simplePos x="0" y="0"/>
                      <wp:positionH relativeFrom="column">
                        <wp:posOffset>-5080</wp:posOffset>
                      </wp:positionH>
                      <wp:positionV relativeFrom="paragraph">
                        <wp:posOffset>357505</wp:posOffset>
                      </wp:positionV>
                      <wp:extent cx="238760" cy="170180"/>
                      <wp:effectExtent l="19050" t="19050" r="27940" b="20320"/>
                      <wp:wrapNone/>
                      <wp:docPr id="107"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760" cy="170180"/>
                              </a:xfrm>
                              <a:prstGeom prst="rect">
                                <a:avLst/>
                              </a:prstGeom>
                              <a:solidFill>
                                <a:srgbClr val="FF0000"/>
                              </a:solidFill>
                              <a:ln w="28575" cmpd="dbl">
                                <a:solidFill>
                                  <a:schemeClr val="bg1"/>
                                </a:solidFill>
                              </a:ln>
                            </wps:spPr>
                            <wps:txbx>
                              <w:txbxContent>
                                <w:p w:rsidR="00667694" w:rsidRPr="00F34100" w:rsidRDefault="00667694" w:rsidP="00B31CAF">
                                  <w:pPr>
                                    <w:pStyle w:val="NormalWeb"/>
                                    <w:spacing w:before="0" w:beforeAutospacing="0" w:after="0" w:afterAutospacing="0"/>
                                    <w:jc w:val="center"/>
                                    <w:rPr>
                                      <w:b/>
                                      <w:color w:val="FFFFFF" w:themeColor="background1"/>
                                      <w:sz w:val="18"/>
                                      <w:szCs w:val="18"/>
                                    </w:rPr>
                                  </w:pPr>
                                  <w:r>
                                    <w:rPr>
                                      <w:rFonts w:asciiTheme="minorHAnsi" w:hAnsi="Calibri" w:cstheme="minorBidi"/>
                                      <w:b/>
                                      <w:color w:val="FFFFFF" w:themeColor="background1"/>
                                      <w:kern w:val="24"/>
                                      <w:sz w:val="18"/>
                                      <w:szCs w:val="18"/>
                                    </w:rPr>
                                    <w:t>H</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4pt;margin-top:28.15pt;width:18.8pt;height:13.4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" fillcolor="red" strokecolor="white [3212]" strokeweight="2.25pt">
                      <v:stroke linestyle="thinThin"/>
                      <v:path arrowok="t"/>
                      <v:textbox inset="0,0,0,0">
                        <w:txbxContent>
                          <w:p w:rsidR="00667694" w:rsidRPr="00F34100" w:rsidRDefault="00667694" w:rsidP="00B31CAF">
                            <w:pPr>
                              <w:pStyle w:val="NormalWeb"/>
                              <w:spacing w:before="0" w:beforeAutospacing="0" w:after="0" w:afterAutospacing="0"/>
                              <w:jc w:val="center"/>
                              <w:rPr>
                                <w:b/>
                                <w:color w:val="FFFFFF" w:themeColor="background1"/>
                                <w:sz w:val="18"/>
                                <w:szCs w:val="18"/>
                              </w:rPr>
                            </w:pPr>
                            <w:r>
                              <w:rPr>
                                <w:rFonts w:asciiTheme="minorHAnsi" w:hAnsi="Calibri" w:cstheme="minorBidi"/>
                                <w:b/>
                                <w:color w:val="FFFFFF" w:themeColor="background1"/>
                                <w:kern w:val="24"/>
                                <w:sz w:val="18"/>
                                <w:szCs w:val="18"/>
                              </w:rPr>
                              <w:t>H</w:t>
                            </w:r>
                          </w:p>
                        </w:txbxContent>
                      </v:textbox>
                    </v:shape>
                  </w:pict>
                </mc:Fallback>
              </mc:AlternateContent>
            </w:r>
            <w:r w:rsidR="004020B2">
              <w:rPr>
                <w:noProof/>
              </w:rPr>
              <w:drawing>
                <wp:inline distT="0" distB="0" distL="0" distR="0" wp14:anchorId="18766CDB" wp14:editId="123ACAA1">
                  <wp:extent cx="842969" cy="1201003"/>
                  <wp:effectExtent l="19050" t="19050" r="14605" b="1841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846115" cy="1205486"/>
                          </a:xfrm>
                          <a:prstGeom prst="rect">
                            <a:avLst/>
                          </a:prstGeom>
                          <a:solidFill>
                            <a:schemeClr val="bg1">
                              <a:lumMod val="50000"/>
                            </a:schemeClr>
                          </a:solidFill>
                          <a:ln>
                            <a:solidFill>
                              <a:schemeClr val="bg1">
                                <a:lumMod val="50000"/>
                              </a:schemeClr>
                            </a:solidFill>
                          </a:ln>
                        </pic:spPr>
                      </pic:pic>
                    </a:graphicData>
                  </a:graphic>
                </wp:inline>
              </w:drawing>
            </w:r>
          </w:p>
        </w:tc>
        <w:tc>
          <w:tcPr>
            <w:tcW w:w="2622" w:type="dxa"/>
          </w:tcPr>
          <w:p w:rsidR="004020B2" w:rsidRDefault="00C06E37" w:rsidP="00FE384A">
            <w:pPr>
              <w:rPr>
                <w:b/>
                <w:noProof/>
              </w:rPr>
            </w:pPr>
            <w:r>
              <w:rPr>
                <w:b/>
                <w:noProof/>
              </w:rPr>
              <mc:AlternateContent>
                <mc:Choice Requires="wps">
                  <w:drawing>
                    <wp:anchor distT="0" distB="0" distL="114300" distR="114300" simplePos="0" relativeHeight="251691520" behindDoc="0" locked="0" layoutInCell="1" allowOverlap="1" wp14:anchorId="747C3763" wp14:editId="5C65B3F2">
                      <wp:simplePos x="0" y="0"/>
                      <wp:positionH relativeFrom="column">
                        <wp:posOffset>1311275</wp:posOffset>
                      </wp:positionH>
                      <wp:positionV relativeFrom="paragraph">
                        <wp:posOffset>870585</wp:posOffset>
                      </wp:positionV>
                      <wp:extent cx="238760" cy="170180"/>
                      <wp:effectExtent l="19050" t="19050" r="27940" b="20320"/>
                      <wp:wrapNone/>
                      <wp:docPr id="12"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760" cy="170180"/>
                              </a:xfrm>
                              <a:prstGeom prst="rect">
                                <a:avLst/>
                              </a:prstGeom>
                              <a:solidFill>
                                <a:srgbClr val="FF0000"/>
                              </a:solidFill>
                              <a:ln w="28575" cmpd="dbl">
                                <a:solidFill>
                                  <a:schemeClr val="bg1"/>
                                </a:solidFill>
                              </a:ln>
                            </wps:spPr>
                            <wps:txbx>
                              <w:txbxContent>
                                <w:p w:rsidR="00667694" w:rsidRPr="00F34100" w:rsidRDefault="00667694" w:rsidP="00005C5A">
                                  <w:pPr>
                                    <w:pStyle w:val="NormalWeb"/>
                                    <w:spacing w:before="0" w:beforeAutospacing="0" w:after="0" w:afterAutospacing="0"/>
                                    <w:jc w:val="center"/>
                                    <w:rPr>
                                      <w:b/>
                                      <w:color w:val="FFFFFF" w:themeColor="background1"/>
                                      <w:sz w:val="18"/>
                                      <w:szCs w:val="18"/>
                                    </w:rPr>
                                  </w:pPr>
                                  <w:r>
                                    <w:rPr>
                                      <w:rFonts w:asciiTheme="minorHAnsi" w:hAnsi="Calibri" w:cstheme="minorBidi"/>
                                      <w:b/>
                                      <w:color w:val="FFFFFF" w:themeColor="background1"/>
                                      <w:kern w:val="24"/>
                                      <w:sz w:val="18"/>
                                      <w:szCs w:val="18"/>
                                    </w:rPr>
                                    <w:t>K</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103.25pt;margin-top:68.55pt;width:18.8pt;height:13.4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" fillcolor="red" strokecolor="white [3212]" strokeweight="2.25pt">
                      <v:stroke linestyle="thinThin"/>
                      <v:path arrowok="t"/>
                      <v:textbox inset="0,0,0,0">
                        <w:txbxContent>
                          <w:p w:rsidR="00667694" w:rsidRPr="00F34100" w:rsidRDefault="00667694" w:rsidP="00005C5A">
                            <w:pPr>
                              <w:pStyle w:val="NormalWeb"/>
                              <w:spacing w:before="0" w:beforeAutospacing="0" w:after="0" w:afterAutospacing="0"/>
                              <w:jc w:val="center"/>
                              <w:rPr>
                                <w:b/>
                                <w:color w:val="FFFFFF" w:themeColor="background1"/>
                                <w:sz w:val="18"/>
                                <w:szCs w:val="18"/>
                              </w:rPr>
                            </w:pPr>
                            <w:r>
                              <w:rPr>
                                <w:rFonts w:asciiTheme="minorHAnsi" w:hAnsi="Calibri" w:cstheme="minorBidi"/>
                                <w:b/>
                                <w:color w:val="FFFFFF" w:themeColor="background1"/>
                                <w:kern w:val="24"/>
                                <w:sz w:val="18"/>
                                <w:szCs w:val="18"/>
                              </w:rPr>
                              <w:t>K</w:t>
                            </w:r>
                          </w:p>
                        </w:txbxContent>
                      </v:textbox>
                    </v:shape>
                  </w:pict>
                </mc:Fallback>
              </mc:AlternateContent>
            </w:r>
            <w:r>
              <w:rPr>
                <w:b/>
                <w:noProof/>
              </w:rPr>
              <mc:AlternateContent>
                <mc:Choice Requires="wps">
                  <w:drawing>
                    <wp:anchor distT="0" distB="0" distL="114300" distR="114300" simplePos="0" relativeHeight="251676160" behindDoc="0" locked="0" layoutInCell="1" allowOverlap="1" wp14:anchorId="44B522CE" wp14:editId="74051525">
                      <wp:simplePos x="0" y="0"/>
                      <wp:positionH relativeFrom="column">
                        <wp:posOffset>26035</wp:posOffset>
                      </wp:positionH>
                      <wp:positionV relativeFrom="paragraph">
                        <wp:posOffset>1040765</wp:posOffset>
                      </wp:positionV>
                      <wp:extent cx="1346835" cy="229870"/>
                      <wp:effectExtent l="16510" t="21590" r="17780" b="15240"/>
                      <wp:wrapNone/>
                      <wp:docPr id="11" name="AutoShape 1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6835" cy="229870"/>
                              </a:xfrm>
                              <a:prstGeom prst="roundRect">
                                <a:avLst>
                                  <a:gd name="adj" fmla="val 16667"/>
                                </a:avLst>
                              </a:prstGeom>
                              <a:noFill/>
                              <a:ln w="25400">
                                <a:solidFill>
                                  <a:srgbClr val="FF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w14:anchorId="0105025F" id="AutoShape 1246" o:spid="_x0000_s1026" style="position:absolute;margin-left:2.05pt;margin-top:81.95pt;width:106.05pt;height:18.1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" filled="f" strokecolor="red" strokeweight="2pt">
                      <v:stroke dashstyle="1 1"/>
                    </v:roundrect>
                  </w:pict>
                </mc:Fallback>
              </mc:AlternateContent>
            </w:r>
            <w:r w:rsidR="004020B2">
              <w:rPr>
                <w:noProof/>
              </w:rPr>
              <w:drawing>
                <wp:inline distT="0" distB="0" distL="0" distR="0" wp14:anchorId="02092441" wp14:editId="33C0962C">
                  <wp:extent cx="1354347" cy="12326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355146" cy="1233394"/>
                          </a:xfrm>
                          <a:prstGeom prst="rect">
                            <a:avLst/>
                          </a:prstGeom>
                        </pic:spPr>
                      </pic:pic>
                    </a:graphicData>
                  </a:graphic>
                </wp:inline>
              </w:drawing>
            </w:r>
          </w:p>
        </w:tc>
        <w:tc>
          <w:tcPr>
            <w:tcW w:w="2964" w:type="dxa"/>
          </w:tcPr>
          <w:p w:rsidR="004020B2" w:rsidRDefault="00C06E37" w:rsidP="00FE384A">
            <w:r>
              <w:rPr>
                <w:b/>
                <w:noProof/>
              </w:rPr>
              <mc:AlternateContent>
                <mc:Choice Requires="wps">
                  <w:drawing>
                    <wp:anchor distT="0" distB="0" distL="114300" distR="114300" simplePos="0" relativeHeight="251672064" behindDoc="0" locked="0" layoutInCell="1" allowOverlap="1" wp14:anchorId="7E4DF78A" wp14:editId="101E6D03">
                      <wp:simplePos x="0" y="0"/>
                      <wp:positionH relativeFrom="column">
                        <wp:posOffset>1270635</wp:posOffset>
                      </wp:positionH>
                      <wp:positionV relativeFrom="paragraph">
                        <wp:posOffset>1051560</wp:posOffset>
                      </wp:positionV>
                      <wp:extent cx="238760" cy="170180"/>
                      <wp:effectExtent l="19050" t="19050" r="27940" b="20320"/>
                      <wp:wrapNone/>
                      <wp:docPr id="93"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760" cy="170180"/>
                              </a:xfrm>
                              <a:prstGeom prst="rect">
                                <a:avLst/>
                              </a:prstGeom>
                              <a:solidFill>
                                <a:srgbClr val="FF0000"/>
                              </a:solidFill>
                              <a:ln w="28575" cmpd="dbl">
                                <a:solidFill>
                                  <a:schemeClr val="bg1"/>
                                </a:solidFill>
                              </a:ln>
                            </wps:spPr>
                            <wps:txbx>
                              <w:txbxContent>
                                <w:p w:rsidR="00667694" w:rsidRPr="00F34100" w:rsidRDefault="00667694" w:rsidP="00EE19EB">
                                  <w:pPr>
                                    <w:pStyle w:val="NormalWeb"/>
                                    <w:spacing w:before="0" w:beforeAutospacing="0" w:after="0" w:afterAutospacing="0"/>
                                    <w:jc w:val="center"/>
                                    <w:rPr>
                                      <w:b/>
                                      <w:color w:val="FFFFFF" w:themeColor="background1"/>
                                      <w:sz w:val="18"/>
                                      <w:szCs w:val="18"/>
                                    </w:rPr>
                                  </w:pPr>
                                  <w:r>
                                    <w:rPr>
                                      <w:rFonts w:asciiTheme="minorHAnsi" w:hAnsi="Calibri" w:cstheme="minorBidi"/>
                                      <w:b/>
                                      <w:color w:val="FFFFFF" w:themeColor="background1"/>
                                      <w:kern w:val="24"/>
                                      <w:sz w:val="18"/>
                                      <w:szCs w:val="18"/>
                                    </w:rPr>
                                    <w:t>E</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100.05pt;margin-top:82.8pt;width:18.8pt;height:13.4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" fillcolor="red" strokecolor="white [3212]" strokeweight="2.25pt">
                      <v:stroke linestyle="thinThin"/>
                      <v:path arrowok="t"/>
                      <v:textbox inset="0,0,0,0">
                        <w:txbxContent>
                          <w:p w:rsidR="00667694" w:rsidRPr="00F34100" w:rsidRDefault="00667694" w:rsidP="00EE19EB">
                            <w:pPr>
                              <w:pStyle w:val="NormalWeb"/>
                              <w:spacing w:before="0" w:beforeAutospacing="0" w:after="0" w:afterAutospacing="0"/>
                              <w:jc w:val="center"/>
                              <w:rPr>
                                <w:b/>
                                <w:color w:val="FFFFFF" w:themeColor="background1"/>
                                <w:sz w:val="18"/>
                                <w:szCs w:val="18"/>
                              </w:rPr>
                            </w:pPr>
                            <w:r>
                              <w:rPr>
                                <w:rFonts w:asciiTheme="minorHAnsi" w:hAnsi="Calibri" w:cstheme="minorBidi"/>
                                <w:b/>
                                <w:color w:val="FFFFFF" w:themeColor="background1"/>
                                <w:kern w:val="24"/>
                                <w:sz w:val="18"/>
                                <w:szCs w:val="18"/>
                              </w:rPr>
                              <w:t>E</w:t>
                            </w:r>
                          </w:p>
                        </w:txbxContent>
                      </v:textbox>
                    </v:shape>
                  </w:pict>
                </mc:Fallback>
              </mc:AlternateContent>
            </w:r>
            <w:r>
              <w:rPr>
                <w:noProof/>
              </w:rPr>
              <mc:AlternateContent>
                <mc:Choice Requires="wps">
                  <w:drawing>
                    <wp:anchor distT="0" distB="0" distL="114300" distR="114300" simplePos="0" relativeHeight="251675136" behindDoc="0" locked="0" layoutInCell="1" allowOverlap="1" wp14:anchorId="7A48B393" wp14:editId="521E040A">
                      <wp:simplePos x="0" y="0"/>
                      <wp:positionH relativeFrom="column">
                        <wp:posOffset>1234440</wp:posOffset>
                      </wp:positionH>
                      <wp:positionV relativeFrom="paragraph">
                        <wp:posOffset>357505</wp:posOffset>
                      </wp:positionV>
                      <wp:extent cx="238760" cy="170180"/>
                      <wp:effectExtent l="19050" t="19050" r="27940" b="20320"/>
                      <wp:wrapNone/>
                      <wp:docPr id="109"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760" cy="170180"/>
                              </a:xfrm>
                              <a:prstGeom prst="rect">
                                <a:avLst/>
                              </a:prstGeom>
                              <a:solidFill>
                                <a:srgbClr val="FF0000"/>
                              </a:solidFill>
                              <a:ln w="28575" cmpd="dbl">
                                <a:solidFill>
                                  <a:schemeClr val="bg1"/>
                                </a:solidFill>
                              </a:ln>
                            </wps:spPr>
                            <wps:txbx>
                              <w:txbxContent>
                                <w:p w:rsidR="00667694" w:rsidRPr="00F34100" w:rsidRDefault="00667694" w:rsidP="00B31CAF">
                                  <w:pPr>
                                    <w:pStyle w:val="NormalWeb"/>
                                    <w:spacing w:before="0" w:beforeAutospacing="0" w:after="0" w:afterAutospacing="0"/>
                                    <w:jc w:val="center"/>
                                    <w:rPr>
                                      <w:b/>
                                      <w:color w:val="FFFFFF" w:themeColor="background1"/>
                                      <w:sz w:val="18"/>
                                      <w:szCs w:val="18"/>
                                    </w:rPr>
                                  </w:pPr>
                                  <w:r>
                                    <w:rPr>
                                      <w:rFonts w:asciiTheme="minorHAnsi" w:hAnsi="Calibri" w:cstheme="minorBidi"/>
                                      <w:b/>
                                      <w:color w:val="FFFFFF" w:themeColor="background1"/>
                                      <w:kern w:val="24"/>
                                      <w:sz w:val="18"/>
                                      <w:szCs w:val="18"/>
                                    </w:rPr>
                                    <w:t>F</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97.2pt;margin-top:28.15pt;width:18.8pt;height:13.4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" fillcolor="red" strokecolor="white [3212]" strokeweight="2.25pt">
                      <v:stroke linestyle="thinThin"/>
                      <v:path arrowok="t"/>
                      <v:textbox inset="0,0,0,0">
                        <w:txbxContent>
                          <w:p w:rsidR="00667694" w:rsidRPr="00F34100" w:rsidRDefault="00667694" w:rsidP="00B31CAF">
                            <w:pPr>
                              <w:pStyle w:val="NormalWeb"/>
                              <w:spacing w:before="0" w:beforeAutospacing="0" w:after="0" w:afterAutospacing="0"/>
                              <w:jc w:val="center"/>
                              <w:rPr>
                                <w:b/>
                                <w:color w:val="FFFFFF" w:themeColor="background1"/>
                                <w:sz w:val="18"/>
                                <w:szCs w:val="18"/>
                              </w:rPr>
                            </w:pPr>
                            <w:r>
                              <w:rPr>
                                <w:rFonts w:asciiTheme="minorHAnsi" w:hAnsi="Calibri" w:cstheme="minorBidi"/>
                                <w:b/>
                                <w:color w:val="FFFFFF" w:themeColor="background1"/>
                                <w:kern w:val="24"/>
                                <w:sz w:val="18"/>
                                <w:szCs w:val="18"/>
                              </w:rPr>
                              <w:t>F</w:t>
                            </w:r>
                          </w:p>
                        </w:txbxContent>
                      </v:textbox>
                    </v:shape>
                  </w:pict>
                </mc:Fallback>
              </mc:AlternateContent>
            </w:r>
            <w:r>
              <w:rPr>
                <w:noProof/>
              </w:rPr>
              <mc:AlternateContent>
                <mc:Choice Requires="wps">
                  <w:drawing>
                    <wp:anchor distT="0" distB="0" distL="114300" distR="114300" simplePos="0" relativeHeight="251674112" behindDoc="0" locked="0" layoutInCell="1" allowOverlap="1" wp14:anchorId="648DD45D" wp14:editId="3018E0BB">
                      <wp:simplePos x="0" y="0"/>
                      <wp:positionH relativeFrom="column">
                        <wp:posOffset>163830</wp:posOffset>
                      </wp:positionH>
                      <wp:positionV relativeFrom="paragraph">
                        <wp:posOffset>302895</wp:posOffset>
                      </wp:positionV>
                      <wp:extent cx="744220" cy="238125"/>
                      <wp:effectExtent l="20955" t="17145" r="15875" b="20955"/>
                      <wp:wrapNone/>
                      <wp:docPr id="10" name="Rounded 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238125"/>
                              </a:xfrm>
                              <a:prstGeom prst="roundRect">
                                <a:avLst>
                                  <a:gd name="adj" fmla="val 16667"/>
                                </a:avLst>
                              </a:prstGeom>
                              <a:noFill/>
                              <a:ln w="25400">
                                <a:solidFill>
                                  <a:srgbClr val="FF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w14:anchorId="6DCD134E" id="Rounded Rectangle 81" o:spid="_x0000_s1026" style="position:absolute;margin-left:12.9pt;margin-top:23.85pt;width:58.6pt;height:18.7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" filled="f" strokecolor="red" strokeweight="2pt">
                      <v:stroke dashstyle="1 1"/>
                    </v:roundrect>
                  </w:pict>
                </mc:Fallback>
              </mc:AlternateContent>
            </w:r>
            <w:r>
              <w:rPr>
                <w:noProof/>
              </w:rPr>
              <mc:AlternateContent>
                <mc:Choice Requires="wps">
                  <w:drawing>
                    <wp:anchor distT="0" distB="0" distL="114300" distR="114300" simplePos="0" relativeHeight="251673088" behindDoc="0" locked="0" layoutInCell="1" allowOverlap="1" wp14:anchorId="457243D2" wp14:editId="4BA0999E">
                      <wp:simplePos x="0" y="0"/>
                      <wp:positionH relativeFrom="column">
                        <wp:posOffset>-2540</wp:posOffset>
                      </wp:positionH>
                      <wp:positionV relativeFrom="paragraph">
                        <wp:posOffset>1040765</wp:posOffset>
                      </wp:positionV>
                      <wp:extent cx="1149350" cy="180975"/>
                      <wp:effectExtent l="16510" t="21590" r="15240" b="16510"/>
                      <wp:wrapNone/>
                      <wp:docPr id="9" name="AutoShape 1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9350" cy="180975"/>
                              </a:xfrm>
                              <a:prstGeom prst="roundRect">
                                <a:avLst>
                                  <a:gd name="adj" fmla="val 16667"/>
                                </a:avLst>
                              </a:prstGeom>
                              <a:noFill/>
                              <a:ln w="25400">
                                <a:solidFill>
                                  <a:srgbClr val="FF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w14:anchorId="50490F01" id="AutoShape 1243" o:spid="_x0000_s1026" style="position:absolute;margin-left:-.2pt;margin-top:81.95pt;width:90.5pt;height:14.2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" filled="f" strokecolor="red" strokeweight="2pt">
                      <v:stroke dashstyle="1 1"/>
                    </v:roundrect>
                  </w:pict>
                </mc:Fallback>
              </mc:AlternateContent>
            </w:r>
            <w:r w:rsidR="004020B2">
              <w:rPr>
                <w:noProof/>
              </w:rPr>
              <w:drawing>
                <wp:inline distT="0" distB="0" distL="0" distR="0" wp14:anchorId="6B32236E" wp14:editId="7D86156A">
                  <wp:extent cx="1132149" cy="11645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134897" cy="1167392"/>
                          </a:xfrm>
                          <a:prstGeom prst="rect">
                            <a:avLst/>
                          </a:prstGeom>
                        </pic:spPr>
                      </pic:pic>
                    </a:graphicData>
                  </a:graphic>
                </wp:inline>
              </w:drawing>
            </w:r>
          </w:p>
        </w:tc>
      </w:tr>
    </w:tbl>
    <w:p w:rsidR="00B31CAF" w:rsidRDefault="00B31CAF" w:rsidP="00B31CAF"/>
    <w:p w:rsidR="00B31CAF" w:rsidRDefault="00B31CAF" w:rsidP="00B31CAF"/>
    <w:p w:rsidR="00B31CAF" w:rsidRPr="006F7C84" w:rsidRDefault="00B31CAF" w:rsidP="00B31CAF">
      <w:pPr>
        <w:sectPr w:rsidR="00B31CAF" w:rsidRPr="006F7C84">
          <w:pgSz w:w="12240" w:h="15840"/>
          <w:pgMar w:top="1000" w:right="1300" w:bottom="280" w:left="600" w:header="763" w:footer="0" w:gutter="0"/>
          <w:cols w:space="720"/>
        </w:sectPr>
      </w:pPr>
    </w:p>
    <w:p w:rsidR="00B31CAF" w:rsidRDefault="00B31CAF" w:rsidP="00B31CAF">
      <w:pPr>
        <w:rPr>
          <w:rFonts w:ascii="Arial" w:eastAsia="Arial" w:hAnsi="Arial" w:cs="Arial"/>
          <w:sz w:val="20"/>
          <w:szCs w:val="20"/>
        </w:rPr>
      </w:pPr>
    </w:p>
    <w:p w:rsidR="00B31CAF" w:rsidRDefault="00B31CAF" w:rsidP="00B31CAF">
      <w:pPr>
        <w:spacing w:before="7"/>
        <w:rPr>
          <w:rFonts w:ascii="Arial" w:eastAsia="Arial" w:hAnsi="Arial" w:cs="Arial"/>
          <w:sz w:val="16"/>
          <w:szCs w:val="16"/>
        </w:rPr>
      </w:pPr>
    </w:p>
    <w:p w:rsidR="00B31CAF" w:rsidRDefault="00B31CAF" w:rsidP="00B31CAF">
      <w:pPr>
        <w:spacing w:line="200" w:lineRule="atLeast"/>
        <w:ind w:left="113"/>
        <w:rPr>
          <w:rFonts w:ascii="Arial" w:eastAsia="Arial" w:hAnsi="Arial" w:cs="Arial"/>
          <w:sz w:val="20"/>
          <w:szCs w:val="20"/>
        </w:rPr>
      </w:pPr>
      <w:del w:id="913" w:author="Johnson, David M ERDC-RDE-ITL-MS" w:date="2016-10-19T12:56:00Z">
        <w:r w:rsidDel="007661F3">
          <w:rPr>
            <w:noProof/>
          </w:rPr>
          <w:drawing>
            <wp:inline distT="0" distB="0" distL="0" distR="0" wp14:anchorId="1BF0776D" wp14:editId="73224412">
              <wp:extent cx="5943600" cy="42868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286885"/>
                      </a:xfrm>
                      <a:prstGeom prst="rect">
                        <a:avLst/>
                      </a:prstGeom>
                    </pic:spPr>
                  </pic:pic>
                </a:graphicData>
              </a:graphic>
            </wp:inline>
          </w:drawing>
        </w:r>
      </w:del>
      <w:ins w:id="914" w:author="Johnson, David M ERDC-RDE-ITL-MS" w:date="2016-10-19T12:56:00Z">
        <w:r w:rsidR="007661F3" w:rsidRPr="007661F3">
          <w:rPr>
            <w:noProof/>
          </w:rPr>
          <w:t xml:space="preserve"> </w:t>
        </w:r>
        <w:r w:rsidR="007661F3">
          <w:rPr>
            <w:noProof/>
          </w:rPr>
          <w:drawing>
            <wp:inline distT="0" distB="0" distL="0" distR="0" wp14:anchorId="049A5E94" wp14:editId="312B06F1">
              <wp:extent cx="5943600" cy="385699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856990"/>
                      </a:xfrm>
                      <a:prstGeom prst="rect">
                        <a:avLst/>
                      </a:prstGeom>
                    </pic:spPr>
                  </pic:pic>
                </a:graphicData>
              </a:graphic>
            </wp:inline>
          </w:drawing>
        </w:r>
      </w:ins>
    </w:p>
    <w:p w:rsidR="00B31CAF" w:rsidRDefault="00B31CAF" w:rsidP="00B31CAF">
      <w:pPr>
        <w:rPr>
          <w:rFonts w:ascii="Arial" w:eastAsia="Arial" w:hAnsi="Arial" w:cs="Arial"/>
          <w:sz w:val="20"/>
          <w:szCs w:val="20"/>
        </w:rPr>
      </w:pPr>
    </w:p>
    <w:p w:rsidR="00B31CAF" w:rsidRDefault="00B31CAF" w:rsidP="00B31CAF">
      <w:pPr>
        <w:spacing w:before="9"/>
        <w:rPr>
          <w:rFonts w:ascii="Arial" w:eastAsia="Arial" w:hAnsi="Arial" w:cs="Arial"/>
          <w:sz w:val="18"/>
          <w:szCs w:val="18"/>
        </w:rPr>
      </w:pPr>
    </w:p>
    <w:p w:rsidR="00B31CAF" w:rsidRDefault="00B31CAF" w:rsidP="00B31CAF">
      <w:pPr>
        <w:pStyle w:val="BodyText"/>
        <w:spacing w:before="69" w:line="275" w:lineRule="auto"/>
        <w:ind w:left="400" w:right="583"/>
      </w:pPr>
      <w:r>
        <w:rPr>
          <w:spacing w:val="-1"/>
        </w:rPr>
        <w:t>Shared</w:t>
      </w:r>
      <w:r>
        <w:rPr>
          <w:spacing w:val="1"/>
        </w:rPr>
        <w:t xml:space="preserve"> </w:t>
      </w:r>
      <w:r>
        <w:rPr>
          <w:spacing w:val="-1"/>
        </w:rPr>
        <w:t>parameters</w:t>
      </w:r>
      <w:r>
        <w:rPr>
          <w:spacing w:val="-2"/>
        </w:rPr>
        <w:t xml:space="preserve"> </w:t>
      </w:r>
      <w:r>
        <w:rPr>
          <w:spacing w:val="-1"/>
        </w:rPr>
        <w:t>are</w:t>
      </w:r>
      <w:r>
        <w:rPr>
          <w:spacing w:val="1"/>
        </w:rPr>
        <w:t xml:space="preserve"> </w:t>
      </w:r>
      <w:r>
        <w:rPr>
          <w:spacing w:val="-1"/>
        </w:rPr>
        <w:t>built</w:t>
      </w:r>
      <w:r>
        <w:t xml:space="preserve"> </w:t>
      </w:r>
      <w:r>
        <w:rPr>
          <w:spacing w:val="-1"/>
        </w:rPr>
        <w:t xml:space="preserve">into </w:t>
      </w:r>
      <w:r>
        <w:t>the</w:t>
      </w:r>
      <w:r>
        <w:rPr>
          <w:spacing w:val="-1"/>
        </w:rPr>
        <w:t xml:space="preserve"> Project</w:t>
      </w:r>
      <w:r>
        <w:rPr>
          <w:spacing w:val="-2"/>
        </w:rPr>
        <w:t xml:space="preserve"> </w:t>
      </w:r>
      <w:r>
        <w:rPr>
          <w:spacing w:val="-1"/>
        </w:rPr>
        <w:t>Information</w:t>
      </w:r>
      <w:r>
        <w:rPr>
          <w:spacing w:val="1"/>
        </w:rPr>
        <w:t xml:space="preserve"> </w:t>
      </w:r>
      <w:r>
        <w:t>to</w:t>
      </w:r>
      <w:r>
        <w:rPr>
          <w:spacing w:val="-1"/>
        </w:rPr>
        <w:t xml:space="preserve"> link</w:t>
      </w:r>
      <w:r>
        <w:t xml:space="preserve"> to</w:t>
      </w:r>
      <w:r>
        <w:rPr>
          <w:spacing w:val="-1"/>
        </w:rPr>
        <w:t xml:space="preserve"> the</w:t>
      </w:r>
      <w:r>
        <w:rPr>
          <w:spacing w:val="1"/>
        </w:rPr>
        <w:t xml:space="preserve"> </w:t>
      </w:r>
      <w:r>
        <w:rPr>
          <w:spacing w:val="-1"/>
        </w:rPr>
        <w:t>sheets</w:t>
      </w:r>
      <w:r>
        <w:rPr>
          <w:spacing w:val="-2"/>
        </w:rPr>
        <w:t xml:space="preserve"> </w:t>
      </w:r>
      <w:r>
        <w:t>and</w:t>
      </w:r>
      <w:r>
        <w:rPr>
          <w:spacing w:val="-1"/>
        </w:rPr>
        <w:t xml:space="preserve"> </w:t>
      </w:r>
      <w:r>
        <w:t>the</w:t>
      </w:r>
      <w:r>
        <w:rPr>
          <w:spacing w:val="59"/>
        </w:rPr>
        <w:t xml:space="preserve"> </w:t>
      </w:r>
      <w:r>
        <w:rPr>
          <w:spacing w:val="-1"/>
        </w:rPr>
        <w:t xml:space="preserve">cover </w:t>
      </w:r>
      <w:r>
        <w:t>sheet</w:t>
      </w:r>
      <w:ins w:id="915" w:author="Johnson, David M ERDC-RDE-ITL-MS" w:date="2016-10-19T12:58:00Z">
        <w:r w:rsidR="007661F3">
          <w:t xml:space="preserve"> as shown in the illustration above for the Project Properties dialog box</w:t>
        </w:r>
      </w:ins>
      <w:r>
        <w:t>.</w:t>
      </w:r>
    </w:p>
    <w:p w:rsidR="00BC5150" w:rsidRDefault="00B31CAF" w:rsidP="00B31CAF">
      <w:pPr>
        <w:pStyle w:val="BodyText"/>
        <w:spacing w:before="202" w:line="275" w:lineRule="auto"/>
        <w:ind w:left="399" w:right="279"/>
        <w:rPr>
          <w:spacing w:val="-2"/>
        </w:rPr>
      </w:pPr>
      <w:r>
        <w:rPr>
          <w:spacing w:val="-1"/>
        </w:rPr>
        <w:t>Sheet</w:t>
      </w:r>
      <w:r>
        <w:t xml:space="preserve"> </w:t>
      </w:r>
      <w:r>
        <w:rPr>
          <w:spacing w:val="-1"/>
        </w:rPr>
        <w:t>parameters</w:t>
      </w:r>
      <w:r>
        <w:rPr>
          <w:spacing w:val="-2"/>
        </w:rPr>
        <w:t xml:space="preserve"> </w:t>
      </w:r>
      <w:r>
        <w:rPr>
          <w:spacing w:val="-1"/>
        </w:rPr>
        <w:t xml:space="preserve">are connected </w:t>
      </w:r>
      <w:r>
        <w:t>to</w:t>
      </w:r>
      <w:r>
        <w:rPr>
          <w:spacing w:val="-1"/>
        </w:rPr>
        <w:t xml:space="preserve"> sheet</w:t>
      </w:r>
      <w:r>
        <w:t xml:space="preserve"> </w:t>
      </w:r>
      <w:r>
        <w:rPr>
          <w:spacing w:val="-1"/>
        </w:rPr>
        <w:t>information and apply to the individual sheet.</w:t>
      </w:r>
      <w:r>
        <w:rPr>
          <w:spacing w:val="-2"/>
        </w:rPr>
        <w:t xml:space="preserve"> </w:t>
      </w:r>
    </w:p>
    <w:p w:rsidR="00B31CAF" w:rsidRDefault="00B31CAF" w:rsidP="00B31CAF">
      <w:pPr>
        <w:pStyle w:val="BodyText"/>
        <w:spacing w:before="202" w:line="275" w:lineRule="auto"/>
        <w:ind w:left="399" w:right="279"/>
      </w:pPr>
      <w:r>
        <w:rPr>
          <w:spacing w:val="-1"/>
        </w:rPr>
        <w:t>Alternate</w:t>
      </w:r>
      <w:r>
        <w:rPr>
          <w:spacing w:val="1"/>
        </w:rPr>
        <w:t xml:space="preserve"> </w:t>
      </w:r>
      <w:r>
        <w:rPr>
          <w:spacing w:val="-1"/>
        </w:rPr>
        <w:t>categories</w:t>
      </w:r>
      <w:r>
        <w:t xml:space="preserve"> may</w:t>
      </w:r>
      <w:r>
        <w:rPr>
          <w:spacing w:val="-2"/>
        </w:rPr>
        <w:t xml:space="preserve"> </w:t>
      </w:r>
      <w:r>
        <w:t>be</w:t>
      </w:r>
      <w:r>
        <w:rPr>
          <w:spacing w:val="67"/>
        </w:rPr>
        <w:t xml:space="preserve"> </w:t>
      </w:r>
      <w:r>
        <w:t>used</w:t>
      </w:r>
      <w:r>
        <w:rPr>
          <w:spacing w:val="1"/>
        </w:rPr>
        <w:t xml:space="preserve"> </w:t>
      </w:r>
      <w:r>
        <w:rPr>
          <w:spacing w:val="-2"/>
        </w:rPr>
        <w:t>in</w:t>
      </w:r>
      <w:r>
        <w:rPr>
          <w:spacing w:val="1"/>
        </w:rPr>
        <w:t xml:space="preserve"> </w:t>
      </w:r>
      <w:r>
        <w:rPr>
          <w:spacing w:val="-1"/>
        </w:rPr>
        <w:t>place</w:t>
      </w:r>
      <w:r>
        <w:rPr>
          <w:spacing w:val="1"/>
        </w:rPr>
        <w:t xml:space="preserve"> </w:t>
      </w:r>
      <w:r>
        <w:rPr>
          <w:spacing w:val="-1"/>
        </w:rPr>
        <w:t>of</w:t>
      </w:r>
      <w:r>
        <w:t xml:space="preserve"> </w:t>
      </w:r>
      <w:r>
        <w:rPr>
          <w:spacing w:val="-1"/>
        </w:rPr>
        <w:t>the</w:t>
      </w:r>
      <w:r>
        <w:rPr>
          <w:spacing w:val="1"/>
        </w:rPr>
        <w:t xml:space="preserve"> </w:t>
      </w:r>
      <w:r>
        <w:rPr>
          <w:spacing w:val="-1"/>
        </w:rPr>
        <w:t>Solicitation</w:t>
      </w:r>
      <w:r>
        <w:rPr>
          <w:spacing w:val="1"/>
        </w:rPr>
        <w:t xml:space="preserve"> </w:t>
      </w:r>
      <w:r>
        <w:rPr>
          <w:spacing w:val="-1"/>
        </w:rPr>
        <w:t>Number and</w:t>
      </w:r>
      <w:r>
        <w:rPr>
          <w:spacing w:val="1"/>
        </w:rPr>
        <w:t xml:space="preserve"> </w:t>
      </w:r>
      <w:r>
        <w:rPr>
          <w:spacing w:val="-1"/>
        </w:rPr>
        <w:t>the</w:t>
      </w:r>
      <w:r>
        <w:rPr>
          <w:spacing w:val="1"/>
        </w:rPr>
        <w:t xml:space="preserve"> </w:t>
      </w:r>
      <w:r>
        <w:rPr>
          <w:spacing w:val="-1"/>
        </w:rPr>
        <w:t>Contract</w:t>
      </w:r>
      <w:r>
        <w:t xml:space="preserve"> </w:t>
      </w:r>
      <w:r>
        <w:rPr>
          <w:spacing w:val="-1"/>
        </w:rPr>
        <w:t xml:space="preserve">Number </w:t>
      </w:r>
      <w:r>
        <w:rPr>
          <w:spacing w:val="-2"/>
        </w:rPr>
        <w:t>if</w:t>
      </w:r>
      <w:r>
        <w:t xml:space="preserve"> these</w:t>
      </w:r>
      <w:r>
        <w:rPr>
          <w:spacing w:val="-1"/>
        </w:rPr>
        <w:t xml:space="preserve"> are </w:t>
      </w:r>
      <w:r>
        <w:t>not</w:t>
      </w:r>
      <w:r>
        <w:rPr>
          <w:spacing w:val="41"/>
        </w:rPr>
        <w:t xml:space="preserve"> </w:t>
      </w:r>
      <w:r>
        <w:rPr>
          <w:spacing w:val="-1"/>
        </w:rPr>
        <w:t>necessary.</w:t>
      </w:r>
      <w:r>
        <w:t xml:space="preserve"> </w:t>
      </w:r>
      <w:del w:id="916" w:author="Johnson, David M ERDC-RDE-ITL-MS" w:date="2016-10-19T12:57:00Z">
        <w:r w:rsidDel="007661F3">
          <w:delText>There</w:delText>
        </w:r>
        <w:r w:rsidDel="007661F3">
          <w:rPr>
            <w:spacing w:val="-1"/>
          </w:rPr>
          <w:delText xml:space="preserve"> is</w:delText>
        </w:r>
        <w:r w:rsidDel="007661F3">
          <w:delText xml:space="preserve"> a</w:delText>
        </w:r>
        <w:r w:rsidDel="007661F3">
          <w:rPr>
            <w:spacing w:val="-1"/>
          </w:rPr>
          <w:delText xml:space="preserve"> setting in</w:delText>
        </w:r>
        <w:r w:rsidDel="007661F3">
          <w:rPr>
            <w:spacing w:val="1"/>
          </w:rPr>
          <w:delText xml:space="preserve"> </w:delText>
        </w:r>
        <w:r w:rsidDel="007661F3">
          <w:rPr>
            <w:spacing w:val="-1"/>
          </w:rPr>
          <w:delText>the</w:delText>
        </w:r>
        <w:r w:rsidDel="007661F3">
          <w:rPr>
            <w:spacing w:val="1"/>
          </w:rPr>
          <w:delText xml:space="preserve"> </w:delText>
        </w:r>
        <w:r w:rsidDel="007661F3">
          <w:rPr>
            <w:spacing w:val="-1"/>
          </w:rPr>
          <w:delText>sheet</w:delText>
        </w:r>
        <w:r w:rsidDel="007661F3">
          <w:rPr>
            <w:spacing w:val="-2"/>
          </w:rPr>
          <w:delText xml:space="preserve"> </w:delText>
        </w:r>
        <w:r w:rsidDel="007661F3">
          <w:rPr>
            <w:spacing w:val="-1"/>
          </w:rPr>
          <w:delText>type</w:delText>
        </w:r>
        <w:r w:rsidDel="007661F3">
          <w:rPr>
            <w:spacing w:val="1"/>
          </w:rPr>
          <w:delText xml:space="preserve"> </w:delText>
        </w:r>
        <w:r w:rsidDel="007661F3">
          <w:rPr>
            <w:spacing w:val="-1"/>
          </w:rPr>
          <w:delText>properties</w:delText>
        </w:r>
        <w:r w:rsidDel="007661F3">
          <w:delText xml:space="preserve"> </w:delText>
        </w:r>
        <w:r w:rsidDel="007661F3">
          <w:rPr>
            <w:spacing w:val="-1"/>
          </w:rPr>
          <w:delText>(USACE</w:delText>
        </w:r>
        <w:r w:rsidDel="007661F3">
          <w:rPr>
            <w:spacing w:val="-2"/>
          </w:rPr>
          <w:delText xml:space="preserve"> </w:delText>
        </w:r>
        <w:r w:rsidDel="007661F3">
          <w:rPr>
            <w:spacing w:val="-1"/>
          </w:rPr>
          <w:delText>Standard) to</w:delText>
        </w:r>
        <w:r w:rsidDel="007661F3">
          <w:rPr>
            <w:spacing w:val="1"/>
          </w:rPr>
          <w:delText xml:space="preserve"> </w:delText>
        </w:r>
        <w:r w:rsidDel="007661F3">
          <w:rPr>
            <w:spacing w:val="-1"/>
          </w:rPr>
          <w:delText>change</w:delText>
        </w:r>
        <w:r w:rsidDel="007661F3">
          <w:rPr>
            <w:spacing w:val="65"/>
          </w:rPr>
          <w:delText xml:space="preserve"> </w:delText>
        </w:r>
        <w:r w:rsidDel="007661F3">
          <w:rPr>
            <w:spacing w:val="-1"/>
          </w:rPr>
          <w:delText>from</w:delText>
        </w:r>
        <w:r w:rsidDel="007661F3">
          <w:rPr>
            <w:spacing w:val="2"/>
          </w:rPr>
          <w:delText xml:space="preserve"> </w:delText>
        </w:r>
        <w:r w:rsidDel="007661F3">
          <w:rPr>
            <w:spacing w:val="-1"/>
          </w:rPr>
          <w:delText>the default</w:delText>
        </w:r>
        <w:r w:rsidDel="007661F3">
          <w:rPr>
            <w:spacing w:val="-2"/>
          </w:rPr>
          <w:delText xml:space="preserve"> </w:delText>
        </w:r>
        <w:r w:rsidDel="007661F3">
          <w:delText>to</w:delText>
        </w:r>
        <w:r w:rsidDel="007661F3">
          <w:rPr>
            <w:spacing w:val="1"/>
          </w:rPr>
          <w:delText xml:space="preserve"> </w:delText>
        </w:r>
        <w:r w:rsidDel="007661F3">
          <w:rPr>
            <w:spacing w:val="-1"/>
          </w:rPr>
          <w:delText>the Alternate</w:delText>
        </w:r>
        <w:r w:rsidDel="007661F3">
          <w:rPr>
            <w:spacing w:val="1"/>
          </w:rPr>
          <w:delText xml:space="preserve"> </w:delText>
        </w:r>
        <w:r w:rsidDel="007661F3">
          <w:rPr>
            <w:spacing w:val="-1"/>
          </w:rPr>
          <w:delText>Information</w:delText>
        </w:r>
        <w:r w:rsidDel="007661F3">
          <w:rPr>
            <w:spacing w:val="1"/>
          </w:rPr>
          <w:delText xml:space="preserve"> </w:delText>
        </w:r>
        <w:r w:rsidDel="007661F3">
          <w:rPr>
            <w:spacing w:val="-2"/>
          </w:rPr>
          <w:delText>is</w:delText>
        </w:r>
        <w:r w:rsidDel="007661F3">
          <w:delText xml:space="preserve"> set.</w:delText>
        </w:r>
        <w:r w:rsidDel="007661F3">
          <w:rPr>
            <w:spacing w:val="-2"/>
          </w:rPr>
          <w:delText xml:space="preserve"> </w:delText>
        </w:r>
        <w:r w:rsidDel="007661F3">
          <w:rPr>
            <w:spacing w:val="-1"/>
          </w:rPr>
          <w:delText>There are</w:delText>
        </w:r>
        <w:r w:rsidDel="007661F3">
          <w:rPr>
            <w:spacing w:val="1"/>
          </w:rPr>
          <w:delText xml:space="preserve"> </w:delText>
        </w:r>
        <w:r w:rsidDel="007661F3">
          <w:rPr>
            <w:spacing w:val="-1"/>
          </w:rPr>
          <w:delText>separate parameters</w:delText>
        </w:r>
        <w:r w:rsidDel="007661F3">
          <w:rPr>
            <w:spacing w:val="-2"/>
          </w:rPr>
          <w:delText xml:space="preserve"> </w:delText>
        </w:r>
        <w:r w:rsidDel="007661F3">
          <w:delText>for</w:delText>
        </w:r>
        <w:r w:rsidDel="007661F3">
          <w:rPr>
            <w:spacing w:val="65"/>
          </w:rPr>
          <w:delText xml:space="preserve"> </w:delText>
        </w:r>
        <w:r w:rsidDel="007661F3">
          <w:delText>the</w:delText>
        </w:r>
        <w:r w:rsidDel="007661F3">
          <w:rPr>
            <w:spacing w:val="-1"/>
          </w:rPr>
          <w:delText xml:space="preserve"> </w:delText>
        </w:r>
        <w:r w:rsidDel="007661F3">
          <w:delText xml:space="preserve">Titles </w:delText>
        </w:r>
        <w:r w:rsidDel="007661F3">
          <w:rPr>
            <w:spacing w:val="-1"/>
          </w:rPr>
          <w:delText>(Alternate</w:delText>
        </w:r>
        <w:r w:rsidDel="007661F3">
          <w:rPr>
            <w:spacing w:val="1"/>
          </w:rPr>
          <w:delText xml:space="preserve"> </w:delText>
        </w:r>
        <w:r w:rsidDel="007661F3">
          <w:rPr>
            <w:spacing w:val="-1"/>
          </w:rPr>
          <w:delText>Category</w:delText>
        </w:r>
        <w:r w:rsidDel="007661F3">
          <w:rPr>
            <w:spacing w:val="-2"/>
          </w:rPr>
          <w:delText xml:space="preserve"> </w:delText>
        </w:r>
        <w:r w:rsidDel="007661F3">
          <w:delText>Title</w:delText>
        </w:r>
        <w:r w:rsidDel="007661F3">
          <w:rPr>
            <w:spacing w:val="1"/>
          </w:rPr>
          <w:delText xml:space="preserve"> </w:delText>
        </w:r>
        <w:r w:rsidDel="007661F3">
          <w:delText>1,</w:delText>
        </w:r>
        <w:r w:rsidDel="007661F3">
          <w:rPr>
            <w:spacing w:val="-2"/>
          </w:rPr>
          <w:delText xml:space="preserve"> </w:delText>
        </w:r>
        <w:r w:rsidDel="007661F3">
          <w:rPr>
            <w:spacing w:val="-1"/>
          </w:rPr>
          <w:delText>Alternate</w:delText>
        </w:r>
        <w:r w:rsidDel="007661F3">
          <w:rPr>
            <w:spacing w:val="1"/>
          </w:rPr>
          <w:delText xml:space="preserve"> </w:delText>
        </w:r>
        <w:r w:rsidDel="007661F3">
          <w:rPr>
            <w:spacing w:val="-1"/>
          </w:rPr>
          <w:delText>Category</w:delText>
        </w:r>
        <w:r w:rsidDel="007661F3">
          <w:rPr>
            <w:spacing w:val="-2"/>
          </w:rPr>
          <w:delText xml:space="preserve"> </w:delText>
        </w:r>
        <w:r w:rsidDel="007661F3">
          <w:delText>Title</w:delText>
        </w:r>
        <w:r w:rsidDel="007661F3">
          <w:rPr>
            <w:spacing w:val="-1"/>
          </w:rPr>
          <w:delText xml:space="preserve"> </w:delText>
        </w:r>
        <w:r w:rsidDel="007661F3">
          <w:delText>2)</w:delText>
        </w:r>
        <w:r w:rsidDel="007661F3">
          <w:rPr>
            <w:spacing w:val="-1"/>
          </w:rPr>
          <w:delText xml:space="preserve"> that</w:delText>
        </w:r>
        <w:r w:rsidDel="007661F3">
          <w:rPr>
            <w:spacing w:val="-2"/>
          </w:rPr>
          <w:delText xml:space="preserve"> </w:delText>
        </w:r>
        <w:r w:rsidDel="007661F3">
          <w:delText>can</w:delText>
        </w:r>
        <w:r w:rsidDel="007661F3">
          <w:rPr>
            <w:spacing w:val="-1"/>
          </w:rPr>
          <w:delText xml:space="preserve"> </w:delText>
        </w:r>
        <w:r w:rsidDel="007661F3">
          <w:delText>be</w:delText>
        </w:r>
        <w:r w:rsidDel="007661F3">
          <w:rPr>
            <w:spacing w:val="1"/>
          </w:rPr>
          <w:delText xml:space="preserve"> </w:delText>
        </w:r>
        <w:r w:rsidDel="007661F3">
          <w:rPr>
            <w:spacing w:val="-1"/>
          </w:rPr>
          <w:delText>changed</w:delText>
        </w:r>
        <w:r w:rsidDel="007661F3">
          <w:rPr>
            <w:spacing w:val="33"/>
          </w:rPr>
          <w:delText xml:space="preserve"> </w:delText>
        </w:r>
        <w:r w:rsidDel="007661F3">
          <w:delText>and</w:delText>
        </w:r>
        <w:r w:rsidDel="007661F3">
          <w:rPr>
            <w:spacing w:val="-1"/>
          </w:rPr>
          <w:delText xml:space="preserve"> </w:delText>
        </w:r>
        <w:r w:rsidDel="007661F3">
          <w:delText>the</w:delText>
        </w:r>
        <w:r w:rsidDel="007661F3">
          <w:rPr>
            <w:spacing w:val="-1"/>
          </w:rPr>
          <w:delText xml:space="preserve"> specific</w:delText>
        </w:r>
        <w:r w:rsidDel="007661F3">
          <w:rPr>
            <w:spacing w:val="-2"/>
          </w:rPr>
          <w:delText xml:space="preserve"> </w:delText>
        </w:r>
        <w:r w:rsidDel="007661F3">
          <w:rPr>
            <w:spacing w:val="-1"/>
          </w:rPr>
          <w:delText>Project</w:delText>
        </w:r>
        <w:r w:rsidDel="007661F3">
          <w:delText xml:space="preserve"> </w:delText>
        </w:r>
        <w:r w:rsidDel="007661F3">
          <w:rPr>
            <w:spacing w:val="-1"/>
          </w:rPr>
          <w:delText>attributes</w:delText>
        </w:r>
        <w:r w:rsidDel="007661F3">
          <w:delText xml:space="preserve"> </w:delText>
        </w:r>
        <w:r w:rsidDel="007661F3">
          <w:rPr>
            <w:spacing w:val="-1"/>
          </w:rPr>
          <w:delText>that</w:delText>
        </w:r>
        <w:r w:rsidDel="007661F3">
          <w:rPr>
            <w:spacing w:val="-2"/>
          </w:rPr>
          <w:delText xml:space="preserve"> </w:delText>
        </w:r>
        <w:r w:rsidDel="007661F3">
          <w:rPr>
            <w:spacing w:val="-1"/>
          </w:rPr>
          <w:delText>apply</w:delText>
        </w:r>
        <w:r w:rsidDel="007661F3">
          <w:rPr>
            <w:spacing w:val="-2"/>
          </w:rPr>
          <w:delText xml:space="preserve"> </w:delText>
        </w:r>
        <w:r w:rsidDel="007661F3">
          <w:delText>to</w:delText>
        </w:r>
        <w:r w:rsidDel="007661F3">
          <w:rPr>
            <w:spacing w:val="1"/>
          </w:rPr>
          <w:delText xml:space="preserve"> </w:delText>
        </w:r>
        <w:r w:rsidDel="007661F3">
          <w:rPr>
            <w:spacing w:val="-1"/>
          </w:rPr>
          <w:delText>these</w:delText>
        </w:r>
        <w:r w:rsidDel="007661F3">
          <w:rPr>
            <w:spacing w:val="1"/>
          </w:rPr>
          <w:delText xml:space="preserve"> </w:delText>
        </w:r>
        <w:r w:rsidDel="007661F3">
          <w:rPr>
            <w:spacing w:val="-1"/>
          </w:rPr>
          <w:delText>(Alternate Text</w:delText>
        </w:r>
        <w:r w:rsidDel="007661F3">
          <w:delText xml:space="preserve"> 1,</w:delText>
        </w:r>
        <w:r w:rsidDel="007661F3">
          <w:rPr>
            <w:spacing w:val="-16"/>
          </w:rPr>
          <w:delText xml:space="preserve"> </w:delText>
        </w:r>
        <w:r w:rsidDel="007661F3">
          <w:rPr>
            <w:spacing w:val="-1"/>
          </w:rPr>
          <w:delText>Alternate Text</w:delText>
        </w:r>
        <w:r w:rsidDel="007661F3">
          <w:rPr>
            <w:spacing w:val="67"/>
          </w:rPr>
          <w:delText xml:space="preserve"> </w:delText>
        </w:r>
        <w:r w:rsidDel="007661F3">
          <w:rPr>
            <w:spacing w:val="-1"/>
          </w:rPr>
          <w:delText>2).</w:delText>
        </w:r>
      </w:del>
    </w:p>
    <w:p w:rsidR="00B31CAF" w:rsidRDefault="00B31CAF" w:rsidP="00B31CAF">
      <w:pPr>
        <w:pStyle w:val="BodyText"/>
        <w:spacing w:before="202" w:line="275" w:lineRule="auto"/>
        <w:ind w:left="399" w:right="279"/>
        <w:rPr>
          <w:spacing w:val="-2"/>
        </w:rPr>
      </w:pPr>
      <w:r>
        <w:rPr>
          <w:spacing w:val="-1"/>
        </w:rPr>
        <w:t>There</w:t>
      </w:r>
      <w:r>
        <w:rPr>
          <w:spacing w:val="1"/>
        </w:rPr>
        <w:t xml:space="preserve"> </w:t>
      </w:r>
      <w:r>
        <w:rPr>
          <w:spacing w:val="-1"/>
        </w:rPr>
        <w:t>is</w:t>
      </w:r>
      <w:r>
        <w:t xml:space="preserve"> a</w:t>
      </w:r>
      <w:r>
        <w:rPr>
          <w:spacing w:val="-1"/>
        </w:rPr>
        <w:t xml:space="preserve"> View</w:t>
      </w:r>
      <w:r>
        <w:rPr>
          <w:spacing w:val="-3"/>
        </w:rPr>
        <w:t xml:space="preserve"> </w:t>
      </w:r>
      <w:r>
        <w:rPr>
          <w:spacing w:val="-1"/>
        </w:rPr>
        <w:t>attribute</w:t>
      </w:r>
      <w:r>
        <w:rPr>
          <w:spacing w:val="1"/>
        </w:rPr>
        <w:t xml:space="preserve"> </w:t>
      </w:r>
      <w:r>
        <w:t>to</w:t>
      </w:r>
      <w:r>
        <w:rPr>
          <w:spacing w:val="1"/>
        </w:rPr>
        <w:t xml:space="preserve"> </w:t>
      </w:r>
      <w:r>
        <w:rPr>
          <w:spacing w:val="-1"/>
        </w:rPr>
        <w:t>identify</w:t>
      </w:r>
      <w:r>
        <w:rPr>
          <w:spacing w:val="-2"/>
        </w:rPr>
        <w:t xml:space="preserve"> </w:t>
      </w:r>
      <w:r>
        <w:t>the</w:t>
      </w:r>
      <w:r>
        <w:rPr>
          <w:spacing w:val="1"/>
        </w:rPr>
        <w:t xml:space="preserve"> </w:t>
      </w:r>
      <w:r w:rsidR="004A1E62">
        <w:rPr>
          <w:spacing w:val="1"/>
        </w:rPr>
        <w:t>“</w:t>
      </w:r>
      <w:r>
        <w:rPr>
          <w:spacing w:val="-1"/>
        </w:rPr>
        <w:t>View</w:t>
      </w:r>
      <w:r>
        <w:rPr>
          <w:spacing w:val="-3"/>
        </w:rPr>
        <w:t xml:space="preserve"> </w:t>
      </w:r>
      <w:r>
        <w:rPr>
          <w:spacing w:val="-1"/>
        </w:rPr>
        <w:t>Purpose</w:t>
      </w:r>
      <w:r w:rsidR="004A1E62">
        <w:rPr>
          <w:spacing w:val="-1"/>
        </w:rPr>
        <w:t>” for each view</w:t>
      </w:r>
      <w:r>
        <w:rPr>
          <w:spacing w:val="1"/>
        </w:rPr>
        <w:t xml:space="preserve"> </w:t>
      </w:r>
      <w:r>
        <w:rPr>
          <w:spacing w:val="-1"/>
        </w:rPr>
        <w:t>(Working,</w:t>
      </w:r>
      <w:r>
        <w:t xml:space="preserve"> </w:t>
      </w:r>
      <w:r>
        <w:rPr>
          <w:spacing w:val="-1"/>
        </w:rPr>
        <w:t>Documentation,</w:t>
      </w:r>
      <w:r>
        <w:rPr>
          <w:spacing w:val="65"/>
        </w:rPr>
        <w:t xml:space="preserve"> </w:t>
      </w:r>
      <w:r>
        <w:rPr>
          <w:spacing w:val="-1"/>
        </w:rPr>
        <w:t>Presentation,</w:t>
      </w:r>
      <w:r>
        <w:t xml:space="preserve"> </w:t>
      </w:r>
      <w:r>
        <w:rPr>
          <w:spacing w:val="-1"/>
        </w:rPr>
        <w:t>Coordination</w:t>
      </w:r>
      <w:r>
        <w:rPr>
          <w:spacing w:val="1"/>
        </w:rPr>
        <w:t xml:space="preserve"> </w:t>
      </w:r>
      <w:r>
        <w:rPr>
          <w:spacing w:val="-2"/>
        </w:rPr>
        <w:t>views).</w:t>
      </w:r>
    </w:p>
    <w:p w:rsidR="00B31CAF" w:rsidRDefault="00B31CAF" w:rsidP="00B31CAF">
      <w:pPr>
        <w:rPr>
          <w:rFonts w:ascii="Arial" w:eastAsia="Arial" w:hAnsi="Arial"/>
          <w:spacing w:val="-2"/>
          <w:sz w:val="24"/>
          <w:szCs w:val="24"/>
        </w:rPr>
      </w:pPr>
      <w:r>
        <w:rPr>
          <w:spacing w:val="-2"/>
        </w:rPr>
        <w:br w:type="page"/>
      </w:r>
    </w:p>
    <w:p w:rsidR="00B31CAF" w:rsidRDefault="00B31CAF" w:rsidP="00B31CAF">
      <w:pPr>
        <w:pStyle w:val="Heading2"/>
        <w:rPr>
          <w:rFonts w:eastAsia="Arial"/>
        </w:rPr>
      </w:pPr>
      <w:bookmarkStart w:id="917" w:name="_Toc400452866"/>
      <w:r>
        <w:rPr>
          <w:rFonts w:eastAsia="Arial"/>
        </w:rPr>
        <w:t xml:space="preserve">Common </w:t>
      </w:r>
      <w:r w:rsidR="004A1E62">
        <w:rPr>
          <w:rFonts w:eastAsia="Arial"/>
        </w:rPr>
        <w:t xml:space="preserve">Shared </w:t>
      </w:r>
      <w:r>
        <w:rPr>
          <w:rFonts w:eastAsia="Arial"/>
        </w:rPr>
        <w:t>Parameters:</w:t>
      </w:r>
      <w:bookmarkEnd w:id="917"/>
    </w:p>
    <w:p w:rsidR="00B64136" w:rsidRDefault="00B31CAF" w:rsidP="00B31CAF">
      <w:pPr>
        <w:rPr>
          <w:sz w:val="20"/>
          <w:szCs w:val="20"/>
        </w:rPr>
      </w:pPr>
      <w:r w:rsidRPr="00F360D0">
        <w:rPr>
          <w:sz w:val="20"/>
          <w:szCs w:val="20"/>
        </w:rPr>
        <w:t>USACE_sharedparameters_Common_v2.0.txt</w:t>
      </w:r>
    </w:p>
    <w:tbl>
      <w:tblPr>
        <w:tblW w:w="0" w:type="auto"/>
        <w:tblInd w:w="93" w:type="dxa"/>
        <w:tblLayout w:type="fixed"/>
        <w:tblLook w:val="04A0" w:firstRow="1" w:lastRow="0" w:firstColumn="1" w:lastColumn="0" w:noHBand="0" w:noVBand="1"/>
      </w:tblPr>
      <w:tblGrid>
        <w:gridCol w:w="708"/>
        <w:gridCol w:w="3087"/>
        <w:gridCol w:w="1980"/>
        <w:gridCol w:w="811"/>
        <w:gridCol w:w="346"/>
        <w:gridCol w:w="360"/>
        <w:gridCol w:w="360"/>
        <w:gridCol w:w="2160"/>
      </w:tblGrid>
      <w:tr w:rsidR="00B64136" w:rsidRPr="00B64136" w:rsidDel="00BA5083" w:rsidTr="00B64136">
        <w:trPr>
          <w:trHeight w:val="1230"/>
          <w:del w:id="918" w:author="Johnson, David M ERDC-RDE-ITL-MS" w:date="2016-10-19T16:04:00Z"/>
        </w:trPr>
        <w:tc>
          <w:tcPr>
            <w:tcW w:w="708" w:type="dxa"/>
            <w:tcBorders>
              <w:top w:val="single" w:sz="4" w:space="0" w:color="000000"/>
              <w:left w:val="single" w:sz="4" w:space="0" w:color="000000"/>
              <w:bottom w:val="single" w:sz="4" w:space="0" w:color="494529"/>
              <w:right w:val="single" w:sz="4" w:space="0" w:color="494529"/>
            </w:tcBorders>
            <w:shd w:val="clear" w:color="000000" w:fill="002060"/>
            <w:noWrap/>
            <w:textDirection w:val="btLr"/>
            <w:vAlign w:val="bottom"/>
            <w:hideMark/>
          </w:tcPr>
          <w:p w:rsidR="00B64136" w:rsidRPr="00B64136" w:rsidDel="00BA5083" w:rsidRDefault="00B64136" w:rsidP="00B64136">
            <w:pPr>
              <w:widowControl/>
              <w:rPr>
                <w:del w:id="919" w:author="Johnson, David M ERDC-RDE-ITL-MS" w:date="2016-10-19T16:04:00Z"/>
                <w:rFonts w:ascii="Calibri" w:eastAsia="Times New Roman" w:hAnsi="Calibri" w:cs="Times New Roman"/>
                <w:b/>
                <w:bCs/>
                <w:color w:val="FFFFFF"/>
                <w:sz w:val="16"/>
                <w:szCs w:val="16"/>
              </w:rPr>
            </w:pPr>
            <w:del w:id="920" w:author="Johnson, David M ERDC-RDE-ITL-MS" w:date="2016-10-19T16:04:00Z">
              <w:r w:rsidRPr="00B64136" w:rsidDel="00BA5083">
                <w:rPr>
                  <w:rFonts w:ascii="Calibri" w:eastAsia="Times New Roman" w:hAnsi="Calibri" w:cs="Times New Roman"/>
                  <w:b/>
                  <w:bCs/>
                  <w:color w:val="FFFFFF"/>
                  <w:sz w:val="16"/>
                  <w:szCs w:val="16"/>
                </w:rPr>
                <w:delText>*PARAM</w:delText>
              </w:r>
            </w:del>
          </w:p>
        </w:tc>
        <w:tc>
          <w:tcPr>
            <w:tcW w:w="3087" w:type="dxa"/>
            <w:tcBorders>
              <w:top w:val="single" w:sz="4" w:space="0" w:color="000000"/>
              <w:left w:val="single" w:sz="4" w:space="0" w:color="494529"/>
              <w:bottom w:val="single" w:sz="4" w:space="0" w:color="494529"/>
              <w:right w:val="single" w:sz="4" w:space="0" w:color="494529"/>
            </w:tcBorders>
            <w:shd w:val="clear" w:color="000000" w:fill="002060"/>
            <w:noWrap/>
            <w:textDirection w:val="btLr"/>
            <w:vAlign w:val="bottom"/>
            <w:hideMark/>
          </w:tcPr>
          <w:p w:rsidR="00B64136" w:rsidRPr="00B64136" w:rsidDel="00BA5083" w:rsidRDefault="00B64136" w:rsidP="00B64136">
            <w:pPr>
              <w:widowControl/>
              <w:rPr>
                <w:del w:id="921" w:author="Johnson, David M ERDC-RDE-ITL-MS" w:date="2016-10-19T16:04:00Z"/>
                <w:rFonts w:ascii="Calibri" w:eastAsia="Times New Roman" w:hAnsi="Calibri" w:cs="Times New Roman"/>
                <w:b/>
                <w:bCs/>
                <w:color w:val="FFFFFF"/>
                <w:sz w:val="16"/>
                <w:szCs w:val="16"/>
              </w:rPr>
            </w:pPr>
            <w:del w:id="922" w:author="Johnson, David M ERDC-RDE-ITL-MS" w:date="2016-10-19T16:04:00Z">
              <w:r w:rsidRPr="00B64136" w:rsidDel="00BA5083">
                <w:rPr>
                  <w:rFonts w:ascii="Calibri" w:eastAsia="Times New Roman" w:hAnsi="Calibri" w:cs="Times New Roman"/>
                  <w:b/>
                  <w:bCs/>
                  <w:color w:val="FFFFFF"/>
                  <w:sz w:val="16"/>
                  <w:szCs w:val="16"/>
                </w:rPr>
                <w:delText>GUID</w:delText>
              </w:r>
            </w:del>
          </w:p>
        </w:tc>
        <w:tc>
          <w:tcPr>
            <w:tcW w:w="1980" w:type="dxa"/>
            <w:tcBorders>
              <w:top w:val="single" w:sz="4" w:space="0" w:color="000000"/>
              <w:left w:val="single" w:sz="4" w:space="0" w:color="494529"/>
              <w:bottom w:val="single" w:sz="4" w:space="0" w:color="494529"/>
              <w:right w:val="single" w:sz="4" w:space="0" w:color="494529"/>
            </w:tcBorders>
            <w:shd w:val="clear" w:color="000000" w:fill="002060"/>
            <w:noWrap/>
            <w:textDirection w:val="btLr"/>
            <w:vAlign w:val="bottom"/>
            <w:hideMark/>
          </w:tcPr>
          <w:p w:rsidR="00B64136" w:rsidRPr="00B64136" w:rsidDel="00BA5083" w:rsidRDefault="00B64136" w:rsidP="00B64136">
            <w:pPr>
              <w:widowControl/>
              <w:rPr>
                <w:del w:id="923" w:author="Johnson, David M ERDC-RDE-ITL-MS" w:date="2016-10-19T16:04:00Z"/>
                <w:rFonts w:ascii="Calibri" w:eastAsia="Times New Roman" w:hAnsi="Calibri" w:cs="Times New Roman"/>
                <w:b/>
                <w:bCs/>
                <w:color w:val="FFFFFF"/>
                <w:sz w:val="16"/>
                <w:szCs w:val="16"/>
              </w:rPr>
            </w:pPr>
            <w:del w:id="924" w:author="Johnson, David M ERDC-RDE-ITL-MS" w:date="2016-10-19T16:04:00Z">
              <w:r w:rsidRPr="00B64136" w:rsidDel="00BA5083">
                <w:rPr>
                  <w:rFonts w:ascii="Calibri" w:eastAsia="Times New Roman" w:hAnsi="Calibri" w:cs="Times New Roman"/>
                  <w:b/>
                  <w:bCs/>
                  <w:color w:val="FFFFFF"/>
                  <w:sz w:val="16"/>
                  <w:szCs w:val="16"/>
                </w:rPr>
                <w:delText>NAME</w:delText>
              </w:r>
            </w:del>
          </w:p>
        </w:tc>
        <w:tc>
          <w:tcPr>
            <w:tcW w:w="811" w:type="dxa"/>
            <w:tcBorders>
              <w:top w:val="single" w:sz="4" w:space="0" w:color="000000"/>
              <w:left w:val="single" w:sz="4" w:space="0" w:color="494529"/>
              <w:bottom w:val="single" w:sz="4" w:space="0" w:color="494529"/>
              <w:right w:val="single" w:sz="4" w:space="0" w:color="494529"/>
            </w:tcBorders>
            <w:shd w:val="clear" w:color="000000" w:fill="002060"/>
            <w:noWrap/>
            <w:textDirection w:val="btLr"/>
            <w:vAlign w:val="bottom"/>
            <w:hideMark/>
          </w:tcPr>
          <w:p w:rsidR="00B64136" w:rsidRPr="00B64136" w:rsidDel="00BA5083" w:rsidRDefault="00B64136" w:rsidP="00B64136">
            <w:pPr>
              <w:widowControl/>
              <w:rPr>
                <w:del w:id="925" w:author="Johnson, David M ERDC-RDE-ITL-MS" w:date="2016-10-19T16:04:00Z"/>
                <w:rFonts w:ascii="Calibri" w:eastAsia="Times New Roman" w:hAnsi="Calibri" w:cs="Times New Roman"/>
                <w:b/>
                <w:bCs/>
                <w:color w:val="FFFFFF"/>
                <w:sz w:val="16"/>
                <w:szCs w:val="16"/>
              </w:rPr>
            </w:pPr>
            <w:del w:id="926" w:author="Johnson, David M ERDC-RDE-ITL-MS" w:date="2016-10-19T16:04:00Z">
              <w:r w:rsidRPr="00B64136" w:rsidDel="00BA5083">
                <w:rPr>
                  <w:rFonts w:ascii="Calibri" w:eastAsia="Times New Roman" w:hAnsi="Calibri" w:cs="Times New Roman"/>
                  <w:b/>
                  <w:bCs/>
                  <w:color w:val="FFFFFF"/>
                  <w:sz w:val="16"/>
                  <w:szCs w:val="16"/>
                </w:rPr>
                <w:delText>DATATYPE</w:delText>
              </w:r>
            </w:del>
          </w:p>
        </w:tc>
        <w:tc>
          <w:tcPr>
            <w:tcW w:w="346" w:type="dxa"/>
            <w:tcBorders>
              <w:top w:val="single" w:sz="4" w:space="0" w:color="000000"/>
              <w:left w:val="single" w:sz="4" w:space="0" w:color="494529"/>
              <w:bottom w:val="single" w:sz="4" w:space="0" w:color="494529"/>
              <w:right w:val="single" w:sz="4" w:space="0" w:color="494529"/>
            </w:tcBorders>
            <w:shd w:val="clear" w:color="000000" w:fill="002060"/>
            <w:noWrap/>
            <w:textDirection w:val="btLr"/>
            <w:vAlign w:val="bottom"/>
            <w:hideMark/>
          </w:tcPr>
          <w:p w:rsidR="00B64136" w:rsidRPr="00B64136" w:rsidDel="00BA5083" w:rsidRDefault="00B64136" w:rsidP="00B64136">
            <w:pPr>
              <w:widowControl/>
              <w:rPr>
                <w:del w:id="927" w:author="Johnson, David M ERDC-RDE-ITL-MS" w:date="2016-10-19T16:04:00Z"/>
                <w:rFonts w:ascii="Calibri" w:eastAsia="Times New Roman" w:hAnsi="Calibri" w:cs="Times New Roman"/>
                <w:b/>
                <w:bCs/>
                <w:color w:val="FFFFFF"/>
                <w:sz w:val="16"/>
                <w:szCs w:val="16"/>
              </w:rPr>
            </w:pPr>
            <w:del w:id="928" w:author="Johnson, David M ERDC-RDE-ITL-MS" w:date="2016-10-19T16:04:00Z">
              <w:r w:rsidRPr="00B64136" w:rsidDel="00BA5083">
                <w:rPr>
                  <w:rFonts w:ascii="Calibri" w:eastAsia="Times New Roman" w:hAnsi="Calibri" w:cs="Times New Roman"/>
                  <w:b/>
                  <w:bCs/>
                  <w:color w:val="FFFFFF"/>
                  <w:sz w:val="16"/>
                  <w:szCs w:val="16"/>
                </w:rPr>
                <w:delText>DATACATEGORY</w:delText>
              </w:r>
            </w:del>
          </w:p>
        </w:tc>
        <w:tc>
          <w:tcPr>
            <w:tcW w:w="360" w:type="dxa"/>
            <w:tcBorders>
              <w:top w:val="single" w:sz="4" w:space="0" w:color="000000"/>
              <w:left w:val="single" w:sz="4" w:space="0" w:color="494529"/>
              <w:bottom w:val="single" w:sz="4" w:space="0" w:color="494529"/>
              <w:right w:val="single" w:sz="4" w:space="0" w:color="494529"/>
            </w:tcBorders>
            <w:shd w:val="clear" w:color="000000" w:fill="002060"/>
            <w:noWrap/>
            <w:textDirection w:val="btLr"/>
            <w:vAlign w:val="bottom"/>
            <w:hideMark/>
          </w:tcPr>
          <w:p w:rsidR="00B64136" w:rsidRPr="00B64136" w:rsidDel="00BA5083" w:rsidRDefault="00B64136" w:rsidP="00B64136">
            <w:pPr>
              <w:widowControl/>
              <w:rPr>
                <w:del w:id="929" w:author="Johnson, David M ERDC-RDE-ITL-MS" w:date="2016-10-19T16:04:00Z"/>
                <w:rFonts w:ascii="Calibri" w:eastAsia="Times New Roman" w:hAnsi="Calibri" w:cs="Times New Roman"/>
                <w:b/>
                <w:bCs/>
                <w:color w:val="FFFFFF"/>
                <w:sz w:val="16"/>
                <w:szCs w:val="16"/>
              </w:rPr>
            </w:pPr>
            <w:del w:id="930" w:author="Johnson, David M ERDC-RDE-ITL-MS" w:date="2016-10-19T16:04:00Z">
              <w:r w:rsidRPr="00B64136" w:rsidDel="00BA5083">
                <w:rPr>
                  <w:rFonts w:ascii="Calibri" w:eastAsia="Times New Roman" w:hAnsi="Calibri" w:cs="Times New Roman"/>
                  <w:b/>
                  <w:bCs/>
                  <w:color w:val="FFFFFF"/>
                  <w:sz w:val="16"/>
                  <w:szCs w:val="16"/>
                </w:rPr>
                <w:delText>GROUP</w:delText>
              </w:r>
            </w:del>
          </w:p>
        </w:tc>
        <w:tc>
          <w:tcPr>
            <w:tcW w:w="360" w:type="dxa"/>
            <w:tcBorders>
              <w:top w:val="single" w:sz="4" w:space="0" w:color="000000"/>
              <w:left w:val="single" w:sz="4" w:space="0" w:color="494529"/>
              <w:bottom w:val="single" w:sz="4" w:space="0" w:color="494529"/>
              <w:right w:val="single" w:sz="4" w:space="0" w:color="494529"/>
            </w:tcBorders>
            <w:shd w:val="clear" w:color="000000" w:fill="002060"/>
            <w:noWrap/>
            <w:textDirection w:val="btLr"/>
            <w:vAlign w:val="bottom"/>
            <w:hideMark/>
          </w:tcPr>
          <w:p w:rsidR="00B64136" w:rsidRPr="00B64136" w:rsidDel="00BA5083" w:rsidRDefault="00B64136" w:rsidP="00B64136">
            <w:pPr>
              <w:widowControl/>
              <w:rPr>
                <w:del w:id="931" w:author="Johnson, David M ERDC-RDE-ITL-MS" w:date="2016-10-19T16:04:00Z"/>
                <w:rFonts w:ascii="Calibri" w:eastAsia="Times New Roman" w:hAnsi="Calibri" w:cs="Times New Roman"/>
                <w:b/>
                <w:bCs/>
                <w:color w:val="FFFFFF"/>
                <w:sz w:val="16"/>
                <w:szCs w:val="16"/>
              </w:rPr>
            </w:pPr>
            <w:del w:id="932" w:author="Johnson, David M ERDC-RDE-ITL-MS" w:date="2016-10-19T16:04:00Z">
              <w:r w:rsidRPr="00B64136" w:rsidDel="00BA5083">
                <w:rPr>
                  <w:rFonts w:ascii="Calibri" w:eastAsia="Times New Roman" w:hAnsi="Calibri" w:cs="Times New Roman"/>
                  <w:b/>
                  <w:bCs/>
                  <w:color w:val="FFFFFF"/>
                  <w:sz w:val="16"/>
                  <w:szCs w:val="16"/>
                </w:rPr>
                <w:delText>VISIBLE</w:delText>
              </w:r>
            </w:del>
          </w:p>
        </w:tc>
        <w:tc>
          <w:tcPr>
            <w:tcW w:w="2160" w:type="dxa"/>
            <w:tcBorders>
              <w:top w:val="single" w:sz="4" w:space="0" w:color="000000"/>
              <w:left w:val="single" w:sz="4" w:space="0" w:color="494529"/>
              <w:bottom w:val="single" w:sz="4" w:space="0" w:color="494529"/>
              <w:right w:val="single" w:sz="4" w:space="0" w:color="000000"/>
            </w:tcBorders>
            <w:shd w:val="clear" w:color="000000" w:fill="002060"/>
            <w:noWrap/>
            <w:textDirection w:val="btLr"/>
            <w:vAlign w:val="bottom"/>
            <w:hideMark/>
          </w:tcPr>
          <w:p w:rsidR="00B64136" w:rsidRPr="00B64136" w:rsidDel="00BA5083" w:rsidRDefault="00B64136" w:rsidP="00B64136">
            <w:pPr>
              <w:widowControl/>
              <w:rPr>
                <w:del w:id="933" w:author="Johnson, David M ERDC-RDE-ITL-MS" w:date="2016-10-19T16:04:00Z"/>
                <w:rFonts w:ascii="Calibri" w:eastAsia="Times New Roman" w:hAnsi="Calibri" w:cs="Times New Roman"/>
                <w:b/>
                <w:bCs/>
                <w:color w:val="FFFFFF"/>
                <w:sz w:val="16"/>
                <w:szCs w:val="16"/>
              </w:rPr>
            </w:pPr>
            <w:del w:id="934" w:author="Johnson, David M ERDC-RDE-ITL-MS" w:date="2016-10-19T16:04:00Z">
              <w:r w:rsidRPr="00B64136" w:rsidDel="00BA5083">
                <w:rPr>
                  <w:rFonts w:ascii="Calibri" w:eastAsia="Times New Roman" w:hAnsi="Calibri" w:cs="Times New Roman"/>
                  <w:b/>
                  <w:bCs/>
                  <w:color w:val="FFFFFF"/>
                  <w:sz w:val="16"/>
                  <w:szCs w:val="16"/>
                </w:rPr>
                <w:delText>Group Names</w:delText>
              </w:r>
            </w:del>
          </w:p>
        </w:tc>
      </w:tr>
      <w:tr w:rsidR="00B64136" w:rsidRPr="00B64136" w:rsidDel="00BA5083" w:rsidTr="00B64136">
        <w:trPr>
          <w:trHeight w:val="300"/>
          <w:del w:id="935" w:author="Johnson, David M ERDC-RDE-ITL-MS" w:date="2016-10-19T16:04:00Z"/>
        </w:trPr>
        <w:tc>
          <w:tcPr>
            <w:tcW w:w="708" w:type="dxa"/>
            <w:tcBorders>
              <w:top w:val="single" w:sz="4" w:space="0" w:color="494529"/>
              <w:left w:val="single" w:sz="4" w:space="0" w:color="000000"/>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936" w:author="Johnson, David M ERDC-RDE-ITL-MS" w:date="2016-10-19T16:04:00Z"/>
                <w:rFonts w:ascii="Calibri" w:eastAsia="Times New Roman" w:hAnsi="Calibri" w:cs="Times New Roman"/>
                <w:color w:val="000000"/>
                <w:sz w:val="16"/>
                <w:szCs w:val="16"/>
              </w:rPr>
            </w:pPr>
            <w:del w:id="937" w:author="Johnson, David M ERDC-RDE-ITL-MS" w:date="2016-10-19T16:04:00Z">
              <w:r w:rsidRPr="00B64136" w:rsidDel="00BA5083">
                <w:rPr>
                  <w:rFonts w:ascii="Calibri" w:eastAsia="Times New Roman" w:hAnsi="Calibri" w:cs="Times New Roman"/>
                  <w:color w:val="000000"/>
                  <w:sz w:val="16"/>
                  <w:szCs w:val="16"/>
                </w:rPr>
                <w:delText>PARAM</w:delText>
              </w:r>
            </w:del>
          </w:p>
        </w:tc>
        <w:tc>
          <w:tcPr>
            <w:tcW w:w="3087"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938" w:author="Johnson, David M ERDC-RDE-ITL-MS" w:date="2016-10-19T16:04:00Z"/>
                <w:rFonts w:ascii="Calibri" w:eastAsia="Times New Roman" w:hAnsi="Calibri" w:cs="Times New Roman"/>
                <w:color w:val="000000"/>
                <w:sz w:val="16"/>
                <w:szCs w:val="16"/>
              </w:rPr>
            </w:pPr>
            <w:del w:id="939" w:author="Johnson, David M ERDC-RDE-ITL-MS" w:date="2016-10-19T16:04:00Z">
              <w:r w:rsidRPr="00B64136" w:rsidDel="00BA5083">
                <w:rPr>
                  <w:rFonts w:ascii="Calibri" w:eastAsia="Times New Roman" w:hAnsi="Calibri" w:cs="Times New Roman"/>
                  <w:color w:val="000000"/>
                  <w:sz w:val="16"/>
                  <w:szCs w:val="16"/>
                </w:rPr>
                <w:delText>00ec2600-afe8-4262-a6d5-3764bd738552</w:delText>
              </w:r>
            </w:del>
          </w:p>
        </w:tc>
        <w:tc>
          <w:tcPr>
            <w:tcW w:w="198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940" w:author="Johnson, David M ERDC-RDE-ITL-MS" w:date="2016-10-19T16:04:00Z"/>
                <w:rFonts w:ascii="Calibri" w:eastAsia="Times New Roman" w:hAnsi="Calibri" w:cs="Times New Roman"/>
                <w:color w:val="000000"/>
                <w:sz w:val="16"/>
                <w:szCs w:val="16"/>
              </w:rPr>
            </w:pPr>
            <w:del w:id="941" w:author="Johnson, David M ERDC-RDE-ITL-MS" w:date="2016-10-19T16:04:00Z">
              <w:r w:rsidRPr="00B64136" w:rsidDel="00BA5083">
                <w:rPr>
                  <w:rFonts w:ascii="Calibri" w:eastAsia="Times New Roman" w:hAnsi="Calibri" w:cs="Times New Roman"/>
                  <w:color w:val="000000"/>
                  <w:sz w:val="16"/>
                  <w:szCs w:val="16"/>
                </w:rPr>
                <w:delText>Alternate_Info 2</w:delText>
              </w:r>
            </w:del>
          </w:p>
        </w:tc>
        <w:tc>
          <w:tcPr>
            <w:tcW w:w="811"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942" w:author="Johnson, David M ERDC-RDE-ITL-MS" w:date="2016-10-19T16:04:00Z"/>
                <w:rFonts w:ascii="Calibri" w:eastAsia="Times New Roman" w:hAnsi="Calibri" w:cs="Times New Roman"/>
                <w:color w:val="000000"/>
                <w:sz w:val="16"/>
                <w:szCs w:val="16"/>
              </w:rPr>
            </w:pPr>
            <w:del w:id="943" w:author="Johnson, David M ERDC-RDE-ITL-MS" w:date="2016-10-19T16:04:00Z">
              <w:r w:rsidRPr="00B64136" w:rsidDel="00BA5083">
                <w:rPr>
                  <w:rFonts w:ascii="Calibri" w:eastAsia="Times New Roman" w:hAnsi="Calibri" w:cs="Times New Roman"/>
                  <w:color w:val="000000"/>
                  <w:sz w:val="16"/>
                  <w:szCs w:val="16"/>
                </w:rPr>
                <w:delText>TEXT</w:delText>
              </w:r>
            </w:del>
          </w:p>
        </w:tc>
        <w:tc>
          <w:tcPr>
            <w:tcW w:w="346"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944" w:author="Johnson, David M ERDC-RDE-ITL-MS" w:date="2016-10-19T16:04:00Z"/>
                <w:rFonts w:ascii="Calibri" w:eastAsia="Times New Roman" w:hAnsi="Calibri" w:cs="Times New Roman"/>
                <w:color w:val="000000"/>
                <w:sz w:val="16"/>
                <w:szCs w:val="16"/>
              </w:rPr>
            </w:pPr>
            <w:del w:id="945" w:author="Johnson, David M ERDC-RDE-ITL-MS" w:date="2016-10-19T16:04:00Z">
              <w:r w:rsidRPr="00B64136" w:rsidDel="00BA5083">
                <w:rPr>
                  <w:rFonts w:ascii="Calibri" w:eastAsia="Times New Roman" w:hAnsi="Calibri" w:cs="Times New Roman"/>
                  <w:color w:val="000000"/>
                  <w:sz w:val="16"/>
                  <w:szCs w:val="16"/>
                </w:rPr>
                <w:delText> </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946" w:author="Johnson, David M ERDC-RDE-ITL-MS" w:date="2016-10-19T16:04:00Z"/>
                <w:rFonts w:ascii="Calibri" w:eastAsia="Times New Roman" w:hAnsi="Calibri" w:cs="Times New Roman"/>
                <w:color w:val="000000"/>
                <w:sz w:val="16"/>
                <w:szCs w:val="16"/>
              </w:rPr>
            </w:pPr>
            <w:del w:id="947" w:author="Johnson, David M ERDC-RDE-ITL-MS" w:date="2016-10-19T16:04:00Z">
              <w:r w:rsidRPr="00B64136" w:rsidDel="00BA5083">
                <w:rPr>
                  <w:rFonts w:ascii="Calibri" w:eastAsia="Times New Roman" w:hAnsi="Calibri" w:cs="Times New Roman"/>
                  <w:color w:val="000000"/>
                  <w:sz w:val="16"/>
                  <w:szCs w:val="16"/>
                </w:rPr>
                <w:delText>8</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948" w:author="Johnson, David M ERDC-RDE-ITL-MS" w:date="2016-10-19T16:04:00Z"/>
                <w:rFonts w:ascii="Calibri" w:eastAsia="Times New Roman" w:hAnsi="Calibri" w:cs="Times New Roman"/>
                <w:color w:val="000000"/>
                <w:sz w:val="16"/>
                <w:szCs w:val="16"/>
              </w:rPr>
            </w:pPr>
            <w:del w:id="949" w:author="Johnson, David M ERDC-RDE-ITL-MS" w:date="2016-10-19T16:04:00Z">
              <w:r w:rsidRPr="00B64136" w:rsidDel="00BA5083">
                <w:rPr>
                  <w:rFonts w:ascii="Calibri" w:eastAsia="Times New Roman" w:hAnsi="Calibri" w:cs="Times New Roman"/>
                  <w:color w:val="000000"/>
                  <w:sz w:val="16"/>
                  <w:szCs w:val="16"/>
                </w:rPr>
                <w:delText>1</w:delText>
              </w:r>
            </w:del>
          </w:p>
        </w:tc>
        <w:tc>
          <w:tcPr>
            <w:tcW w:w="2160" w:type="dxa"/>
            <w:tcBorders>
              <w:top w:val="single" w:sz="4" w:space="0" w:color="494529"/>
              <w:left w:val="single" w:sz="4" w:space="0" w:color="494529"/>
              <w:bottom w:val="single" w:sz="4" w:space="0" w:color="494529"/>
              <w:right w:val="single" w:sz="4" w:space="0" w:color="000000"/>
            </w:tcBorders>
            <w:shd w:val="clear" w:color="auto" w:fill="auto"/>
            <w:noWrap/>
            <w:vAlign w:val="bottom"/>
            <w:hideMark/>
          </w:tcPr>
          <w:p w:rsidR="00B64136" w:rsidRPr="00B64136" w:rsidDel="00BA5083" w:rsidRDefault="00B64136" w:rsidP="00B64136">
            <w:pPr>
              <w:widowControl/>
              <w:rPr>
                <w:del w:id="950" w:author="Johnson, David M ERDC-RDE-ITL-MS" w:date="2016-10-19T16:04:00Z"/>
                <w:rFonts w:ascii="Calibri" w:eastAsia="Times New Roman" w:hAnsi="Calibri" w:cs="Times New Roman"/>
                <w:color w:val="000000"/>
                <w:sz w:val="16"/>
                <w:szCs w:val="16"/>
              </w:rPr>
            </w:pPr>
            <w:del w:id="951" w:author="Johnson, David M ERDC-RDE-ITL-MS" w:date="2016-10-19T16:04:00Z">
              <w:r w:rsidRPr="00B64136" w:rsidDel="00BA5083">
                <w:rPr>
                  <w:rFonts w:ascii="Calibri" w:eastAsia="Times New Roman" w:hAnsi="Calibri" w:cs="Times New Roman"/>
                  <w:color w:val="000000"/>
                  <w:sz w:val="16"/>
                  <w:szCs w:val="16"/>
                </w:rPr>
                <w:delText> </w:delText>
              </w:r>
            </w:del>
          </w:p>
        </w:tc>
      </w:tr>
      <w:tr w:rsidR="00B64136" w:rsidRPr="00B64136" w:rsidDel="00BA5083" w:rsidTr="00B64136">
        <w:trPr>
          <w:trHeight w:val="300"/>
          <w:del w:id="952" w:author="Johnson, David M ERDC-RDE-ITL-MS" w:date="2016-10-19T16:04:00Z"/>
        </w:trPr>
        <w:tc>
          <w:tcPr>
            <w:tcW w:w="708" w:type="dxa"/>
            <w:tcBorders>
              <w:top w:val="single" w:sz="4" w:space="0" w:color="494529"/>
              <w:left w:val="single" w:sz="4" w:space="0" w:color="000000"/>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953" w:author="Johnson, David M ERDC-RDE-ITL-MS" w:date="2016-10-19T16:04:00Z"/>
                <w:rFonts w:ascii="Calibri" w:eastAsia="Times New Roman" w:hAnsi="Calibri" w:cs="Times New Roman"/>
                <w:color w:val="000000"/>
                <w:sz w:val="16"/>
                <w:szCs w:val="16"/>
              </w:rPr>
            </w:pPr>
            <w:del w:id="954" w:author="Johnson, David M ERDC-RDE-ITL-MS" w:date="2016-10-19T16:04:00Z">
              <w:r w:rsidRPr="00B64136" w:rsidDel="00BA5083">
                <w:rPr>
                  <w:rFonts w:ascii="Calibri" w:eastAsia="Times New Roman" w:hAnsi="Calibri" w:cs="Times New Roman"/>
                  <w:color w:val="000000"/>
                  <w:sz w:val="16"/>
                  <w:szCs w:val="16"/>
                </w:rPr>
                <w:delText>PARAM</w:delText>
              </w:r>
            </w:del>
          </w:p>
        </w:tc>
        <w:tc>
          <w:tcPr>
            <w:tcW w:w="3087"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955" w:author="Johnson, David M ERDC-RDE-ITL-MS" w:date="2016-10-19T16:04:00Z"/>
                <w:rFonts w:ascii="Calibri" w:eastAsia="Times New Roman" w:hAnsi="Calibri" w:cs="Times New Roman"/>
                <w:color w:val="000000"/>
                <w:sz w:val="16"/>
                <w:szCs w:val="16"/>
              </w:rPr>
            </w:pPr>
            <w:del w:id="956" w:author="Johnson, David M ERDC-RDE-ITL-MS" w:date="2016-10-19T16:04:00Z">
              <w:r w:rsidRPr="00B64136" w:rsidDel="00BA5083">
                <w:rPr>
                  <w:rFonts w:ascii="Calibri" w:eastAsia="Times New Roman" w:hAnsi="Calibri" w:cs="Times New Roman"/>
                  <w:color w:val="000000"/>
                  <w:sz w:val="16"/>
                  <w:szCs w:val="16"/>
                </w:rPr>
                <w:delText>88768e00-ab59-4ccd-89e5-0b23b6b05a81</w:delText>
              </w:r>
            </w:del>
          </w:p>
        </w:tc>
        <w:tc>
          <w:tcPr>
            <w:tcW w:w="198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957" w:author="Johnson, David M ERDC-RDE-ITL-MS" w:date="2016-10-19T16:04:00Z"/>
                <w:rFonts w:ascii="Calibri" w:eastAsia="Times New Roman" w:hAnsi="Calibri" w:cs="Times New Roman"/>
                <w:color w:val="000000"/>
                <w:sz w:val="16"/>
                <w:szCs w:val="16"/>
              </w:rPr>
            </w:pPr>
            <w:del w:id="958" w:author="Johnson, David M ERDC-RDE-ITL-MS" w:date="2016-10-19T16:04:00Z">
              <w:r w:rsidRPr="00B64136" w:rsidDel="00BA5083">
                <w:rPr>
                  <w:rFonts w:ascii="Calibri" w:eastAsia="Times New Roman" w:hAnsi="Calibri" w:cs="Times New Roman"/>
                  <w:color w:val="000000"/>
                  <w:sz w:val="16"/>
                  <w:szCs w:val="16"/>
                </w:rPr>
                <w:delText>SOLICIT_NO</w:delText>
              </w:r>
            </w:del>
          </w:p>
        </w:tc>
        <w:tc>
          <w:tcPr>
            <w:tcW w:w="811"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959" w:author="Johnson, David M ERDC-RDE-ITL-MS" w:date="2016-10-19T16:04:00Z"/>
                <w:rFonts w:ascii="Calibri" w:eastAsia="Times New Roman" w:hAnsi="Calibri" w:cs="Times New Roman"/>
                <w:color w:val="000000"/>
                <w:sz w:val="16"/>
                <w:szCs w:val="16"/>
              </w:rPr>
            </w:pPr>
            <w:del w:id="960" w:author="Johnson, David M ERDC-RDE-ITL-MS" w:date="2016-10-19T16:04:00Z">
              <w:r w:rsidRPr="00B64136" w:rsidDel="00BA5083">
                <w:rPr>
                  <w:rFonts w:ascii="Calibri" w:eastAsia="Times New Roman" w:hAnsi="Calibri" w:cs="Times New Roman"/>
                  <w:color w:val="000000"/>
                  <w:sz w:val="16"/>
                  <w:szCs w:val="16"/>
                </w:rPr>
                <w:delText>TEXT</w:delText>
              </w:r>
            </w:del>
          </w:p>
        </w:tc>
        <w:tc>
          <w:tcPr>
            <w:tcW w:w="346"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961" w:author="Johnson, David M ERDC-RDE-ITL-MS" w:date="2016-10-19T16:04:00Z"/>
                <w:rFonts w:ascii="Calibri" w:eastAsia="Times New Roman" w:hAnsi="Calibri" w:cs="Times New Roman"/>
                <w:color w:val="000000"/>
                <w:sz w:val="16"/>
                <w:szCs w:val="16"/>
              </w:rPr>
            </w:pPr>
            <w:del w:id="962" w:author="Johnson, David M ERDC-RDE-ITL-MS" w:date="2016-10-19T16:04:00Z">
              <w:r w:rsidRPr="00B64136" w:rsidDel="00BA5083">
                <w:rPr>
                  <w:rFonts w:ascii="Calibri" w:eastAsia="Times New Roman" w:hAnsi="Calibri" w:cs="Times New Roman"/>
                  <w:color w:val="000000"/>
                  <w:sz w:val="16"/>
                  <w:szCs w:val="16"/>
                </w:rPr>
                <w:delText> </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963" w:author="Johnson, David M ERDC-RDE-ITL-MS" w:date="2016-10-19T16:04:00Z"/>
                <w:rFonts w:ascii="Calibri" w:eastAsia="Times New Roman" w:hAnsi="Calibri" w:cs="Times New Roman"/>
                <w:color w:val="000000"/>
                <w:sz w:val="16"/>
                <w:szCs w:val="16"/>
              </w:rPr>
            </w:pPr>
            <w:del w:id="964" w:author="Johnson, David M ERDC-RDE-ITL-MS" w:date="2016-10-19T16:04:00Z">
              <w:r w:rsidRPr="00B64136" w:rsidDel="00BA5083">
                <w:rPr>
                  <w:rFonts w:ascii="Calibri" w:eastAsia="Times New Roman" w:hAnsi="Calibri" w:cs="Times New Roman"/>
                  <w:color w:val="000000"/>
                  <w:sz w:val="16"/>
                  <w:szCs w:val="16"/>
                </w:rPr>
                <w:delText>8</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965" w:author="Johnson, David M ERDC-RDE-ITL-MS" w:date="2016-10-19T16:04:00Z"/>
                <w:rFonts w:ascii="Calibri" w:eastAsia="Times New Roman" w:hAnsi="Calibri" w:cs="Times New Roman"/>
                <w:color w:val="000000"/>
                <w:sz w:val="16"/>
                <w:szCs w:val="16"/>
              </w:rPr>
            </w:pPr>
            <w:del w:id="966" w:author="Johnson, David M ERDC-RDE-ITL-MS" w:date="2016-10-19T16:04:00Z">
              <w:r w:rsidRPr="00B64136" w:rsidDel="00BA5083">
                <w:rPr>
                  <w:rFonts w:ascii="Calibri" w:eastAsia="Times New Roman" w:hAnsi="Calibri" w:cs="Times New Roman"/>
                  <w:color w:val="000000"/>
                  <w:sz w:val="16"/>
                  <w:szCs w:val="16"/>
                </w:rPr>
                <w:delText>1</w:delText>
              </w:r>
            </w:del>
          </w:p>
        </w:tc>
        <w:tc>
          <w:tcPr>
            <w:tcW w:w="2160" w:type="dxa"/>
            <w:tcBorders>
              <w:top w:val="single" w:sz="4" w:space="0" w:color="494529"/>
              <w:left w:val="single" w:sz="4" w:space="0" w:color="494529"/>
              <w:bottom w:val="single" w:sz="4" w:space="0" w:color="494529"/>
              <w:right w:val="single" w:sz="4" w:space="0" w:color="000000"/>
            </w:tcBorders>
            <w:shd w:val="clear" w:color="auto" w:fill="auto"/>
            <w:noWrap/>
            <w:vAlign w:val="bottom"/>
            <w:hideMark/>
          </w:tcPr>
          <w:p w:rsidR="00B64136" w:rsidRPr="00B64136" w:rsidDel="00BA5083" w:rsidRDefault="00B64136" w:rsidP="00B64136">
            <w:pPr>
              <w:widowControl/>
              <w:rPr>
                <w:del w:id="967" w:author="Johnson, David M ERDC-RDE-ITL-MS" w:date="2016-10-19T16:04:00Z"/>
                <w:rFonts w:ascii="Calibri" w:eastAsia="Times New Roman" w:hAnsi="Calibri" w:cs="Times New Roman"/>
                <w:color w:val="000000"/>
                <w:sz w:val="16"/>
                <w:szCs w:val="16"/>
              </w:rPr>
            </w:pPr>
            <w:del w:id="968" w:author="Johnson, David M ERDC-RDE-ITL-MS" w:date="2016-10-19T16:04:00Z">
              <w:r w:rsidRPr="00B64136" w:rsidDel="00BA5083">
                <w:rPr>
                  <w:rFonts w:ascii="Calibri" w:eastAsia="Times New Roman" w:hAnsi="Calibri" w:cs="Times New Roman"/>
                  <w:color w:val="000000"/>
                  <w:sz w:val="16"/>
                  <w:szCs w:val="16"/>
                </w:rPr>
                <w:delText>USACE_Project</w:delText>
              </w:r>
            </w:del>
          </w:p>
        </w:tc>
      </w:tr>
      <w:tr w:rsidR="00B64136" w:rsidRPr="00B64136" w:rsidDel="00BA5083" w:rsidTr="00B64136">
        <w:trPr>
          <w:trHeight w:val="300"/>
          <w:del w:id="969" w:author="Johnson, David M ERDC-RDE-ITL-MS" w:date="2016-10-19T16:04:00Z"/>
        </w:trPr>
        <w:tc>
          <w:tcPr>
            <w:tcW w:w="708" w:type="dxa"/>
            <w:tcBorders>
              <w:top w:val="single" w:sz="4" w:space="0" w:color="494529"/>
              <w:left w:val="single" w:sz="4" w:space="0" w:color="000000"/>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970" w:author="Johnson, David M ERDC-RDE-ITL-MS" w:date="2016-10-19T16:04:00Z"/>
                <w:rFonts w:ascii="Calibri" w:eastAsia="Times New Roman" w:hAnsi="Calibri" w:cs="Times New Roman"/>
                <w:color w:val="000000"/>
                <w:sz w:val="16"/>
                <w:szCs w:val="16"/>
              </w:rPr>
            </w:pPr>
            <w:del w:id="971" w:author="Johnson, David M ERDC-RDE-ITL-MS" w:date="2016-10-19T16:04:00Z">
              <w:r w:rsidRPr="00B64136" w:rsidDel="00BA5083">
                <w:rPr>
                  <w:rFonts w:ascii="Calibri" w:eastAsia="Times New Roman" w:hAnsi="Calibri" w:cs="Times New Roman"/>
                  <w:color w:val="000000"/>
                  <w:sz w:val="16"/>
                  <w:szCs w:val="16"/>
                </w:rPr>
                <w:delText>PARAM</w:delText>
              </w:r>
            </w:del>
          </w:p>
        </w:tc>
        <w:tc>
          <w:tcPr>
            <w:tcW w:w="3087"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972" w:author="Johnson, David M ERDC-RDE-ITL-MS" w:date="2016-10-19T16:04:00Z"/>
                <w:rFonts w:ascii="Calibri" w:eastAsia="Times New Roman" w:hAnsi="Calibri" w:cs="Times New Roman"/>
                <w:color w:val="000000"/>
                <w:sz w:val="16"/>
                <w:szCs w:val="16"/>
              </w:rPr>
            </w:pPr>
            <w:del w:id="973" w:author="Johnson, David M ERDC-RDE-ITL-MS" w:date="2016-10-19T16:04:00Z">
              <w:r w:rsidRPr="00B64136" w:rsidDel="00BA5083">
                <w:rPr>
                  <w:rFonts w:ascii="Calibri" w:eastAsia="Times New Roman" w:hAnsi="Calibri" w:cs="Times New Roman"/>
                  <w:color w:val="000000"/>
                  <w:sz w:val="16"/>
                  <w:szCs w:val="16"/>
                </w:rPr>
                <w:delText>6d6e8a09-8993-43f4-8590-e43491f13d5d</w:delText>
              </w:r>
            </w:del>
          </w:p>
        </w:tc>
        <w:tc>
          <w:tcPr>
            <w:tcW w:w="198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974" w:author="Johnson, David M ERDC-RDE-ITL-MS" w:date="2016-10-19T16:04:00Z"/>
                <w:rFonts w:ascii="Calibri" w:eastAsia="Times New Roman" w:hAnsi="Calibri" w:cs="Times New Roman"/>
                <w:color w:val="000000"/>
                <w:sz w:val="16"/>
                <w:szCs w:val="16"/>
              </w:rPr>
            </w:pPr>
            <w:del w:id="975" w:author="Johnson, David M ERDC-RDE-ITL-MS" w:date="2016-10-19T16:04:00Z">
              <w:r w:rsidRPr="00B64136" w:rsidDel="00BA5083">
                <w:rPr>
                  <w:rFonts w:ascii="Calibri" w:eastAsia="Times New Roman" w:hAnsi="Calibri" w:cs="Times New Roman"/>
                  <w:color w:val="000000"/>
                  <w:sz w:val="16"/>
                  <w:szCs w:val="16"/>
                </w:rPr>
                <w:delText>FILE_NO</w:delText>
              </w:r>
            </w:del>
          </w:p>
        </w:tc>
        <w:tc>
          <w:tcPr>
            <w:tcW w:w="811"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976" w:author="Johnson, David M ERDC-RDE-ITL-MS" w:date="2016-10-19T16:04:00Z"/>
                <w:rFonts w:ascii="Calibri" w:eastAsia="Times New Roman" w:hAnsi="Calibri" w:cs="Times New Roman"/>
                <w:color w:val="000000"/>
                <w:sz w:val="16"/>
                <w:szCs w:val="16"/>
              </w:rPr>
            </w:pPr>
            <w:del w:id="977" w:author="Johnson, David M ERDC-RDE-ITL-MS" w:date="2016-10-19T16:04:00Z">
              <w:r w:rsidRPr="00B64136" w:rsidDel="00BA5083">
                <w:rPr>
                  <w:rFonts w:ascii="Calibri" w:eastAsia="Times New Roman" w:hAnsi="Calibri" w:cs="Times New Roman"/>
                  <w:color w:val="000000"/>
                  <w:sz w:val="16"/>
                  <w:szCs w:val="16"/>
                </w:rPr>
                <w:delText>TEXT</w:delText>
              </w:r>
            </w:del>
          </w:p>
        </w:tc>
        <w:tc>
          <w:tcPr>
            <w:tcW w:w="346"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978" w:author="Johnson, David M ERDC-RDE-ITL-MS" w:date="2016-10-19T16:04:00Z"/>
                <w:rFonts w:ascii="Calibri" w:eastAsia="Times New Roman" w:hAnsi="Calibri" w:cs="Times New Roman"/>
                <w:color w:val="000000"/>
                <w:sz w:val="16"/>
                <w:szCs w:val="16"/>
              </w:rPr>
            </w:pPr>
            <w:del w:id="979" w:author="Johnson, David M ERDC-RDE-ITL-MS" w:date="2016-10-19T16:04:00Z">
              <w:r w:rsidRPr="00B64136" w:rsidDel="00BA5083">
                <w:rPr>
                  <w:rFonts w:ascii="Calibri" w:eastAsia="Times New Roman" w:hAnsi="Calibri" w:cs="Times New Roman"/>
                  <w:color w:val="000000"/>
                  <w:sz w:val="16"/>
                  <w:szCs w:val="16"/>
                </w:rPr>
                <w:delText> </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980" w:author="Johnson, David M ERDC-RDE-ITL-MS" w:date="2016-10-19T16:04:00Z"/>
                <w:rFonts w:ascii="Calibri" w:eastAsia="Times New Roman" w:hAnsi="Calibri" w:cs="Times New Roman"/>
                <w:color w:val="000000"/>
                <w:sz w:val="16"/>
                <w:szCs w:val="16"/>
              </w:rPr>
            </w:pPr>
            <w:del w:id="981" w:author="Johnson, David M ERDC-RDE-ITL-MS" w:date="2016-10-19T16:04:00Z">
              <w:r w:rsidRPr="00B64136" w:rsidDel="00BA5083">
                <w:rPr>
                  <w:rFonts w:ascii="Calibri" w:eastAsia="Times New Roman" w:hAnsi="Calibri" w:cs="Times New Roman"/>
                  <w:color w:val="000000"/>
                  <w:sz w:val="16"/>
                  <w:szCs w:val="16"/>
                </w:rPr>
                <w:delText>8</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982" w:author="Johnson, David M ERDC-RDE-ITL-MS" w:date="2016-10-19T16:04:00Z"/>
                <w:rFonts w:ascii="Calibri" w:eastAsia="Times New Roman" w:hAnsi="Calibri" w:cs="Times New Roman"/>
                <w:color w:val="000000"/>
                <w:sz w:val="16"/>
                <w:szCs w:val="16"/>
              </w:rPr>
            </w:pPr>
            <w:del w:id="983" w:author="Johnson, David M ERDC-RDE-ITL-MS" w:date="2016-10-19T16:04:00Z">
              <w:r w:rsidRPr="00B64136" w:rsidDel="00BA5083">
                <w:rPr>
                  <w:rFonts w:ascii="Calibri" w:eastAsia="Times New Roman" w:hAnsi="Calibri" w:cs="Times New Roman"/>
                  <w:color w:val="000000"/>
                  <w:sz w:val="16"/>
                  <w:szCs w:val="16"/>
                </w:rPr>
                <w:delText>1</w:delText>
              </w:r>
            </w:del>
          </w:p>
        </w:tc>
        <w:tc>
          <w:tcPr>
            <w:tcW w:w="2160" w:type="dxa"/>
            <w:tcBorders>
              <w:top w:val="single" w:sz="4" w:space="0" w:color="494529"/>
              <w:left w:val="single" w:sz="4" w:space="0" w:color="494529"/>
              <w:bottom w:val="single" w:sz="4" w:space="0" w:color="494529"/>
              <w:right w:val="single" w:sz="4" w:space="0" w:color="000000"/>
            </w:tcBorders>
            <w:shd w:val="clear" w:color="auto" w:fill="auto"/>
            <w:noWrap/>
            <w:vAlign w:val="bottom"/>
            <w:hideMark/>
          </w:tcPr>
          <w:p w:rsidR="00B64136" w:rsidRPr="00B64136" w:rsidDel="00BA5083" w:rsidRDefault="00B64136" w:rsidP="00B64136">
            <w:pPr>
              <w:widowControl/>
              <w:rPr>
                <w:del w:id="984" w:author="Johnson, David M ERDC-RDE-ITL-MS" w:date="2016-10-19T16:04:00Z"/>
                <w:rFonts w:ascii="Calibri" w:eastAsia="Times New Roman" w:hAnsi="Calibri" w:cs="Times New Roman"/>
                <w:color w:val="000000"/>
                <w:sz w:val="16"/>
                <w:szCs w:val="16"/>
              </w:rPr>
            </w:pPr>
            <w:del w:id="985" w:author="Johnson, David M ERDC-RDE-ITL-MS" w:date="2016-10-19T16:04:00Z">
              <w:r w:rsidRPr="00B64136" w:rsidDel="00BA5083">
                <w:rPr>
                  <w:rFonts w:ascii="Calibri" w:eastAsia="Times New Roman" w:hAnsi="Calibri" w:cs="Times New Roman"/>
                  <w:color w:val="000000"/>
                  <w:sz w:val="16"/>
                  <w:szCs w:val="16"/>
                </w:rPr>
                <w:delText>USACE_Project</w:delText>
              </w:r>
            </w:del>
          </w:p>
        </w:tc>
      </w:tr>
      <w:tr w:rsidR="00B64136" w:rsidRPr="00B64136" w:rsidDel="00BA5083" w:rsidTr="00B64136">
        <w:trPr>
          <w:trHeight w:val="300"/>
          <w:del w:id="986" w:author="Johnson, David M ERDC-RDE-ITL-MS" w:date="2016-10-19T16:04:00Z"/>
        </w:trPr>
        <w:tc>
          <w:tcPr>
            <w:tcW w:w="708" w:type="dxa"/>
            <w:tcBorders>
              <w:top w:val="single" w:sz="4" w:space="0" w:color="494529"/>
              <w:left w:val="single" w:sz="4" w:space="0" w:color="000000"/>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987" w:author="Johnson, David M ERDC-RDE-ITL-MS" w:date="2016-10-19T16:04:00Z"/>
                <w:rFonts w:ascii="Calibri" w:eastAsia="Times New Roman" w:hAnsi="Calibri" w:cs="Times New Roman"/>
                <w:color w:val="000000"/>
                <w:sz w:val="16"/>
                <w:szCs w:val="16"/>
              </w:rPr>
            </w:pPr>
            <w:del w:id="988" w:author="Johnson, David M ERDC-RDE-ITL-MS" w:date="2016-10-19T16:04:00Z">
              <w:r w:rsidRPr="00B64136" w:rsidDel="00BA5083">
                <w:rPr>
                  <w:rFonts w:ascii="Calibri" w:eastAsia="Times New Roman" w:hAnsi="Calibri" w:cs="Times New Roman"/>
                  <w:color w:val="000000"/>
                  <w:sz w:val="16"/>
                  <w:szCs w:val="16"/>
                </w:rPr>
                <w:delText>PARAM</w:delText>
              </w:r>
            </w:del>
          </w:p>
        </w:tc>
        <w:tc>
          <w:tcPr>
            <w:tcW w:w="3087"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989" w:author="Johnson, David M ERDC-RDE-ITL-MS" w:date="2016-10-19T16:04:00Z"/>
                <w:rFonts w:ascii="Calibri" w:eastAsia="Times New Roman" w:hAnsi="Calibri" w:cs="Times New Roman"/>
                <w:color w:val="000000"/>
                <w:sz w:val="16"/>
                <w:szCs w:val="16"/>
              </w:rPr>
            </w:pPr>
            <w:del w:id="990" w:author="Johnson, David M ERDC-RDE-ITL-MS" w:date="2016-10-19T16:04:00Z">
              <w:r w:rsidRPr="00B64136" w:rsidDel="00BA5083">
                <w:rPr>
                  <w:rFonts w:ascii="Calibri" w:eastAsia="Times New Roman" w:hAnsi="Calibri" w:cs="Times New Roman"/>
                  <w:color w:val="000000"/>
                  <w:sz w:val="16"/>
                  <w:szCs w:val="16"/>
                </w:rPr>
                <w:delText>02a8f20c-5a11-483a-88e7-70439cc53d79</w:delText>
              </w:r>
            </w:del>
          </w:p>
        </w:tc>
        <w:tc>
          <w:tcPr>
            <w:tcW w:w="198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991" w:author="Johnson, David M ERDC-RDE-ITL-MS" w:date="2016-10-19T16:04:00Z"/>
                <w:rFonts w:ascii="Calibri" w:eastAsia="Times New Roman" w:hAnsi="Calibri" w:cs="Times New Roman"/>
                <w:color w:val="000000"/>
                <w:sz w:val="16"/>
                <w:szCs w:val="16"/>
              </w:rPr>
            </w:pPr>
            <w:del w:id="992" w:author="Johnson, David M ERDC-RDE-ITL-MS" w:date="2016-10-19T16:04:00Z">
              <w:r w:rsidRPr="00B64136" w:rsidDel="00BA5083">
                <w:rPr>
                  <w:rFonts w:ascii="Calibri" w:eastAsia="Times New Roman" w:hAnsi="Calibri" w:cs="Times New Roman"/>
                  <w:color w:val="000000"/>
                  <w:sz w:val="16"/>
                  <w:szCs w:val="16"/>
                </w:rPr>
                <w:delText>PLOT_DATE</w:delText>
              </w:r>
            </w:del>
          </w:p>
        </w:tc>
        <w:tc>
          <w:tcPr>
            <w:tcW w:w="811"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993" w:author="Johnson, David M ERDC-RDE-ITL-MS" w:date="2016-10-19T16:04:00Z"/>
                <w:rFonts w:ascii="Calibri" w:eastAsia="Times New Roman" w:hAnsi="Calibri" w:cs="Times New Roman"/>
                <w:color w:val="000000"/>
                <w:sz w:val="16"/>
                <w:szCs w:val="16"/>
              </w:rPr>
            </w:pPr>
            <w:del w:id="994" w:author="Johnson, David M ERDC-RDE-ITL-MS" w:date="2016-10-19T16:04:00Z">
              <w:r w:rsidRPr="00B64136" w:rsidDel="00BA5083">
                <w:rPr>
                  <w:rFonts w:ascii="Calibri" w:eastAsia="Times New Roman" w:hAnsi="Calibri" w:cs="Times New Roman"/>
                  <w:color w:val="000000"/>
                  <w:sz w:val="16"/>
                  <w:szCs w:val="16"/>
                </w:rPr>
                <w:delText>TEXT</w:delText>
              </w:r>
            </w:del>
          </w:p>
        </w:tc>
        <w:tc>
          <w:tcPr>
            <w:tcW w:w="346"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995" w:author="Johnson, David M ERDC-RDE-ITL-MS" w:date="2016-10-19T16:04:00Z"/>
                <w:rFonts w:ascii="Calibri" w:eastAsia="Times New Roman" w:hAnsi="Calibri" w:cs="Times New Roman"/>
                <w:color w:val="000000"/>
                <w:sz w:val="16"/>
                <w:szCs w:val="16"/>
              </w:rPr>
            </w:pPr>
            <w:del w:id="996" w:author="Johnson, David M ERDC-RDE-ITL-MS" w:date="2016-10-19T16:04:00Z">
              <w:r w:rsidRPr="00B64136" w:rsidDel="00BA5083">
                <w:rPr>
                  <w:rFonts w:ascii="Calibri" w:eastAsia="Times New Roman" w:hAnsi="Calibri" w:cs="Times New Roman"/>
                  <w:color w:val="000000"/>
                  <w:sz w:val="16"/>
                  <w:szCs w:val="16"/>
                </w:rPr>
                <w:delText> </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997" w:author="Johnson, David M ERDC-RDE-ITL-MS" w:date="2016-10-19T16:04:00Z"/>
                <w:rFonts w:ascii="Calibri" w:eastAsia="Times New Roman" w:hAnsi="Calibri" w:cs="Times New Roman"/>
                <w:color w:val="000000"/>
                <w:sz w:val="16"/>
                <w:szCs w:val="16"/>
              </w:rPr>
            </w:pPr>
            <w:del w:id="998" w:author="Johnson, David M ERDC-RDE-ITL-MS" w:date="2016-10-19T16:04:00Z">
              <w:r w:rsidRPr="00B64136" w:rsidDel="00BA5083">
                <w:rPr>
                  <w:rFonts w:ascii="Calibri" w:eastAsia="Times New Roman" w:hAnsi="Calibri" w:cs="Times New Roman"/>
                  <w:color w:val="000000"/>
                  <w:sz w:val="16"/>
                  <w:szCs w:val="16"/>
                </w:rPr>
                <w:delText>7</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999" w:author="Johnson, David M ERDC-RDE-ITL-MS" w:date="2016-10-19T16:04:00Z"/>
                <w:rFonts w:ascii="Calibri" w:eastAsia="Times New Roman" w:hAnsi="Calibri" w:cs="Times New Roman"/>
                <w:color w:val="000000"/>
                <w:sz w:val="16"/>
                <w:szCs w:val="16"/>
              </w:rPr>
            </w:pPr>
            <w:del w:id="1000" w:author="Johnson, David M ERDC-RDE-ITL-MS" w:date="2016-10-19T16:04:00Z">
              <w:r w:rsidRPr="00B64136" w:rsidDel="00BA5083">
                <w:rPr>
                  <w:rFonts w:ascii="Calibri" w:eastAsia="Times New Roman" w:hAnsi="Calibri" w:cs="Times New Roman"/>
                  <w:color w:val="000000"/>
                  <w:sz w:val="16"/>
                  <w:szCs w:val="16"/>
                </w:rPr>
                <w:delText>1</w:delText>
              </w:r>
            </w:del>
          </w:p>
        </w:tc>
        <w:tc>
          <w:tcPr>
            <w:tcW w:w="2160" w:type="dxa"/>
            <w:tcBorders>
              <w:top w:val="single" w:sz="4" w:space="0" w:color="494529"/>
              <w:left w:val="single" w:sz="4" w:space="0" w:color="494529"/>
              <w:bottom w:val="single" w:sz="4" w:space="0" w:color="494529"/>
              <w:right w:val="single" w:sz="4" w:space="0" w:color="000000"/>
            </w:tcBorders>
            <w:shd w:val="clear" w:color="auto" w:fill="auto"/>
            <w:noWrap/>
            <w:vAlign w:val="bottom"/>
            <w:hideMark/>
          </w:tcPr>
          <w:p w:rsidR="00B64136" w:rsidRPr="00B64136" w:rsidDel="00BA5083" w:rsidRDefault="00B64136" w:rsidP="00B64136">
            <w:pPr>
              <w:widowControl/>
              <w:rPr>
                <w:del w:id="1001" w:author="Johnson, David M ERDC-RDE-ITL-MS" w:date="2016-10-19T16:04:00Z"/>
                <w:rFonts w:ascii="Calibri" w:eastAsia="Times New Roman" w:hAnsi="Calibri" w:cs="Times New Roman"/>
                <w:color w:val="000000"/>
                <w:sz w:val="16"/>
                <w:szCs w:val="16"/>
              </w:rPr>
            </w:pPr>
            <w:del w:id="1002" w:author="Johnson, David M ERDC-RDE-ITL-MS" w:date="2016-10-19T16:04:00Z">
              <w:r w:rsidRPr="00B64136" w:rsidDel="00BA5083">
                <w:rPr>
                  <w:rFonts w:ascii="Calibri" w:eastAsia="Times New Roman" w:hAnsi="Calibri" w:cs="Times New Roman"/>
                  <w:color w:val="000000"/>
                  <w:sz w:val="16"/>
                  <w:szCs w:val="16"/>
                </w:rPr>
                <w:delText>USACE_Sheet</w:delText>
              </w:r>
            </w:del>
          </w:p>
        </w:tc>
      </w:tr>
      <w:tr w:rsidR="00B64136" w:rsidRPr="00B64136" w:rsidDel="00BA5083" w:rsidTr="00B64136">
        <w:trPr>
          <w:trHeight w:val="300"/>
          <w:del w:id="1003" w:author="Johnson, David M ERDC-RDE-ITL-MS" w:date="2016-10-19T16:04:00Z"/>
        </w:trPr>
        <w:tc>
          <w:tcPr>
            <w:tcW w:w="708" w:type="dxa"/>
            <w:tcBorders>
              <w:top w:val="single" w:sz="4" w:space="0" w:color="494529"/>
              <w:left w:val="single" w:sz="4" w:space="0" w:color="000000"/>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004" w:author="Johnson, David M ERDC-RDE-ITL-MS" w:date="2016-10-19T16:04:00Z"/>
                <w:rFonts w:ascii="Calibri" w:eastAsia="Times New Roman" w:hAnsi="Calibri" w:cs="Times New Roman"/>
                <w:color w:val="000000"/>
                <w:sz w:val="16"/>
                <w:szCs w:val="16"/>
              </w:rPr>
            </w:pPr>
            <w:del w:id="1005" w:author="Johnson, David M ERDC-RDE-ITL-MS" w:date="2016-10-19T16:04:00Z">
              <w:r w:rsidRPr="00B64136" w:rsidDel="00BA5083">
                <w:rPr>
                  <w:rFonts w:ascii="Calibri" w:eastAsia="Times New Roman" w:hAnsi="Calibri" w:cs="Times New Roman"/>
                  <w:color w:val="000000"/>
                  <w:sz w:val="16"/>
                  <w:szCs w:val="16"/>
                </w:rPr>
                <w:delText>PARAM</w:delText>
              </w:r>
            </w:del>
          </w:p>
        </w:tc>
        <w:tc>
          <w:tcPr>
            <w:tcW w:w="3087"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006" w:author="Johnson, David M ERDC-RDE-ITL-MS" w:date="2016-10-19T16:04:00Z"/>
                <w:rFonts w:ascii="Calibri" w:eastAsia="Times New Roman" w:hAnsi="Calibri" w:cs="Times New Roman"/>
                <w:color w:val="000000"/>
                <w:sz w:val="16"/>
                <w:szCs w:val="16"/>
              </w:rPr>
            </w:pPr>
            <w:del w:id="1007" w:author="Johnson, David M ERDC-RDE-ITL-MS" w:date="2016-10-19T16:04:00Z">
              <w:r w:rsidRPr="00B64136" w:rsidDel="00BA5083">
                <w:rPr>
                  <w:rFonts w:ascii="Calibri" w:eastAsia="Times New Roman" w:hAnsi="Calibri" w:cs="Times New Roman"/>
                  <w:color w:val="000000"/>
                  <w:sz w:val="16"/>
                  <w:szCs w:val="16"/>
                </w:rPr>
                <w:delText>c81c4b0d-7158-4b95-b98c-8a83b5c7d732</w:delText>
              </w:r>
            </w:del>
          </w:p>
        </w:tc>
        <w:tc>
          <w:tcPr>
            <w:tcW w:w="198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008" w:author="Johnson, David M ERDC-RDE-ITL-MS" w:date="2016-10-19T16:04:00Z"/>
                <w:rFonts w:ascii="Calibri" w:eastAsia="Times New Roman" w:hAnsi="Calibri" w:cs="Times New Roman"/>
                <w:color w:val="000000"/>
                <w:sz w:val="16"/>
                <w:szCs w:val="16"/>
              </w:rPr>
            </w:pPr>
            <w:del w:id="1009" w:author="Johnson, David M ERDC-RDE-ITL-MS" w:date="2016-10-19T16:04:00Z">
              <w:r w:rsidRPr="00B64136" w:rsidDel="00BA5083">
                <w:rPr>
                  <w:rFonts w:ascii="Calibri" w:eastAsia="Times New Roman" w:hAnsi="Calibri" w:cs="Times New Roman"/>
                  <w:color w:val="000000"/>
                  <w:sz w:val="16"/>
                  <w:szCs w:val="16"/>
                </w:rPr>
                <w:delText>Alternate_Info_Title 1</w:delText>
              </w:r>
            </w:del>
          </w:p>
        </w:tc>
        <w:tc>
          <w:tcPr>
            <w:tcW w:w="811"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010" w:author="Johnson, David M ERDC-RDE-ITL-MS" w:date="2016-10-19T16:04:00Z"/>
                <w:rFonts w:ascii="Calibri" w:eastAsia="Times New Roman" w:hAnsi="Calibri" w:cs="Times New Roman"/>
                <w:color w:val="000000"/>
                <w:sz w:val="16"/>
                <w:szCs w:val="16"/>
              </w:rPr>
            </w:pPr>
            <w:del w:id="1011" w:author="Johnson, David M ERDC-RDE-ITL-MS" w:date="2016-10-19T16:04:00Z">
              <w:r w:rsidRPr="00B64136" w:rsidDel="00BA5083">
                <w:rPr>
                  <w:rFonts w:ascii="Calibri" w:eastAsia="Times New Roman" w:hAnsi="Calibri" w:cs="Times New Roman"/>
                  <w:color w:val="000000"/>
                  <w:sz w:val="16"/>
                  <w:szCs w:val="16"/>
                </w:rPr>
                <w:delText>TEXT</w:delText>
              </w:r>
            </w:del>
          </w:p>
        </w:tc>
        <w:tc>
          <w:tcPr>
            <w:tcW w:w="346"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012" w:author="Johnson, David M ERDC-RDE-ITL-MS" w:date="2016-10-19T16:04:00Z"/>
                <w:rFonts w:ascii="Calibri" w:eastAsia="Times New Roman" w:hAnsi="Calibri" w:cs="Times New Roman"/>
                <w:color w:val="000000"/>
                <w:sz w:val="16"/>
                <w:szCs w:val="16"/>
              </w:rPr>
            </w:pPr>
            <w:del w:id="1013" w:author="Johnson, David M ERDC-RDE-ITL-MS" w:date="2016-10-19T16:04:00Z">
              <w:r w:rsidRPr="00B64136" w:rsidDel="00BA5083">
                <w:rPr>
                  <w:rFonts w:ascii="Calibri" w:eastAsia="Times New Roman" w:hAnsi="Calibri" w:cs="Times New Roman"/>
                  <w:color w:val="000000"/>
                  <w:sz w:val="16"/>
                  <w:szCs w:val="16"/>
                </w:rPr>
                <w:delText> </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014" w:author="Johnson, David M ERDC-RDE-ITL-MS" w:date="2016-10-19T16:04:00Z"/>
                <w:rFonts w:ascii="Calibri" w:eastAsia="Times New Roman" w:hAnsi="Calibri" w:cs="Times New Roman"/>
                <w:color w:val="000000"/>
                <w:sz w:val="16"/>
                <w:szCs w:val="16"/>
              </w:rPr>
            </w:pPr>
            <w:del w:id="1015" w:author="Johnson, David M ERDC-RDE-ITL-MS" w:date="2016-10-19T16:04:00Z">
              <w:r w:rsidRPr="00B64136" w:rsidDel="00BA5083">
                <w:rPr>
                  <w:rFonts w:ascii="Calibri" w:eastAsia="Times New Roman" w:hAnsi="Calibri" w:cs="Times New Roman"/>
                  <w:color w:val="000000"/>
                  <w:sz w:val="16"/>
                  <w:szCs w:val="16"/>
                </w:rPr>
                <w:delText>8</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016" w:author="Johnson, David M ERDC-RDE-ITL-MS" w:date="2016-10-19T16:04:00Z"/>
                <w:rFonts w:ascii="Calibri" w:eastAsia="Times New Roman" w:hAnsi="Calibri" w:cs="Times New Roman"/>
                <w:color w:val="000000"/>
                <w:sz w:val="16"/>
                <w:szCs w:val="16"/>
              </w:rPr>
            </w:pPr>
            <w:del w:id="1017" w:author="Johnson, David M ERDC-RDE-ITL-MS" w:date="2016-10-19T16:04:00Z">
              <w:r w:rsidRPr="00B64136" w:rsidDel="00BA5083">
                <w:rPr>
                  <w:rFonts w:ascii="Calibri" w:eastAsia="Times New Roman" w:hAnsi="Calibri" w:cs="Times New Roman"/>
                  <w:color w:val="000000"/>
                  <w:sz w:val="16"/>
                  <w:szCs w:val="16"/>
                </w:rPr>
                <w:delText>1</w:delText>
              </w:r>
            </w:del>
          </w:p>
        </w:tc>
        <w:tc>
          <w:tcPr>
            <w:tcW w:w="2160" w:type="dxa"/>
            <w:tcBorders>
              <w:top w:val="single" w:sz="4" w:space="0" w:color="494529"/>
              <w:left w:val="single" w:sz="4" w:space="0" w:color="494529"/>
              <w:bottom w:val="single" w:sz="4" w:space="0" w:color="494529"/>
              <w:right w:val="single" w:sz="4" w:space="0" w:color="000000"/>
            </w:tcBorders>
            <w:shd w:val="clear" w:color="auto" w:fill="auto"/>
            <w:noWrap/>
            <w:vAlign w:val="bottom"/>
            <w:hideMark/>
          </w:tcPr>
          <w:p w:rsidR="00B64136" w:rsidRPr="00B64136" w:rsidDel="00BA5083" w:rsidRDefault="00B64136" w:rsidP="00B64136">
            <w:pPr>
              <w:widowControl/>
              <w:rPr>
                <w:del w:id="1018" w:author="Johnson, David M ERDC-RDE-ITL-MS" w:date="2016-10-19T16:04:00Z"/>
                <w:rFonts w:ascii="Calibri" w:eastAsia="Times New Roman" w:hAnsi="Calibri" w:cs="Times New Roman"/>
                <w:color w:val="000000"/>
                <w:sz w:val="16"/>
                <w:szCs w:val="16"/>
              </w:rPr>
            </w:pPr>
            <w:del w:id="1019" w:author="Johnson, David M ERDC-RDE-ITL-MS" w:date="2016-10-19T16:04:00Z">
              <w:r w:rsidRPr="00B64136" w:rsidDel="00BA5083">
                <w:rPr>
                  <w:rFonts w:ascii="Calibri" w:eastAsia="Times New Roman" w:hAnsi="Calibri" w:cs="Times New Roman"/>
                  <w:color w:val="000000"/>
                  <w:sz w:val="16"/>
                  <w:szCs w:val="16"/>
                </w:rPr>
                <w:delText>USACE_Project</w:delText>
              </w:r>
            </w:del>
          </w:p>
        </w:tc>
      </w:tr>
      <w:tr w:rsidR="00B64136" w:rsidRPr="00B64136" w:rsidDel="00BA5083" w:rsidTr="00B64136">
        <w:trPr>
          <w:trHeight w:val="300"/>
          <w:del w:id="1020" w:author="Johnson, David M ERDC-RDE-ITL-MS" w:date="2016-10-19T16:04:00Z"/>
        </w:trPr>
        <w:tc>
          <w:tcPr>
            <w:tcW w:w="708" w:type="dxa"/>
            <w:tcBorders>
              <w:top w:val="single" w:sz="4" w:space="0" w:color="494529"/>
              <w:left w:val="single" w:sz="4" w:space="0" w:color="000000"/>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021" w:author="Johnson, David M ERDC-RDE-ITL-MS" w:date="2016-10-19T16:04:00Z"/>
                <w:rFonts w:ascii="Calibri" w:eastAsia="Times New Roman" w:hAnsi="Calibri" w:cs="Times New Roman"/>
                <w:color w:val="000000"/>
                <w:sz w:val="16"/>
                <w:szCs w:val="16"/>
              </w:rPr>
            </w:pPr>
            <w:del w:id="1022" w:author="Johnson, David M ERDC-RDE-ITL-MS" w:date="2016-10-19T16:04:00Z">
              <w:r w:rsidRPr="00B64136" w:rsidDel="00BA5083">
                <w:rPr>
                  <w:rFonts w:ascii="Calibri" w:eastAsia="Times New Roman" w:hAnsi="Calibri" w:cs="Times New Roman"/>
                  <w:color w:val="000000"/>
                  <w:sz w:val="16"/>
                  <w:szCs w:val="16"/>
                </w:rPr>
                <w:delText>PARAM</w:delText>
              </w:r>
            </w:del>
          </w:p>
        </w:tc>
        <w:tc>
          <w:tcPr>
            <w:tcW w:w="3087"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023" w:author="Johnson, David M ERDC-RDE-ITL-MS" w:date="2016-10-19T16:04:00Z"/>
                <w:rFonts w:ascii="Calibri" w:eastAsia="Times New Roman" w:hAnsi="Calibri" w:cs="Times New Roman"/>
                <w:color w:val="000000"/>
                <w:sz w:val="16"/>
                <w:szCs w:val="16"/>
              </w:rPr>
            </w:pPr>
            <w:del w:id="1024" w:author="Johnson, David M ERDC-RDE-ITL-MS" w:date="2016-10-19T16:04:00Z">
              <w:r w:rsidRPr="00B64136" w:rsidDel="00BA5083">
                <w:rPr>
                  <w:rFonts w:ascii="Calibri" w:eastAsia="Times New Roman" w:hAnsi="Calibri" w:cs="Times New Roman"/>
                  <w:color w:val="000000"/>
                  <w:sz w:val="16"/>
                  <w:szCs w:val="16"/>
                </w:rPr>
                <w:delText>97ab8c1e-0942-4520-b64d-9568dc7cad67</w:delText>
              </w:r>
            </w:del>
          </w:p>
        </w:tc>
        <w:tc>
          <w:tcPr>
            <w:tcW w:w="198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025" w:author="Johnson, David M ERDC-RDE-ITL-MS" w:date="2016-10-19T16:04:00Z"/>
                <w:rFonts w:ascii="Calibri" w:eastAsia="Times New Roman" w:hAnsi="Calibri" w:cs="Times New Roman"/>
                <w:color w:val="000000"/>
                <w:sz w:val="16"/>
                <w:szCs w:val="16"/>
              </w:rPr>
            </w:pPr>
            <w:del w:id="1026" w:author="Johnson, David M ERDC-RDE-ITL-MS" w:date="2016-10-19T16:04:00Z">
              <w:r w:rsidRPr="00B64136" w:rsidDel="00BA5083">
                <w:rPr>
                  <w:rFonts w:ascii="Calibri" w:eastAsia="Times New Roman" w:hAnsi="Calibri" w:cs="Times New Roman"/>
                  <w:color w:val="000000"/>
                  <w:sz w:val="16"/>
                  <w:szCs w:val="16"/>
                </w:rPr>
                <w:delText>Sheet_Type</w:delText>
              </w:r>
            </w:del>
          </w:p>
        </w:tc>
        <w:tc>
          <w:tcPr>
            <w:tcW w:w="811"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027" w:author="Johnson, David M ERDC-RDE-ITL-MS" w:date="2016-10-19T16:04:00Z"/>
                <w:rFonts w:ascii="Calibri" w:eastAsia="Times New Roman" w:hAnsi="Calibri" w:cs="Times New Roman"/>
                <w:color w:val="000000"/>
                <w:sz w:val="16"/>
                <w:szCs w:val="16"/>
              </w:rPr>
            </w:pPr>
            <w:del w:id="1028" w:author="Johnson, David M ERDC-RDE-ITL-MS" w:date="2016-10-19T16:04:00Z">
              <w:r w:rsidRPr="00B64136" w:rsidDel="00BA5083">
                <w:rPr>
                  <w:rFonts w:ascii="Calibri" w:eastAsia="Times New Roman" w:hAnsi="Calibri" w:cs="Times New Roman"/>
                  <w:color w:val="000000"/>
                  <w:sz w:val="16"/>
                  <w:szCs w:val="16"/>
                </w:rPr>
                <w:delText>TEXT</w:delText>
              </w:r>
            </w:del>
          </w:p>
        </w:tc>
        <w:tc>
          <w:tcPr>
            <w:tcW w:w="346"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029" w:author="Johnson, David M ERDC-RDE-ITL-MS" w:date="2016-10-19T16:04:00Z"/>
                <w:rFonts w:ascii="Calibri" w:eastAsia="Times New Roman" w:hAnsi="Calibri" w:cs="Times New Roman"/>
                <w:color w:val="000000"/>
                <w:sz w:val="16"/>
                <w:szCs w:val="16"/>
              </w:rPr>
            </w:pPr>
            <w:del w:id="1030" w:author="Johnson, David M ERDC-RDE-ITL-MS" w:date="2016-10-19T16:04:00Z">
              <w:r w:rsidRPr="00B64136" w:rsidDel="00BA5083">
                <w:rPr>
                  <w:rFonts w:ascii="Calibri" w:eastAsia="Times New Roman" w:hAnsi="Calibri" w:cs="Times New Roman"/>
                  <w:color w:val="000000"/>
                  <w:sz w:val="16"/>
                  <w:szCs w:val="16"/>
                </w:rPr>
                <w:delText> </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031" w:author="Johnson, David M ERDC-RDE-ITL-MS" w:date="2016-10-19T16:04:00Z"/>
                <w:rFonts w:ascii="Calibri" w:eastAsia="Times New Roman" w:hAnsi="Calibri" w:cs="Times New Roman"/>
                <w:color w:val="000000"/>
                <w:sz w:val="16"/>
                <w:szCs w:val="16"/>
              </w:rPr>
            </w:pPr>
            <w:del w:id="1032" w:author="Johnson, David M ERDC-RDE-ITL-MS" w:date="2016-10-19T16:04:00Z">
              <w:r w:rsidRPr="00B64136" w:rsidDel="00BA5083">
                <w:rPr>
                  <w:rFonts w:ascii="Calibri" w:eastAsia="Times New Roman" w:hAnsi="Calibri" w:cs="Times New Roman"/>
                  <w:color w:val="000000"/>
                  <w:sz w:val="16"/>
                  <w:szCs w:val="16"/>
                </w:rPr>
                <w:delText>7</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033" w:author="Johnson, David M ERDC-RDE-ITL-MS" w:date="2016-10-19T16:04:00Z"/>
                <w:rFonts w:ascii="Calibri" w:eastAsia="Times New Roman" w:hAnsi="Calibri" w:cs="Times New Roman"/>
                <w:color w:val="000000"/>
                <w:sz w:val="16"/>
                <w:szCs w:val="16"/>
              </w:rPr>
            </w:pPr>
            <w:del w:id="1034" w:author="Johnson, David M ERDC-RDE-ITL-MS" w:date="2016-10-19T16:04:00Z">
              <w:r w:rsidRPr="00B64136" w:rsidDel="00BA5083">
                <w:rPr>
                  <w:rFonts w:ascii="Calibri" w:eastAsia="Times New Roman" w:hAnsi="Calibri" w:cs="Times New Roman"/>
                  <w:color w:val="000000"/>
                  <w:sz w:val="16"/>
                  <w:szCs w:val="16"/>
                </w:rPr>
                <w:delText>1</w:delText>
              </w:r>
            </w:del>
          </w:p>
        </w:tc>
        <w:tc>
          <w:tcPr>
            <w:tcW w:w="2160" w:type="dxa"/>
            <w:tcBorders>
              <w:top w:val="single" w:sz="4" w:space="0" w:color="494529"/>
              <w:left w:val="single" w:sz="4" w:space="0" w:color="494529"/>
              <w:bottom w:val="single" w:sz="4" w:space="0" w:color="494529"/>
              <w:right w:val="single" w:sz="4" w:space="0" w:color="000000"/>
            </w:tcBorders>
            <w:shd w:val="clear" w:color="auto" w:fill="auto"/>
            <w:noWrap/>
            <w:vAlign w:val="bottom"/>
            <w:hideMark/>
          </w:tcPr>
          <w:p w:rsidR="00B64136" w:rsidRPr="00B64136" w:rsidDel="00BA5083" w:rsidRDefault="00B64136" w:rsidP="00B64136">
            <w:pPr>
              <w:widowControl/>
              <w:rPr>
                <w:del w:id="1035" w:author="Johnson, David M ERDC-RDE-ITL-MS" w:date="2016-10-19T16:04:00Z"/>
                <w:rFonts w:ascii="Calibri" w:eastAsia="Times New Roman" w:hAnsi="Calibri" w:cs="Times New Roman"/>
                <w:color w:val="000000"/>
                <w:sz w:val="16"/>
                <w:szCs w:val="16"/>
              </w:rPr>
            </w:pPr>
            <w:del w:id="1036" w:author="Johnson, David M ERDC-RDE-ITL-MS" w:date="2016-10-19T16:04:00Z">
              <w:r w:rsidRPr="00B64136" w:rsidDel="00BA5083">
                <w:rPr>
                  <w:rFonts w:ascii="Calibri" w:eastAsia="Times New Roman" w:hAnsi="Calibri" w:cs="Times New Roman"/>
                  <w:color w:val="000000"/>
                  <w:sz w:val="16"/>
                  <w:szCs w:val="16"/>
                </w:rPr>
                <w:delText>USACE_Sheet</w:delText>
              </w:r>
            </w:del>
          </w:p>
        </w:tc>
      </w:tr>
      <w:tr w:rsidR="00B64136" w:rsidRPr="00B64136" w:rsidDel="00BA5083" w:rsidTr="00B64136">
        <w:trPr>
          <w:trHeight w:val="300"/>
          <w:del w:id="1037" w:author="Johnson, David M ERDC-RDE-ITL-MS" w:date="2016-10-19T16:04:00Z"/>
        </w:trPr>
        <w:tc>
          <w:tcPr>
            <w:tcW w:w="708" w:type="dxa"/>
            <w:tcBorders>
              <w:top w:val="single" w:sz="4" w:space="0" w:color="494529"/>
              <w:left w:val="single" w:sz="4" w:space="0" w:color="000000"/>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038" w:author="Johnson, David M ERDC-RDE-ITL-MS" w:date="2016-10-19T16:04:00Z"/>
                <w:rFonts w:ascii="Calibri" w:eastAsia="Times New Roman" w:hAnsi="Calibri" w:cs="Times New Roman"/>
                <w:color w:val="000000"/>
                <w:sz w:val="16"/>
                <w:szCs w:val="16"/>
              </w:rPr>
            </w:pPr>
            <w:del w:id="1039" w:author="Johnson, David M ERDC-RDE-ITL-MS" w:date="2016-10-19T16:04:00Z">
              <w:r w:rsidRPr="00B64136" w:rsidDel="00BA5083">
                <w:rPr>
                  <w:rFonts w:ascii="Calibri" w:eastAsia="Times New Roman" w:hAnsi="Calibri" w:cs="Times New Roman"/>
                  <w:color w:val="000000"/>
                  <w:sz w:val="16"/>
                  <w:szCs w:val="16"/>
                </w:rPr>
                <w:delText>PARAM</w:delText>
              </w:r>
            </w:del>
          </w:p>
        </w:tc>
        <w:tc>
          <w:tcPr>
            <w:tcW w:w="3087"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040" w:author="Johnson, David M ERDC-RDE-ITL-MS" w:date="2016-10-19T16:04:00Z"/>
                <w:rFonts w:ascii="Calibri" w:eastAsia="Times New Roman" w:hAnsi="Calibri" w:cs="Times New Roman"/>
                <w:color w:val="000000"/>
                <w:sz w:val="16"/>
                <w:szCs w:val="16"/>
              </w:rPr>
            </w:pPr>
            <w:del w:id="1041" w:author="Johnson, David M ERDC-RDE-ITL-MS" w:date="2016-10-19T16:04:00Z">
              <w:r w:rsidRPr="00B64136" w:rsidDel="00BA5083">
                <w:rPr>
                  <w:rFonts w:ascii="Calibri" w:eastAsia="Times New Roman" w:hAnsi="Calibri" w:cs="Times New Roman"/>
                  <w:color w:val="000000"/>
                  <w:sz w:val="16"/>
                  <w:szCs w:val="16"/>
                </w:rPr>
                <w:delText>b1371f1f-3a51-45dd-a95a-7bc14f46bc8d</w:delText>
              </w:r>
            </w:del>
          </w:p>
        </w:tc>
        <w:tc>
          <w:tcPr>
            <w:tcW w:w="198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042" w:author="Johnson, David M ERDC-RDE-ITL-MS" w:date="2016-10-19T16:04:00Z"/>
                <w:rFonts w:ascii="Calibri" w:eastAsia="Times New Roman" w:hAnsi="Calibri" w:cs="Times New Roman"/>
                <w:color w:val="000000"/>
                <w:sz w:val="16"/>
                <w:szCs w:val="16"/>
              </w:rPr>
            </w:pPr>
            <w:del w:id="1043" w:author="Johnson, David M ERDC-RDE-ITL-MS" w:date="2016-10-19T16:04:00Z">
              <w:r w:rsidRPr="00B64136" w:rsidDel="00BA5083">
                <w:rPr>
                  <w:rFonts w:ascii="Calibri" w:eastAsia="Times New Roman" w:hAnsi="Calibri" w:cs="Times New Roman"/>
                  <w:color w:val="000000"/>
                  <w:sz w:val="16"/>
                  <w:szCs w:val="16"/>
                </w:rPr>
                <w:delText>Facility_Type</w:delText>
              </w:r>
            </w:del>
          </w:p>
        </w:tc>
        <w:tc>
          <w:tcPr>
            <w:tcW w:w="811"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044" w:author="Johnson, David M ERDC-RDE-ITL-MS" w:date="2016-10-19T16:04:00Z"/>
                <w:rFonts w:ascii="Calibri" w:eastAsia="Times New Roman" w:hAnsi="Calibri" w:cs="Times New Roman"/>
                <w:color w:val="000000"/>
                <w:sz w:val="16"/>
                <w:szCs w:val="16"/>
              </w:rPr>
            </w:pPr>
            <w:del w:id="1045" w:author="Johnson, David M ERDC-RDE-ITL-MS" w:date="2016-10-19T16:04:00Z">
              <w:r w:rsidRPr="00B64136" w:rsidDel="00BA5083">
                <w:rPr>
                  <w:rFonts w:ascii="Calibri" w:eastAsia="Times New Roman" w:hAnsi="Calibri" w:cs="Times New Roman"/>
                  <w:color w:val="000000"/>
                  <w:sz w:val="16"/>
                  <w:szCs w:val="16"/>
                </w:rPr>
                <w:delText>TEXT</w:delText>
              </w:r>
            </w:del>
          </w:p>
        </w:tc>
        <w:tc>
          <w:tcPr>
            <w:tcW w:w="346"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046" w:author="Johnson, David M ERDC-RDE-ITL-MS" w:date="2016-10-19T16:04:00Z"/>
                <w:rFonts w:ascii="Calibri" w:eastAsia="Times New Roman" w:hAnsi="Calibri" w:cs="Times New Roman"/>
                <w:color w:val="000000"/>
                <w:sz w:val="16"/>
                <w:szCs w:val="16"/>
              </w:rPr>
            </w:pPr>
            <w:del w:id="1047" w:author="Johnson, David M ERDC-RDE-ITL-MS" w:date="2016-10-19T16:04:00Z">
              <w:r w:rsidRPr="00B64136" w:rsidDel="00BA5083">
                <w:rPr>
                  <w:rFonts w:ascii="Calibri" w:eastAsia="Times New Roman" w:hAnsi="Calibri" w:cs="Times New Roman"/>
                  <w:color w:val="000000"/>
                  <w:sz w:val="16"/>
                  <w:szCs w:val="16"/>
                </w:rPr>
                <w:delText> </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048" w:author="Johnson, David M ERDC-RDE-ITL-MS" w:date="2016-10-19T16:04:00Z"/>
                <w:rFonts w:ascii="Calibri" w:eastAsia="Times New Roman" w:hAnsi="Calibri" w:cs="Times New Roman"/>
                <w:color w:val="000000"/>
                <w:sz w:val="16"/>
                <w:szCs w:val="16"/>
              </w:rPr>
            </w:pPr>
            <w:del w:id="1049" w:author="Johnson, David M ERDC-RDE-ITL-MS" w:date="2016-10-19T16:04:00Z">
              <w:r w:rsidRPr="00B64136" w:rsidDel="00BA5083">
                <w:rPr>
                  <w:rFonts w:ascii="Calibri" w:eastAsia="Times New Roman" w:hAnsi="Calibri" w:cs="Times New Roman"/>
                  <w:color w:val="000000"/>
                  <w:sz w:val="16"/>
                  <w:szCs w:val="16"/>
                </w:rPr>
                <w:delText>5</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050" w:author="Johnson, David M ERDC-RDE-ITL-MS" w:date="2016-10-19T16:04:00Z"/>
                <w:rFonts w:ascii="Calibri" w:eastAsia="Times New Roman" w:hAnsi="Calibri" w:cs="Times New Roman"/>
                <w:color w:val="000000"/>
                <w:sz w:val="16"/>
                <w:szCs w:val="16"/>
              </w:rPr>
            </w:pPr>
            <w:del w:id="1051" w:author="Johnson, David M ERDC-RDE-ITL-MS" w:date="2016-10-19T16:04:00Z">
              <w:r w:rsidRPr="00B64136" w:rsidDel="00BA5083">
                <w:rPr>
                  <w:rFonts w:ascii="Calibri" w:eastAsia="Times New Roman" w:hAnsi="Calibri" w:cs="Times New Roman"/>
                  <w:color w:val="000000"/>
                  <w:sz w:val="16"/>
                  <w:szCs w:val="16"/>
                </w:rPr>
                <w:delText>1</w:delText>
              </w:r>
            </w:del>
          </w:p>
        </w:tc>
        <w:tc>
          <w:tcPr>
            <w:tcW w:w="2160" w:type="dxa"/>
            <w:tcBorders>
              <w:top w:val="single" w:sz="4" w:space="0" w:color="494529"/>
              <w:left w:val="single" w:sz="4" w:space="0" w:color="494529"/>
              <w:bottom w:val="single" w:sz="4" w:space="0" w:color="494529"/>
              <w:right w:val="single" w:sz="4" w:space="0" w:color="000000"/>
            </w:tcBorders>
            <w:shd w:val="clear" w:color="auto" w:fill="auto"/>
            <w:noWrap/>
            <w:vAlign w:val="bottom"/>
            <w:hideMark/>
          </w:tcPr>
          <w:p w:rsidR="00B64136" w:rsidRPr="00B64136" w:rsidDel="00BA5083" w:rsidRDefault="00B64136" w:rsidP="00B64136">
            <w:pPr>
              <w:widowControl/>
              <w:rPr>
                <w:del w:id="1052" w:author="Johnson, David M ERDC-RDE-ITL-MS" w:date="2016-10-19T16:04:00Z"/>
                <w:rFonts w:ascii="Calibri" w:eastAsia="Times New Roman" w:hAnsi="Calibri" w:cs="Times New Roman"/>
                <w:color w:val="000000"/>
                <w:sz w:val="16"/>
                <w:szCs w:val="16"/>
              </w:rPr>
            </w:pPr>
            <w:del w:id="1053" w:author="Johnson, David M ERDC-RDE-ITL-MS" w:date="2016-10-19T16:04:00Z">
              <w:r w:rsidRPr="00B64136" w:rsidDel="00BA5083">
                <w:rPr>
                  <w:rFonts w:ascii="Calibri" w:eastAsia="Times New Roman" w:hAnsi="Calibri" w:cs="Times New Roman"/>
                  <w:color w:val="000000"/>
                  <w:sz w:val="16"/>
                  <w:szCs w:val="16"/>
                </w:rPr>
                <w:delText> </w:delText>
              </w:r>
            </w:del>
          </w:p>
        </w:tc>
      </w:tr>
      <w:tr w:rsidR="00B64136" w:rsidRPr="00B64136" w:rsidDel="00BA5083" w:rsidTr="00B64136">
        <w:trPr>
          <w:trHeight w:val="300"/>
          <w:del w:id="1054" w:author="Johnson, David M ERDC-RDE-ITL-MS" w:date="2016-10-19T16:04:00Z"/>
        </w:trPr>
        <w:tc>
          <w:tcPr>
            <w:tcW w:w="708" w:type="dxa"/>
            <w:tcBorders>
              <w:top w:val="single" w:sz="4" w:space="0" w:color="494529"/>
              <w:left w:val="single" w:sz="4" w:space="0" w:color="000000"/>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055" w:author="Johnson, David M ERDC-RDE-ITL-MS" w:date="2016-10-19T16:04:00Z"/>
                <w:rFonts w:ascii="Calibri" w:eastAsia="Times New Roman" w:hAnsi="Calibri" w:cs="Times New Roman"/>
                <w:color w:val="000000"/>
                <w:sz w:val="16"/>
                <w:szCs w:val="16"/>
              </w:rPr>
            </w:pPr>
            <w:del w:id="1056" w:author="Johnson, David M ERDC-RDE-ITL-MS" w:date="2016-10-19T16:04:00Z">
              <w:r w:rsidRPr="00B64136" w:rsidDel="00BA5083">
                <w:rPr>
                  <w:rFonts w:ascii="Calibri" w:eastAsia="Times New Roman" w:hAnsi="Calibri" w:cs="Times New Roman"/>
                  <w:color w:val="000000"/>
                  <w:sz w:val="16"/>
                  <w:szCs w:val="16"/>
                </w:rPr>
                <w:delText>PARAM</w:delText>
              </w:r>
            </w:del>
          </w:p>
        </w:tc>
        <w:tc>
          <w:tcPr>
            <w:tcW w:w="3087"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057" w:author="Johnson, David M ERDC-RDE-ITL-MS" w:date="2016-10-19T16:04:00Z"/>
                <w:rFonts w:ascii="Calibri" w:eastAsia="Times New Roman" w:hAnsi="Calibri" w:cs="Times New Roman"/>
                <w:color w:val="000000"/>
                <w:sz w:val="16"/>
                <w:szCs w:val="16"/>
              </w:rPr>
            </w:pPr>
            <w:del w:id="1058" w:author="Johnson, David M ERDC-RDE-ITL-MS" w:date="2016-10-19T16:04:00Z">
              <w:r w:rsidRPr="00B64136" w:rsidDel="00BA5083">
                <w:rPr>
                  <w:rFonts w:ascii="Calibri" w:eastAsia="Times New Roman" w:hAnsi="Calibri" w:cs="Times New Roman"/>
                  <w:color w:val="000000"/>
                  <w:sz w:val="16"/>
                  <w:szCs w:val="16"/>
                </w:rPr>
                <w:delText>dc775a26-5d27-4abf-b55a-3106605cdc59</w:delText>
              </w:r>
            </w:del>
          </w:p>
        </w:tc>
        <w:tc>
          <w:tcPr>
            <w:tcW w:w="198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059" w:author="Johnson, David M ERDC-RDE-ITL-MS" w:date="2016-10-19T16:04:00Z"/>
                <w:rFonts w:ascii="Calibri" w:eastAsia="Times New Roman" w:hAnsi="Calibri" w:cs="Times New Roman"/>
                <w:color w:val="000000"/>
                <w:sz w:val="16"/>
                <w:szCs w:val="16"/>
              </w:rPr>
            </w:pPr>
            <w:del w:id="1060" w:author="Johnson, David M ERDC-RDE-ITL-MS" w:date="2016-10-19T16:04:00Z">
              <w:r w:rsidRPr="00B64136" w:rsidDel="00BA5083">
                <w:rPr>
                  <w:rFonts w:ascii="Calibri" w:eastAsia="Times New Roman" w:hAnsi="Calibri" w:cs="Times New Roman"/>
                  <w:color w:val="000000"/>
                  <w:sz w:val="16"/>
                  <w:szCs w:val="16"/>
                </w:rPr>
                <w:delText>CONTRACTOR_LOCATION</w:delText>
              </w:r>
            </w:del>
          </w:p>
        </w:tc>
        <w:tc>
          <w:tcPr>
            <w:tcW w:w="811"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061" w:author="Johnson, David M ERDC-RDE-ITL-MS" w:date="2016-10-19T16:04:00Z"/>
                <w:rFonts w:ascii="Calibri" w:eastAsia="Times New Roman" w:hAnsi="Calibri" w:cs="Times New Roman"/>
                <w:color w:val="000000"/>
                <w:sz w:val="16"/>
                <w:szCs w:val="16"/>
              </w:rPr>
            </w:pPr>
            <w:del w:id="1062" w:author="Johnson, David M ERDC-RDE-ITL-MS" w:date="2016-10-19T16:04:00Z">
              <w:r w:rsidRPr="00B64136" w:rsidDel="00BA5083">
                <w:rPr>
                  <w:rFonts w:ascii="Calibri" w:eastAsia="Times New Roman" w:hAnsi="Calibri" w:cs="Times New Roman"/>
                  <w:color w:val="000000"/>
                  <w:sz w:val="16"/>
                  <w:szCs w:val="16"/>
                </w:rPr>
                <w:delText>TEXT</w:delText>
              </w:r>
            </w:del>
          </w:p>
        </w:tc>
        <w:tc>
          <w:tcPr>
            <w:tcW w:w="346"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063" w:author="Johnson, David M ERDC-RDE-ITL-MS" w:date="2016-10-19T16:04:00Z"/>
                <w:rFonts w:ascii="Calibri" w:eastAsia="Times New Roman" w:hAnsi="Calibri" w:cs="Times New Roman"/>
                <w:color w:val="000000"/>
                <w:sz w:val="16"/>
                <w:szCs w:val="16"/>
              </w:rPr>
            </w:pPr>
            <w:del w:id="1064" w:author="Johnson, David M ERDC-RDE-ITL-MS" w:date="2016-10-19T16:04:00Z">
              <w:r w:rsidRPr="00B64136" w:rsidDel="00BA5083">
                <w:rPr>
                  <w:rFonts w:ascii="Calibri" w:eastAsia="Times New Roman" w:hAnsi="Calibri" w:cs="Times New Roman"/>
                  <w:color w:val="000000"/>
                  <w:sz w:val="16"/>
                  <w:szCs w:val="16"/>
                </w:rPr>
                <w:delText> </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065" w:author="Johnson, David M ERDC-RDE-ITL-MS" w:date="2016-10-19T16:04:00Z"/>
                <w:rFonts w:ascii="Calibri" w:eastAsia="Times New Roman" w:hAnsi="Calibri" w:cs="Times New Roman"/>
                <w:color w:val="000000"/>
                <w:sz w:val="16"/>
                <w:szCs w:val="16"/>
              </w:rPr>
            </w:pPr>
            <w:del w:id="1066" w:author="Johnson, David M ERDC-RDE-ITL-MS" w:date="2016-10-19T16:04:00Z">
              <w:r w:rsidRPr="00B64136" w:rsidDel="00BA5083">
                <w:rPr>
                  <w:rFonts w:ascii="Calibri" w:eastAsia="Times New Roman" w:hAnsi="Calibri" w:cs="Times New Roman"/>
                  <w:color w:val="000000"/>
                  <w:sz w:val="16"/>
                  <w:szCs w:val="16"/>
                </w:rPr>
                <w:delText>8</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067" w:author="Johnson, David M ERDC-RDE-ITL-MS" w:date="2016-10-19T16:04:00Z"/>
                <w:rFonts w:ascii="Calibri" w:eastAsia="Times New Roman" w:hAnsi="Calibri" w:cs="Times New Roman"/>
                <w:color w:val="000000"/>
                <w:sz w:val="16"/>
                <w:szCs w:val="16"/>
              </w:rPr>
            </w:pPr>
            <w:del w:id="1068" w:author="Johnson, David M ERDC-RDE-ITL-MS" w:date="2016-10-19T16:04:00Z">
              <w:r w:rsidRPr="00B64136" w:rsidDel="00BA5083">
                <w:rPr>
                  <w:rFonts w:ascii="Calibri" w:eastAsia="Times New Roman" w:hAnsi="Calibri" w:cs="Times New Roman"/>
                  <w:color w:val="000000"/>
                  <w:sz w:val="16"/>
                  <w:szCs w:val="16"/>
                </w:rPr>
                <w:delText>1</w:delText>
              </w:r>
            </w:del>
          </w:p>
        </w:tc>
        <w:tc>
          <w:tcPr>
            <w:tcW w:w="2160" w:type="dxa"/>
            <w:tcBorders>
              <w:top w:val="single" w:sz="4" w:space="0" w:color="494529"/>
              <w:left w:val="single" w:sz="4" w:space="0" w:color="494529"/>
              <w:bottom w:val="single" w:sz="4" w:space="0" w:color="494529"/>
              <w:right w:val="single" w:sz="4" w:space="0" w:color="000000"/>
            </w:tcBorders>
            <w:shd w:val="clear" w:color="auto" w:fill="auto"/>
            <w:noWrap/>
            <w:vAlign w:val="bottom"/>
            <w:hideMark/>
          </w:tcPr>
          <w:p w:rsidR="00B64136" w:rsidRPr="00B64136" w:rsidDel="00BA5083" w:rsidRDefault="00B64136" w:rsidP="00B64136">
            <w:pPr>
              <w:widowControl/>
              <w:rPr>
                <w:del w:id="1069" w:author="Johnson, David M ERDC-RDE-ITL-MS" w:date="2016-10-19T16:04:00Z"/>
                <w:rFonts w:ascii="Calibri" w:eastAsia="Times New Roman" w:hAnsi="Calibri" w:cs="Times New Roman"/>
                <w:color w:val="000000"/>
                <w:sz w:val="16"/>
                <w:szCs w:val="16"/>
              </w:rPr>
            </w:pPr>
            <w:del w:id="1070" w:author="Johnson, David M ERDC-RDE-ITL-MS" w:date="2016-10-19T16:04:00Z">
              <w:r w:rsidRPr="00B64136" w:rsidDel="00BA5083">
                <w:rPr>
                  <w:rFonts w:ascii="Calibri" w:eastAsia="Times New Roman" w:hAnsi="Calibri" w:cs="Times New Roman"/>
                  <w:color w:val="000000"/>
                  <w:sz w:val="16"/>
                  <w:szCs w:val="16"/>
                </w:rPr>
                <w:delText>USACE_Project</w:delText>
              </w:r>
            </w:del>
          </w:p>
        </w:tc>
      </w:tr>
      <w:tr w:rsidR="00B64136" w:rsidRPr="00B64136" w:rsidDel="00BA5083" w:rsidTr="00B64136">
        <w:trPr>
          <w:trHeight w:val="300"/>
          <w:del w:id="1071" w:author="Johnson, David M ERDC-RDE-ITL-MS" w:date="2016-10-19T16:04:00Z"/>
        </w:trPr>
        <w:tc>
          <w:tcPr>
            <w:tcW w:w="708" w:type="dxa"/>
            <w:tcBorders>
              <w:top w:val="single" w:sz="4" w:space="0" w:color="494529"/>
              <w:left w:val="single" w:sz="4" w:space="0" w:color="000000"/>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072" w:author="Johnson, David M ERDC-RDE-ITL-MS" w:date="2016-10-19T16:04:00Z"/>
                <w:rFonts w:ascii="Calibri" w:eastAsia="Times New Roman" w:hAnsi="Calibri" w:cs="Times New Roman"/>
                <w:color w:val="000000"/>
                <w:sz w:val="16"/>
                <w:szCs w:val="16"/>
              </w:rPr>
            </w:pPr>
            <w:del w:id="1073" w:author="Johnson, David M ERDC-RDE-ITL-MS" w:date="2016-10-19T16:04:00Z">
              <w:r w:rsidRPr="00B64136" w:rsidDel="00BA5083">
                <w:rPr>
                  <w:rFonts w:ascii="Calibri" w:eastAsia="Times New Roman" w:hAnsi="Calibri" w:cs="Times New Roman"/>
                  <w:color w:val="000000"/>
                  <w:sz w:val="16"/>
                  <w:szCs w:val="16"/>
                </w:rPr>
                <w:delText>PARAM</w:delText>
              </w:r>
            </w:del>
          </w:p>
        </w:tc>
        <w:tc>
          <w:tcPr>
            <w:tcW w:w="3087"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074" w:author="Johnson, David M ERDC-RDE-ITL-MS" w:date="2016-10-19T16:04:00Z"/>
                <w:rFonts w:ascii="Calibri" w:eastAsia="Times New Roman" w:hAnsi="Calibri" w:cs="Times New Roman"/>
                <w:color w:val="000000"/>
                <w:sz w:val="16"/>
                <w:szCs w:val="16"/>
              </w:rPr>
            </w:pPr>
            <w:del w:id="1075" w:author="Johnson, David M ERDC-RDE-ITL-MS" w:date="2016-10-19T16:04:00Z">
              <w:r w:rsidRPr="00B64136" w:rsidDel="00BA5083">
                <w:rPr>
                  <w:rFonts w:ascii="Calibri" w:eastAsia="Times New Roman" w:hAnsi="Calibri" w:cs="Times New Roman"/>
                  <w:color w:val="000000"/>
                  <w:sz w:val="16"/>
                  <w:szCs w:val="16"/>
                </w:rPr>
                <w:delText>949d8f29-2414-4c14-8784-30cbb12598b1</w:delText>
              </w:r>
            </w:del>
          </w:p>
        </w:tc>
        <w:tc>
          <w:tcPr>
            <w:tcW w:w="198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076" w:author="Johnson, David M ERDC-RDE-ITL-MS" w:date="2016-10-19T16:04:00Z"/>
                <w:rFonts w:ascii="Calibri" w:eastAsia="Times New Roman" w:hAnsi="Calibri" w:cs="Times New Roman"/>
                <w:color w:val="000000"/>
                <w:sz w:val="16"/>
                <w:szCs w:val="16"/>
              </w:rPr>
            </w:pPr>
            <w:del w:id="1077" w:author="Johnson, David M ERDC-RDE-ITL-MS" w:date="2016-10-19T16:04:00Z">
              <w:r w:rsidRPr="00B64136" w:rsidDel="00BA5083">
                <w:rPr>
                  <w:rFonts w:ascii="Calibri" w:eastAsia="Times New Roman" w:hAnsi="Calibri" w:cs="Times New Roman"/>
                  <w:color w:val="000000"/>
                  <w:sz w:val="16"/>
                  <w:szCs w:val="16"/>
                </w:rPr>
                <w:delText>DA PAM 415-28</w:delText>
              </w:r>
            </w:del>
          </w:p>
        </w:tc>
        <w:tc>
          <w:tcPr>
            <w:tcW w:w="811"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078" w:author="Johnson, David M ERDC-RDE-ITL-MS" w:date="2016-10-19T16:04:00Z"/>
                <w:rFonts w:ascii="Calibri" w:eastAsia="Times New Roman" w:hAnsi="Calibri" w:cs="Times New Roman"/>
                <w:color w:val="000000"/>
                <w:sz w:val="16"/>
                <w:szCs w:val="16"/>
              </w:rPr>
            </w:pPr>
            <w:del w:id="1079" w:author="Johnson, David M ERDC-RDE-ITL-MS" w:date="2016-10-19T16:04:00Z">
              <w:r w:rsidRPr="00B64136" w:rsidDel="00BA5083">
                <w:rPr>
                  <w:rFonts w:ascii="Calibri" w:eastAsia="Times New Roman" w:hAnsi="Calibri" w:cs="Times New Roman"/>
                  <w:color w:val="000000"/>
                  <w:sz w:val="16"/>
                  <w:szCs w:val="16"/>
                </w:rPr>
                <w:delText>TEXT</w:delText>
              </w:r>
            </w:del>
          </w:p>
        </w:tc>
        <w:tc>
          <w:tcPr>
            <w:tcW w:w="346"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080" w:author="Johnson, David M ERDC-RDE-ITL-MS" w:date="2016-10-19T16:04:00Z"/>
                <w:rFonts w:ascii="Calibri" w:eastAsia="Times New Roman" w:hAnsi="Calibri" w:cs="Times New Roman"/>
                <w:color w:val="000000"/>
                <w:sz w:val="16"/>
                <w:szCs w:val="16"/>
              </w:rPr>
            </w:pPr>
            <w:del w:id="1081" w:author="Johnson, David M ERDC-RDE-ITL-MS" w:date="2016-10-19T16:04:00Z">
              <w:r w:rsidRPr="00B64136" w:rsidDel="00BA5083">
                <w:rPr>
                  <w:rFonts w:ascii="Calibri" w:eastAsia="Times New Roman" w:hAnsi="Calibri" w:cs="Times New Roman"/>
                  <w:color w:val="000000"/>
                  <w:sz w:val="16"/>
                  <w:szCs w:val="16"/>
                </w:rPr>
                <w:delText> </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082" w:author="Johnson, David M ERDC-RDE-ITL-MS" w:date="2016-10-19T16:04:00Z"/>
                <w:rFonts w:ascii="Calibri" w:eastAsia="Times New Roman" w:hAnsi="Calibri" w:cs="Times New Roman"/>
                <w:color w:val="000000"/>
                <w:sz w:val="16"/>
                <w:szCs w:val="16"/>
              </w:rPr>
            </w:pPr>
            <w:del w:id="1083" w:author="Johnson, David M ERDC-RDE-ITL-MS" w:date="2016-10-19T16:04:00Z">
              <w:r w:rsidRPr="00B64136" w:rsidDel="00BA5083">
                <w:rPr>
                  <w:rFonts w:ascii="Calibri" w:eastAsia="Times New Roman" w:hAnsi="Calibri" w:cs="Times New Roman"/>
                  <w:color w:val="000000"/>
                  <w:sz w:val="16"/>
                  <w:szCs w:val="16"/>
                </w:rPr>
                <w:delText>5</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084" w:author="Johnson, David M ERDC-RDE-ITL-MS" w:date="2016-10-19T16:04:00Z"/>
                <w:rFonts w:ascii="Calibri" w:eastAsia="Times New Roman" w:hAnsi="Calibri" w:cs="Times New Roman"/>
                <w:color w:val="000000"/>
                <w:sz w:val="16"/>
                <w:szCs w:val="16"/>
              </w:rPr>
            </w:pPr>
            <w:del w:id="1085" w:author="Johnson, David M ERDC-RDE-ITL-MS" w:date="2016-10-19T16:04:00Z">
              <w:r w:rsidRPr="00B64136" w:rsidDel="00BA5083">
                <w:rPr>
                  <w:rFonts w:ascii="Calibri" w:eastAsia="Times New Roman" w:hAnsi="Calibri" w:cs="Times New Roman"/>
                  <w:color w:val="000000"/>
                  <w:sz w:val="16"/>
                  <w:szCs w:val="16"/>
                </w:rPr>
                <w:delText>1</w:delText>
              </w:r>
            </w:del>
          </w:p>
        </w:tc>
        <w:tc>
          <w:tcPr>
            <w:tcW w:w="2160" w:type="dxa"/>
            <w:tcBorders>
              <w:top w:val="single" w:sz="4" w:space="0" w:color="494529"/>
              <w:left w:val="single" w:sz="4" w:space="0" w:color="494529"/>
              <w:bottom w:val="single" w:sz="4" w:space="0" w:color="494529"/>
              <w:right w:val="single" w:sz="4" w:space="0" w:color="000000"/>
            </w:tcBorders>
            <w:shd w:val="clear" w:color="auto" w:fill="auto"/>
            <w:noWrap/>
            <w:vAlign w:val="bottom"/>
            <w:hideMark/>
          </w:tcPr>
          <w:p w:rsidR="00B64136" w:rsidRPr="00B64136" w:rsidDel="00BA5083" w:rsidRDefault="00B64136" w:rsidP="00B64136">
            <w:pPr>
              <w:widowControl/>
              <w:rPr>
                <w:del w:id="1086" w:author="Johnson, David M ERDC-RDE-ITL-MS" w:date="2016-10-19T16:04:00Z"/>
                <w:rFonts w:ascii="Calibri" w:eastAsia="Times New Roman" w:hAnsi="Calibri" w:cs="Times New Roman"/>
                <w:color w:val="000000"/>
                <w:sz w:val="16"/>
                <w:szCs w:val="16"/>
              </w:rPr>
            </w:pPr>
            <w:del w:id="1087" w:author="Johnson, David M ERDC-RDE-ITL-MS" w:date="2016-10-19T16:04:00Z">
              <w:r w:rsidRPr="00B64136" w:rsidDel="00BA5083">
                <w:rPr>
                  <w:rFonts w:ascii="Calibri" w:eastAsia="Times New Roman" w:hAnsi="Calibri" w:cs="Times New Roman"/>
                  <w:color w:val="000000"/>
                  <w:sz w:val="16"/>
                  <w:szCs w:val="16"/>
                </w:rPr>
                <w:delText> </w:delText>
              </w:r>
            </w:del>
          </w:p>
        </w:tc>
      </w:tr>
      <w:tr w:rsidR="00B64136" w:rsidRPr="00B64136" w:rsidDel="00BA5083" w:rsidTr="00B64136">
        <w:trPr>
          <w:trHeight w:val="300"/>
          <w:del w:id="1088" w:author="Johnson, David M ERDC-RDE-ITL-MS" w:date="2016-10-19T16:04:00Z"/>
        </w:trPr>
        <w:tc>
          <w:tcPr>
            <w:tcW w:w="708" w:type="dxa"/>
            <w:tcBorders>
              <w:top w:val="single" w:sz="4" w:space="0" w:color="494529"/>
              <w:left w:val="single" w:sz="4" w:space="0" w:color="000000"/>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089" w:author="Johnson, David M ERDC-RDE-ITL-MS" w:date="2016-10-19T16:04:00Z"/>
                <w:rFonts w:ascii="Calibri" w:eastAsia="Times New Roman" w:hAnsi="Calibri" w:cs="Times New Roman"/>
                <w:color w:val="000000"/>
                <w:sz w:val="16"/>
                <w:szCs w:val="16"/>
              </w:rPr>
            </w:pPr>
            <w:del w:id="1090" w:author="Johnson, David M ERDC-RDE-ITL-MS" w:date="2016-10-19T16:04:00Z">
              <w:r w:rsidRPr="00B64136" w:rsidDel="00BA5083">
                <w:rPr>
                  <w:rFonts w:ascii="Calibri" w:eastAsia="Times New Roman" w:hAnsi="Calibri" w:cs="Times New Roman"/>
                  <w:color w:val="000000"/>
                  <w:sz w:val="16"/>
                  <w:szCs w:val="16"/>
                </w:rPr>
                <w:delText>PARAM</w:delText>
              </w:r>
            </w:del>
          </w:p>
        </w:tc>
        <w:tc>
          <w:tcPr>
            <w:tcW w:w="3087"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091" w:author="Johnson, David M ERDC-RDE-ITL-MS" w:date="2016-10-19T16:04:00Z"/>
                <w:rFonts w:ascii="Calibri" w:eastAsia="Times New Roman" w:hAnsi="Calibri" w:cs="Times New Roman"/>
                <w:color w:val="000000"/>
                <w:sz w:val="16"/>
                <w:szCs w:val="16"/>
              </w:rPr>
            </w:pPr>
            <w:del w:id="1092" w:author="Johnson, David M ERDC-RDE-ITL-MS" w:date="2016-10-19T16:04:00Z">
              <w:r w:rsidRPr="00B64136" w:rsidDel="00BA5083">
                <w:rPr>
                  <w:rFonts w:ascii="Calibri" w:eastAsia="Times New Roman" w:hAnsi="Calibri" w:cs="Times New Roman"/>
                  <w:color w:val="000000"/>
                  <w:sz w:val="16"/>
                  <w:szCs w:val="16"/>
                </w:rPr>
                <w:delText>020d1a2a-964b-4d08-bc6e-b0aed6ab2fb0</w:delText>
              </w:r>
            </w:del>
          </w:p>
        </w:tc>
        <w:tc>
          <w:tcPr>
            <w:tcW w:w="198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093" w:author="Johnson, David M ERDC-RDE-ITL-MS" w:date="2016-10-19T16:04:00Z"/>
                <w:rFonts w:ascii="Calibri" w:eastAsia="Times New Roman" w:hAnsi="Calibri" w:cs="Times New Roman"/>
                <w:color w:val="000000"/>
                <w:sz w:val="16"/>
                <w:szCs w:val="16"/>
              </w:rPr>
            </w:pPr>
            <w:del w:id="1094" w:author="Johnson, David M ERDC-RDE-ITL-MS" w:date="2016-10-19T16:04:00Z">
              <w:r w:rsidRPr="00B64136" w:rsidDel="00BA5083">
                <w:rPr>
                  <w:rFonts w:ascii="Calibri" w:eastAsia="Times New Roman" w:hAnsi="Calibri" w:cs="Times New Roman"/>
                  <w:color w:val="000000"/>
                  <w:sz w:val="16"/>
                  <w:szCs w:val="16"/>
                </w:rPr>
                <w:delText>SUBMITTED_BY</w:delText>
              </w:r>
            </w:del>
          </w:p>
        </w:tc>
        <w:tc>
          <w:tcPr>
            <w:tcW w:w="811"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095" w:author="Johnson, David M ERDC-RDE-ITL-MS" w:date="2016-10-19T16:04:00Z"/>
                <w:rFonts w:ascii="Calibri" w:eastAsia="Times New Roman" w:hAnsi="Calibri" w:cs="Times New Roman"/>
                <w:color w:val="000000"/>
                <w:sz w:val="16"/>
                <w:szCs w:val="16"/>
              </w:rPr>
            </w:pPr>
            <w:del w:id="1096" w:author="Johnson, David M ERDC-RDE-ITL-MS" w:date="2016-10-19T16:04:00Z">
              <w:r w:rsidRPr="00B64136" w:rsidDel="00BA5083">
                <w:rPr>
                  <w:rFonts w:ascii="Calibri" w:eastAsia="Times New Roman" w:hAnsi="Calibri" w:cs="Times New Roman"/>
                  <w:color w:val="000000"/>
                  <w:sz w:val="16"/>
                  <w:szCs w:val="16"/>
                </w:rPr>
                <w:delText>TEXT</w:delText>
              </w:r>
            </w:del>
          </w:p>
        </w:tc>
        <w:tc>
          <w:tcPr>
            <w:tcW w:w="346"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097" w:author="Johnson, David M ERDC-RDE-ITL-MS" w:date="2016-10-19T16:04:00Z"/>
                <w:rFonts w:ascii="Calibri" w:eastAsia="Times New Roman" w:hAnsi="Calibri" w:cs="Times New Roman"/>
                <w:color w:val="000000"/>
                <w:sz w:val="16"/>
                <w:szCs w:val="16"/>
              </w:rPr>
            </w:pPr>
            <w:del w:id="1098" w:author="Johnson, David M ERDC-RDE-ITL-MS" w:date="2016-10-19T16:04:00Z">
              <w:r w:rsidRPr="00B64136" w:rsidDel="00BA5083">
                <w:rPr>
                  <w:rFonts w:ascii="Calibri" w:eastAsia="Times New Roman" w:hAnsi="Calibri" w:cs="Times New Roman"/>
                  <w:color w:val="000000"/>
                  <w:sz w:val="16"/>
                  <w:szCs w:val="16"/>
                </w:rPr>
                <w:delText> </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099" w:author="Johnson, David M ERDC-RDE-ITL-MS" w:date="2016-10-19T16:04:00Z"/>
                <w:rFonts w:ascii="Calibri" w:eastAsia="Times New Roman" w:hAnsi="Calibri" w:cs="Times New Roman"/>
                <w:color w:val="000000"/>
                <w:sz w:val="16"/>
                <w:szCs w:val="16"/>
              </w:rPr>
            </w:pPr>
            <w:del w:id="1100" w:author="Johnson, David M ERDC-RDE-ITL-MS" w:date="2016-10-19T16:04:00Z">
              <w:r w:rsidRPr="00B64136" w:rsidDel="00BA5083">
                <w:rPr>
                  <w:rFonts w:ascii="Calibri" w:eastAsia="Times New Roman" w:hAnsi="Calibri" w:cs="Times New Roman"/>
                  <w:color w:val="000000"/>
                  <w:sz w:val="16"/>
                  <w:szCs w:val="16"/>
                </w:rPr>
                <w:delText>7</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101" w:author="Johnson, David M ERDC-RDE-ITL-MS" w:date="2016-10-19T16:04:00Z"/>
                <w:rFonts w:ascii="Calibri" w:eastAsia="Times New Roman" w:hAnsi="Calibri" w:cs="Times New Roman"/>
                <w:color w:val="000000"/>
                <w:sz w:val="16"/>
                <w:szCs w:val="16"/>
              </w:rPr>
            </w:pPr>
            <w:del w:id="1102" w:author="Johnson, David M ERDC-RDE-ITL-MS" w:date="2016-10-19T16:04:00Z">
              <w:r w:rsidRPr="00B64136" w:rsidDel="00BA5083">
                <w:rPr>
                  <w:rFonts w:ascii="Calibri" w:eastAsia="Times New Roman" w:hAnsi="Calibri" w:cs="Times New Roman"/>
                  <w:color w:val="000000"/>
                  <w:sz w:val="16"/>
                  <w:szCs w:val="16"/>
                </w:rPr>
                <w:delText>1</w:delText>
              </w:r>
            </w:del>
          </w:p>
        </w:tc>
        <w:tc>
          <w:tcPr>
            <w:tcW w:w="2160" w:type="dxa"/>
            <w:tcBorders>
              <w:top w:val="single" w:sz="4" w:space="0" w:color="494529"/>
              <w:left w:val="single" w:sz="4" w:space="0" w:color="494529"/>
              <w:bottom w:val="single" w:sz="4" w:space="0" w:color="494529"/>
              <w:right w:val="single" w:sz="4" w:space="0" w:color="000000"/>
            </w:tcBorders>
            <w:shd w:val="clear" w:color="auto" w:fill="auto"/>
            <w:noWrap/>
            <w:vAlign w:val="bottom"/>
            <w:hideMark/>
          </w:tcPr>
          <w:p w:rsidR="00B64136" w:rsidRPr="00B64136" w:rsidDel="00BA5083" w:rsidRDefault="00B64136" w:rsidP="00B64136">
            <w:pPr>
              <w:widowControl/>
              <w:rPr>
                <w:del w:id="1103" w:author="Johnson, David M ERDC-RDE-ITL-MS" w:date="2016-10-19T16:04:00Z"/>
                <w:rFonts w:ascii="Calibri" w:eastAsia="Times New Roman" w:hAnsi="Calibri" w:cs="Times New Roman"/>
                <w:color w:val="000000"/>
                <w:sz w:val="16"/>
                <w:szCs w:val="16"/>
              </w:rPr>
            </w:pPr>
            <w:del w:id="1104" w:author="Johnson, David M ERDC-RDE-ITL-MS" w:date="2016-10-19T16:04:00Z">
              <w:r w:rsidRPr="00B64136" w:rsidDel="00BA5083">
                <w:rPr>
                  <w:rFonts w:ascii="Calibri" w:eastAsia="Times New Roman" w:hAnsi="Calibri" w:cs="Times New Roman"/>
                  <w:color w:val="000000"/>
                  <w:sz w:val="16"/>
                  <w:szCs w:val="16"/>
                </w:rPr>
                <w:delText>USACE_Sheet</w:delText>
              </w:r>
            </w:del>
          </w:p>
        </w:tc>
      </w:tr>
      <w:tr w:rsidR="00B64136" w:rsidRPr="00B64136" w:rsidDel="00BA5083" w:rsidTr="00B64136">
        <w:trPr>
          <w:trHeight w:val="300"/>
          <w:del w:id="1105" w:author="Johnson, David M ERDC-RDE-ITL-MS" w:date="2016-10-19T16:04:00Z"/>
        </w:trPr>
        <w:tc>
          <w:tcPr>
            <w:tcW w:w="708" w:type="dxa"/>
            <w:tcBorders>
              <w:top w:val="single" w:sz="4" w:space="0" w:color="494529"/>
              <w:left w:val="single" w:sz="4" w:space="0" w:color="000000"/>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106" w:author="Johnson, David M ERDC-RDE-ITL-MS" w:date="2016-10-19T16:04:00Z"/>
                <w:rFonts w:ascii="Calibri" w:eastAsia="Times New Roman" w:hAnsi="Calibri" w:cs="Times New Roman"/>
                <w:color w:val="000000"/>
                <w:sz w:val="16"/>
                <w:szCs w:val="16"/>
              </w:rPr>
            </w:pPr>
            <w:del w:id="1107" w:author="Johnson, David M ERDC-RDE-ITL-MS" w:date="2016-10-19T16:04:00Z">
              <w:r w:rsidRPr="00B64136" w:rsidDel="00BA5083">
                <w:rPr>
                  <w:rFonts w:ascii="Calibri" w:eastAsia="Times New Roman" w:hAnsi="Calibri" w:cs="Times New Roman"/>
                  <w:color w:val="000000"/>
                  <w:sz w:val="16"/>
                  <w:szCs w:val="16"/>
                </w:rPr>
                <w:delText>PARAM</w:delText>
              </w:r>
            </w:del>
          </w:p>
        </w:tc>
        <w:tc>
          <w:tcPr>
            <w:tcW w:w="3087"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108" w:author="Johnson, David M ERDC-RDE-ITL-MS" w:date="2016-10-19T16:04:00Z"/>
                <w:rFonts w:ascii="Calibri" w:eastAsia="Times New Roman" w:hAnsi="Calibri" w:cs="Times New Roman"/>
                <w:color w:val="000000"/>
                <w:sz w:val="16"/>
                <w:szCs w:val="16"/>
              </w:rPr>
            </w:pPr>
            <w:del w:id="1109" w:author="Johnson, David M ERDC-RDE-ITL-MS" w:date="2016-10-19T16:04:00Z">
              <w:r w:rsidRPr="00B64136" w:rsidDel="00BA5083">
                <w:rPr>
                  <w:rFonts w:ascii="Calibri" w:eastAsia="Times New Roman" w:hAnsi="Calibri" w:cs="Times New Roman"/>
                  <w:color w:val="000000"/>
                  <w:sz w:val="16"/>
                  <w:szCs w:val="16"/>
                </w:rPr>
                <w:delText>7121762a-c24d-4cfa-bd86-6d38cf4439bd</w:delText>
              </w:r>
            </w:del>
          </w:p>
        </w:tc>
        <w:tc>
          <w:tcPr>
            <w:tcW w:w="198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110" w:author="Johnson, David M ERDC-RDE-ITL-MS" w:date="2016-10-19T16:04:00Z"/>
                <w:rFonts w:ascii="Calibri" w:eastAsia="Times New Roman" w:hAnsi="Calibri" w:cs="Times New Roman"/>
                <w:color w:val="000000"/>
                <w:sz w:val="16"/>
                <w:szCs w:val="16"/>
              </w:rPr>
            </w:pPr>
            <w:del w:id="1111" w:author="Johnson, David M ERDC-RDE-ITL-MS" w:date="2016-10-19T16:04:00Z">
              <w:r w:rsidRPr="00B64136" w:rsidDel="00BA5083">
                <w:rPr>
                  <w:rFonts w:ascii="Calibri" w:eastAsia="Times New Roman" w:hAnsi="Calibri" w:cs="Times New Roman"/>
                  <w:color w:val="000000"/>
                  <w:sz w:val="16"/>
                  <w:szCs w:val="16"/>
                </w:rPr>
                <w:delText>ISSUE_DATE</w:delText>
              </w:r>
            </w:del>
          </w:p>
        </w:tc>
        <w:tc>
          <w:tcPr>
            <w:tcW w:w="811"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112" w:author="Johnson, David M ERDC-RDE-ITL-MS" w:date="2016-10-19T16:04:00Z"/>
                <w:rFonts w:ascii="Calibri" w:eastAsia="Times New Roman" w:hAnsi="Calibri" w:cs="Times New Roman"/>
                <w:color w:val="000000"/>
                <w:sz w:val="16"/>
                <w:szCs w:val="16"/>
              </w:rPr>
            </w:pPr>
            <w:del w:id="1113" w:author="Johnson, David M ERDC-RDE-ITL-MS" w:date="2016-10-19T16:04:00Z">
              <w:r w:rsidRPr="00B64136" w:rsidDel="00BA5083">
                <w:rPr>
                  <w:rFonts w:ascii="Calibri" w:eastAsia="Times New Roman" w:hAnsi="Calibri" w:cs="Times New Roman"/>
                  <w:color w:val="000000"/>
                  <w:sz w:val="16"/>
                  <w:szCs w:val="16"/>
                </w:rPr>
                <w:delText>TEXT</w:delText>
              </w:r>
            </w:del>
          </w:p>
        </w:tc>
        <w:tc>
          <w:tcPr>
            <w:tcW w:w="346"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114" w:author="Johnson, David M ERDC-RDE-ITL-MS" w:date="2016-10-19T16:04:00Z"/>
                <w:rFonts w:ascii="Calibri" w:eastAsia="Times New Roman" w:hAnsi="Calibri" w:cs="Times New Roman"/>
                <w:color w:val="000000"/>
                <w:sz w:val="16"/>
                <w:szCs w:val="16"/>
              </w:rPr>
            </w:pPr>
            <w:del w:id="1115" w:author="Johnson, David M ERDC-RDE-ITL-MS" w:date="2016-10-19T16:04:00Z">
              <w:r w:rsidRPr="00B64136" w:rsidDel="00BA5083">
                <w:rPr>
                  <w:rFonts w:ascii="Calibri" w:eastAsia="Times New Roman" w:hAnsi="Calibri" w:cs="Times New Roman"/>
                  <w:color w:val="000000"/>
                  <w:sz w:val="16"/>
                  <w:szCs w:val="16"/>
                </w:rPr>
                <w:delText> </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116" w:author="Johnson, David M ERDC-RDE-ITL-MS" w:date="2016-10-19T16:04:00Z"/>
                <w:rFonts w:ascii="Calibri" w:eastAsia="Times New Roman" w:hAnsi="Calibri" w:cs="Times New Roman"/>
                <w:color w:val="000000"/>
                <w:sz w:val="16"/>
                <w:szCs w:val="16"/>
              </w:rPr>
            </w:pPr>
            <w:del w:id="1117" w:author="Johnson, David M ERDC-RDE-ITL-MS" w:date="2016-10-19T16:04:00Z">
              <w:r w:rsidRPr="00B64136" w:rsidDel="00BA5083">
                <w:rPr>
                  <w:rFonts w:ascii="Calibri" w:eastAsia="Times New Roman" w:hAnsi="Calibri" w:cs="Times New Roman"/>
                  <w:color w:val="000000"/>
                  <w:sz w:val="16"/>
                  <w:szCs w:val="16"/>
                </w:rPr>
                <w:delText>8</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118" w:author="Johnson, David M ERDC-RDE-ITL-MS" w:date="2016-10-19T16:04:00Z"/>
                <w:rFonts w:ascii="Calibri" w:eastAsia="Times New Roman" w:hAnsi="Calibri" w:cs="Times New Roman"/>
                <w:color w:val="000000"/>
                <w:sz w:val="16"/>
                <w:szCs w:val="16"/>
              </w:rPr>
            </w:pPr>
            <w:del w:id="1119" w:author="Johnson, David M ERDC-RDE-ITL-MS" w:date="2016-10-19T16:04:00Z">
              <w:r w:rsidRPr="00B64136" w:rsidDel="00BA5083">
                <w:rPr>
                  <w:rFonts w:ascii="Calibri" w:eastAsia="Times New Roman" w:hAnsi="Calibri" w:cs="Times New Roman"/>
                  <w:color w:val="000000"/>
                  <w:sz w:val="16"/>
                  <w:szCs w:val="16"/>
                </w:rPr>
                <w:delText>1</w:delText>
              </w:r>
            </w:del>
          </w:p>
        </w:tc>
        <w:tc>
          <w:tcPr>
            <w:tcW w:w="2160" w:type="dxa"/>
            <w:tcBorders>
              <w:top w:val="single" w:sz="4" w:space="0" w:color="494529"/>
              <w:left w:val="single" w:sz="4" w:space="0" w:color="494529"/>
              <w:bottom w:val="single" w:sz="4" w:space="0" w:color="494529"/>
              <w:right w:val="single" w:sz="4" w:space="0" w:color="000000"/>
            </w:tcBorders>
            <w:shd w:val="clear" w:color="auto" w:fill="auto"/>
            <w:noWrap/>
            <w:vAlign w:val="bottom"/>
            <w:hideMark/>
          </w:tcPr>
          <w:p w:rsidR="00B64136" w:rsidRPr="00B64136" w:rsidDel="00BA5083" w:rsidRDefault="00B64136" w:rsidP="00B64136">
            <w:pPr>
              <w:widowControl/>
              <w:rPr>
                <w:del w:id="1120" w:author="Johnson, David M ERDC-RDE-ITL-MS" w:date="2016-10-19T16:04:00Z"/>
                <w:rFonts w:ascii="Calibri" w:eastAsia="Times New Roman" w:hAnsi="Calibri" w:cs="Times New Roman"/>
                <w:color w:val="000000"/>
                <w:sz w:val="16"/>
                <w:szCs w:val="16"/>
              </w:rPr>
            </w:pPr>
            <w:del w:id="1121" w:author="Johnson, David M ERDC-RDE-ITL-MS" w:date="2016-10-19T16:04:00Z">
              <w:r w:rsidRPr="00B64136" w:rsidDel="00BA5083">
                <w:rPr>
                  <w:rFonts w:ascii="Calibri" w:eastAsia="Times New Roman" w:hAnsi="Calibri" w:cs="Times New Roman"/>
                  <w:color w:val="000000"/>
                  <w:sz w:val="16"/>
                  <w:szCs w:val="16"/>
                </w:rPr>
                <w:delText>USACE_Project</w:delText>
              </w:r>
            </w:del>
          </w:p>
        </w:tc>
      </w:tr>
      <w:tr w:rsidR="00B64136" w:rsidRPr="00B64136" w:rsidDel="00BA5083" w:rsidTr="00B64136">
        <w:trPr>
          <w:trHeight w:val="300"/>
          <w:del w:id="1122" w:author="Johnson, David M ERDC-RDE-ITL-MS" w:date="2016-10-19T16:04:00Z"/>
        </w:trPr>
        <w:tc>
          <w:tcPr>
            <w:tcW w:w="708" w:type="dxa"/>
            <w:tcBorders>
              <w:top w:val="single" w:sz="4" w:space="0" w:color="494529"/>
              <w:left w:val="single" w:sz="4" w:space="0" w:color="000000"/>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123" w:author="Johnson, David M ERDC-RDE-ITL-MS" w:date="2016-10-19T16:04:00Z"/>
                <w:rFonts w:ascii="Calibri" w:eastAsia="Times New Roman" w:hAnsi="Calibri" w:cs="Times New Roman"/>
                <w:color w:val="000000"/>
                <w:sz w:val="16"/>
                <w:szCs w:val="16"/>
              </w:rPr>
            </w:pPr>
            <w:del w:id="1124" w:author="Johnson, David M ERDC-RDE-ITL-MS" w:date="2016-10-19T16:04:00Z">
              <w:r w:rsidRPr="00B64136" w:rsidDel="00BA5083">
                <w:rPr>
                  <w:rFonts w:ascii="Calibri" w:eastAsia="Times New Roman" w:hAnsi="Calibri" w:cs="Times New Roman"/>
                  <w:color w:val="000000"/>
                  <w:sz w:val="16"/>
                  <w:szCs w:val="16"/>
                </w:rPr>
                <w:delText>PARAM</w:delText>
              </w:r>
            </w:del>
          </w:p>
        </w:tc>
        <w:tc>
          <w:tcPr>
            <w:tcW w:w="3087"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125" w:author="Johnson, David M ERDC-RDE-ITL-MS" w:date="2016-10-19T16:04:00Z"/>
                <w:rFonts w:ascii="Calibri" w:eastAsia="Times New Roman" w:hAnsi="Calibri" w:cs="Times New Roman"/>
                <w:color w:val="000000"/>
                <w:sz w:val="16"/>
                <w:szCs w:val="16"/>
              </w:rPr>
            </w:pPr>
            <w:del w:id="1126" w:author="Johnson, David M ERDC-RDE-ITL-MS" w:date="2016-10-19T16:04:00Z">
              <w:r w:rsidRPr="00B64136" w:rsidDel="00BA5083">
                <w:rPr>
                  <w:rFonts w:ascii="Calibri" w:eastAsia="Times New Roman" w:hAnsi="Calibri" w:cs="Times New Roman"/>
                  <w:color w:val="000000"/>
                  <w:sz w:val="16"/>
                  <w:szCs w:val="16"/>
                </w:rPr>
                <w:delText>209cee37-c170-4709-b4ef-343ab00773f7</w:delText>
              </w:r>
            </w:del>
          </w:p>
        </w:tc>
        <w:tc>
          <w:tcPr>
            <w:tcW w:w="198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127" w:author="Johnson, David M ERDC-RDE-ITL-MS" w:date="2016-10-19T16:04:00Z"/>
                <w:rFonts w:ascii="Calibri" w:eastAsia="Times New Roman" w:hAnsi="Calibri" w:cs="Times New Roman"/>
                <w:color w:val="000000"/>
                <w:sz w:val="16"/>
                <w:szCs w:val="16"/>
              </w:rPr>
            </w:pPr>
            <w:del w:id="1128" w:author="Johnson, David M ERDC-RDE-ITL-MS" w:date="2016-10-19T16:04:00Z">
              <w:r w:rsidRPr="00B64136" w:rsidDel="00BA5083">
                <w:rPr>
                  <w:rFonts w:ascii="Calibri" w:eastAsia="Times New Roman" w:hAnsi="Calibri" w:cs="Times New Roman"/>
                  <w:color w:val="000000"/>
                  <w:sz w:val="16"/>
                  <w:szCs w:val="16"/>
                </w:rPr>
                <w:delText>SHEET_TITLE_1</w:delText>
              </w:r>
            </w:del>
          </w:p>
        </w:tc>
        <w:tc>
          <w:tcPr>
            <w:tcW w:w="811"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129" w:author="Johnson, David M ERDC-RDE-ITL-MS" w:date="2016-10-19T16:04:00Z"/>
                <w:rFonts w:ascii="Calibri" w:eastAsia="Times New Roman" w:hAnsi="Calibri" w:cs="Times New Roman"/>
                <w:color w:val="000000"/>
                <w:sz w:val="16"/>
                <w:szCs w:val="16"/>
              </w:rPr>
            </w:pPr>
            <w:del w:id="1130" w:author="Johnson, David M ERDC-RDE-ITL-MS" w:date="2016-10-19T16:04:00Z">
              <w:r w:rsidRPr="00B64136" w:rsidDel="00BA5083">
                <w:rPr>
                  <w:rFonts w:ascii="Calibri" w:eastAsia="Times New Roman" w:hAnsi="Calibri" w:cs="Times New Roman"/>
                  <w:color w:val="000000"/>
                  <w:sz w:val="16"/>
                  <w:szCs w:val="16"/>
                </w:rPr>
                <w:delText>TEXT</w:delText>
              </w:r>
            </w:del>
          </w:p>
        </w:tc>
        <w:tc>
          <w:tcPr>
            <w:tcW w:w="346"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131" w:author="Johnson, David M ERDC-RDE-ITL-MS" w:date="2016-10-19T16:04:00Z"/>
                <w:rFonts w:ascii="Calibri" w:eastAsia="Times New Roman" w:hAnsi="Calibri" w:cs="Times New Roman"/>
                <w:color w:val="000000"/>
                <w:sz w:val="16"/>
                <w:szCs w:val="16"/>
              </w:rPr>
            </w:pPr>
            <w:del w:id="1132" w:author="Johnson, David M ERDC-RDE-ITL-MS" w:date="2016-10-19T16:04:00Z">
              <w:r w:rsidRPr="00B64136" w:rsidDel="00BA5083">
                <w:rPr>
                  <w:rFonts w:ascii="Calibri" w:eastAsia="Times New Roman" w:hAnsi="Calibri" w:cs="Times New Roman"/>
                  <w:color w:val="000000"/>
                  <w:sz w:val="16"/>
                  <w:szCs w:val="16"/>
                </w:rPr>
                <w:delText> </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133" w:author="Johnson, David M ERDC-RDE-ITL-MS" w:date="2016-10-19T16:04:00Z"/>
                <w:rFonts w:ascii="Calibri" w:eastAsia="Times New Roman" w:hAnsi="Calibri" w:cs="Times New Roman"/>
                <w:color w:val="000000"/>
                <w:sz w:val="16"/>
                <w:szCs w:val="16"/>
              </w:rPr>
            </w:pPr>
            <w:del w:id="1134" w:author="Johnson, David M ERDC-RDE-ITL-MS" w:date="2016-10-19T16:04:00Z">
              <w:r w:rsidRPr="00B64136" w:rsidDel="00BA5083">
                <w:rPr>
                  <w:rFonts w:ascii="Calibri" w:eastAsia="Times New Roman" w:hAnsi="Calibri" w:cs="Times New Roman"/>
                  <w:color w:val="000000"/>
                  <w:sz w:val="16"/>
                  <w:szCs w:val="16"/>
                </w:rPr>
                <w:delText>7</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135" w:author="Johnson, David M ERDC-RDE-ITL-MS" w:date="2016-10-19T16:04:00Z"/>
                <w:rFonts w:ascii="Calibri" w:eastAsia="Times New Roman" w:hAnsi="Calibri" w:cs="Times New Roman"/>
                <w:color w:val="000000"/>
                <w:sz w:val="16"/>
                <w:szCs w:val="16"/>
              </w:rPr>
            </w:pPr>
            <w:del w:id="1136" w:author="Johnson, David M ERDC-RDE-ITL-MS" w:date="2016-10-19T16:04:00Z">
              <w:r w:rsidRPr="00B64136" w:rsidDel="00BA5083">
                <w:rPr>
                  <w:rFonts w:ascii="Calibri" w:eastAsia="Times New Roman" w:hAnsi="Calibri" w:cs="Times New Roman"/>
                  <w:color w:val="000000"/>
                  <w:sz w:val="16"/>
                  <w:szCs w:val="16"/>
                </w:rPr>
                <w:delText>1</w:delText>
              </w:r>
            </w:del>
          </w:p>
        </w:tc>
        <w:tc>
          <w:tcPr>
            <w:tcW w:w="2160" w:type="dxa"/>
            <w:tcBorders>
              <w:top w:val="single" w:sz="4" w:space="0" w:color="494529"/>
              <w:left w:val="single" w:sz="4" w:space="0" w:color="494529"/>
              <w:bottom w:val="single" w:sz="4" w:space="0" w:color="494529"/>
              <w:right w:val="single" w:sz="4" w:space="0" w:color="000000"/>
            </w:tcBorders>
            <w:shd w:val="clear" w:color="auto" w:fill="auto"/>
            <w:noWrap/>
            <w:vAlign w:val="bottom"/>
            <w:hideMark/>
          </w:tcPr>
          <w:p w:rsidR="00B64136" w:rsidRPr="00B64136" w:rsidDel="00BA5083" w:rsidRDefault="00B64136" w:rsidP="00B64136">
            <w:pPr>
              <w:widowControl/>
              <w:rPr>
                <w:del w:id="1137" w:author="Johnson, David M ERDC-RDE-ITL-MS" w:date="2016-10-19T16:04:00Z"/>
                <w:rFonts w:ascii="Calibri" w:eastAsia="Times New Roman" w:hAnsi="Calibri" w:cs="Times New Roman"/>
                <w:color w:val="000000"/>
                <w:sz w:val="16"/>
                <w:szCs w:val="16"/>
              </w:rPr>
            </w:pPr>
            <w:del w:id="1138" w:author="Johnson, David M ERDC-RDE-ITL-MS" w:date="2016-10-19T16:04:00Z">
              <w:r w:rsidRPr="00B64136" w:rsidDel="00BA5083">
                <w:rPr>
                  <w:rFonts w:ascii="Calibri" w:eastAsia="Times New Roman" w:hAnsi="Calibri" w:cs="Times New Roman"/>
                  <w:color w:val="000000"/>
                  <w:sz w:val="16"/>
                  <w:szCs w:val="16"/>
                </w:rPr>
                <w:delText>USACE_Sheet</w:delText>
              </w:r>
            </w:del>
          </w:p>
        </w:tc>
      </w:tr>
      <w:tr w:rsidR="00B64136" w:rsidRPr="00B64136" w:rsidDel="00BA5083" w:rsidTr="00B64136">
        <w:trPr>
          <w:trHeight w:val="300"/>
          <w:del w:id="1139" w:author="Johnson, David M ERDC-RDE-ITL-MS" w:date="2016-10-19T16:04:00Z"/>
        </w:trPr>
        <w:tc>
          <w:tcPr>
            <w:tcW w:w="708" w:type="dxa"/>
            <w:tcBorders>
              <w:top w:val="single" w:sz="4" w:space="0" w:color="494529"/>
              <w:left w:val="single" w:sz="4" w:space="0" w:color="000000"/>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140" w:author="Johnson, David M ERDC-RDE-ITL-MS" w:date="2016-10-19T16:04:00Z"/>
                <w:rFonts w:ascii="Calibri" w:eastAsia="Times New Roman" w:hAnsi="Calibri" w:cs="Times New Roman"/>
                <w:color w:val="000000"/>
                <w:sz w:val="16"/>
                <w:szCs w:val="16"/>
              </w:rPr>
            </w:pPr>
            <w:del w:id="1141" w:author="Johnson, David M ERDC-RDE-ITL-MS" w:date="2016-10-19T16:04:00Z">
              <w:r w:rsidRPr="00B64136" w:rsidDel="00BA5083">
                <w:rPr>
                  <w:rFonts w:ascii="Calibri" w:eastAsia="Times New Roman" w:hAnsi="Calibri" w:cs="Times New Roman"/>
                  <w:color w:val="000000"/>
                  <w:sz w:val="16"/>
                  <w:szCs w:val="16"/>
                </w:rPr>
                <w:delText>PARAM</w:delText>
              </w:r>
            </w:del>
          </w:p>
        </w:tc>
        <w:tc>
          <w:tcPr>
            <w:tcW w:w="3087"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142" w:author="Johnson, David M ERDC-RDE-ITL-MS" w:date="2016-10-19T16:04:00Z"/>
                <w:rFonts w:ascii="Calibri" w:eastAsia="Times New Roman" w:hAnsi="Calibri" w:cs="Times New Roman"/>
                <w:color w:val="000000"/>
                <w:sz w:val="16"/>
                <w:szCs w:val="16"/>
              </w:rPr>
            </w:pPr>
            <w:del w:id="1143" w:author="Johnson, David M ERDC-RDE-ITL-MS" w:date="2016-10-19T16:04:00Z">
              <w:r w:rsidRPr="00B64136" w:rsidDel="00BA5083">
                <w:rPr>
                  <w:rFonts w:ascii="Calibri" w:eastAsia="Times New Roman" w:hAnsi="Calibri" w:cs="Times New Roman"/>
                  <w:color w:val="000000"/>
                  <w:sz w:val="16"/>
                  <w:szCs w:val="16"/>
                </w:rPr>
                <w:delText>5495503f-0335-4d61-bcca-eb9daa555241</w:delText>
              </w:r>
            </w:del>
          </w:p>
        </w:tc>
        <w:tc>
          <w:tcPr>
            <w:tcW w:w="198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144" w:author="Johnson, David M ERDC-RDE-ITL-MS" w:date="2016-10-19T16:04:00Z"/>
                <w:rFonts w:ascii="Calibri" w:eastAsia="Times New Roman" w:hAnsi="Calibri" w:cs="Times New Roman"/>
                <w:color w:val="000000"/>
                <w:sz w:val="16"/>
                <w:szCs w:val="16"/>
              </w:rPr>
            </w:pPr>
            <w:del w:id="1145" w:author="Johnson, David M ERDC-RDE-ITL-MS" w:date="2016-10-19T16:04:00Z">
              <w:r w:rsidRPr="00B64136" w:rsidDel="00BA5083">
                <w:rPr>
                  <w:rFonts w:ascii="Calibri" w:eastAsia="Times New Roman" w:hAnsi="Calibri" w:cs="Times New Roman"/>
                  <w:color w:val="000000"/>
                  <w:sz w:val="16"/>
                  <w:szCs w:val="16"/>
                </w:rPr>
                <w:delText>Alternate_Info 1</w:delText>
              </w:r>
            </w:del>
          </w:p>
        </w:tc>
        <w:tc>
          <w:tcPr>
            <w:tcW w:w="811"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146" w:author="Johnson, David M ERDC-RDE-ITL-MS" w:date="2016-10-19T16:04:00Z"/>
                <w:rFonts w:ascii="Calibri" w:eastAsia="Times New Roman" w:hAnsi="Calibri" w:cs="Times New Roman"/>
                <w:color w:val="000000"/>
                <w:sz w:val="16"/>
                <w:szCs w:val="16"/>
              </w:rPr>
            </w:pPr>
            <w:del w:id="1147" w:author="Johnson, David M ERDC-RDE-ITL-MS" w:date="2016-10-19T16:04:00Z">
              <w:r w:rsidRPr="00B64136" w:rsidDel="00BA5083">
                <w:rPr>
                  <w:rFonts w:ascii="Calibri" w:eastAsia="Times New Roman" w:hAnsi="Calibri" w:cs="Times New Roman"/>
                  <w:color w:val="000000"/>
                  <w:sz w:val="16"/>
                  <w:szCs w:val="16"/>
                </w:rPr>
                <w:delText>TEXT</w:delText>
              </w:r>
            </w:del>
          </w:p>
        </w:tc>
        <w:tc>
          <w:tcPr>
            <w:tcW w:w="346"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148" w:author="Johnson, David M ERDC-RDE-ITL-MS" w:date="2016-10-19T16:04:00Z"/>
                <w:rFonts w:ascii="Calibri" w:eastAsia="Times New Roman" w:hAnsi="Calibri" w:cs="Times New Roman"/>
                <w:color w:val="000000"/>
                <w:sz w:val="16"/>
                <w:szCs w:val="16"/>
              </w:rPr>
            </w:pPr>
            <w:del w:id="1149" w:author="Johnson, David M ERDC-RDE-ITL-MS" w:date="2016-10-19T16:04:00Z">
              <w:r w:rsidRPr="00B64136" w:rsidDel="00BA5083">
                <w:rPr>
                  <w:rFonts w:ascii="Calibri" w:eastAsia="Times New Roman" w:hAnsi="Calibri" w:cs="Times New Roman"/>
                  <w:color w:val="000000"/>
                  <w:sz w:val="16"/>
                  <w:szCs w:val="16"/>
                </w:rPr>
                <w:delText> </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150" w:author="Johnson, David M ERDC-RDE-ITL-MS" w:date="2016-10-19T16:04:00Z"/>
                <w:rFonts w:ascii="Calibri" w:eastAsia="Times New Roman" w:hAnsi="Calibri" w:cs="Times New Roman"/>
                <w:color w:val="000000"/>
                <w:sz w:val="16"/>
                <w:szCs w:val="16"/>
              </w:rPr>
            </w:pPr>
            <w:del w:id="1151" w:author="Johnson, David M ERDC-RDE-ITL-MS" w:date="2016-10-19T16:04:00Z">
              <w:r w:rsidRPr="00B64136" w:rsidDel="00BA5083">
                <w:rPr>
                  <w:rFonts w:ascii="Calibri" w:eastAsia="Times New Roman" w:hAnsi="Calibri" w:cs="Times New Roman"/>
                  <w:color w:val="000000"/>
                  <w:sz w:val="16"/>
                  <w:szCs w:val="16"/>
                </w:rPr>
                <w:delText>8</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152" w:author="Johnson, David M ERDC-RDE-ITL-MS" w:date="2016-10-19T16:04:00Z"/>
                <w:rFonts w:ascii="Calibri" w:eastAsia="Times New Roman" w:hAnsi="Calibri" w:cs="Times New Roman"/>
                <w:color w:val="000000"/>
                <w:sz w:val="16"/>
                <w:szCs w:val="16"/>
              </w:rPr>
            </w:pPr>
            <w:del w:id="1153" w:author="Johnson, David M ERDC-RDE-ITL-MS" w:date="2016-10-19T16:04:00Z">
              <w:r w:rsidRPr="00B64136" w:rsidDel="00BA5083">
                <w:rPr>
                  <w:rFonts w:ascii="Calibri" w:eastAsia="Times New Roman" w:hAnsi="Calibri" w:cs="Times New Roman"/>
                  <w:color w:val="000000"/>
                  <w:sz w:val="16"/>
                  <w:szCs w:val="16"/>
                </w:rPr>
                <w:delText>1</w:delText>
              </w:r>
            </w:del>
          </w:p>
        </w:tc>
        <w:tc>
          <w:tcPr>
            <w:tcW w:w="2160" w:type="dxa"/>
            <w:tcBorders>
              <w:top w:val="single" w:sz="4" w:space="0" w:color="494529"/>
              <w:left w:val="single" w:sz="4" w:space="0" w:color="494529"/>
              <w:bottom w:val="single" w:sz="4" w:space="0" w:color="494529"/>
              <w:right w:val="single" w:sz="4" w:space="0" w:color="000000"/>
            </w:tcBorders>
            <w:shd w:val="clear" w:color="auto" w:fill="auto"/>
            <w:noWrap/>
            <w:vAlign w:val="bottom"/>
            <w:hideMark/>
          </w:tcPr>
          <w:p w:rsidR="00B64136" w:rsidRPr="00B64136" w:rsidDel="00BA5083" w:rsidRDefault="00B64136" w:rsidP="00B64136">
            <w:pPr>
              <w:widowControl/>
              <w:rPr>
                <w:del w:id="1154" w:author="Johnson, David M ERDC-RDE-ITL-MS" w:date="2016-10-19T16:04:00Z"/>
                <w:rFonts w:ascii="Calibri" w:eastAsia="Times New Roman" w:hAnsi="Calibri" w:cs="Times New Roman"/>
                <w:color w:val="000000"/>
                <w:sz w:val="16"/>
                <w:szCs w:val="16"/>
              </w:rPr>
            </w:pPr>
            <w:del w:id="1155" w:author="Johnson, David M ERDC-RDE-ITL-MS" w:date="2016-10-19T16:04:00Z">
              <w:r w:rsidRPr="00B64136" w:rsidDel="00BA5083">
                <w:rPr>
                  <w:rFonts w:ascii="Calibri" w:eastAsia="Times New Roman" w:hAnsi="Calibri" w:cs="Times New Roman"/>
                  <w:color w:val="000000"/>
                  <w:sz w:val="16"/>
                  <w:szCs w:val="16"/>
                </w:rPr>
                <w:delText>USACE_Project</w:delText>
              </w:r>
            </w:del>
          </w:p>
        </w:tc>
      </w:tr>
      <w:tr w:rsidR="00B64136" w:rsidRPr="00B64136" w:rsidDel="00BA5083" w:rsidTr="00B64136">
        <w:trPr>
          <w:trHeight w:val="300"/>
          <w:del w:id="1156" w:author="Johnson, David M ERDC-RDE-ITL-MS" w:date="2016-10-19T16:04:00Z"/>
        </w:trPr>
        <w:tc>
          <w:tcPr>
            <w:tcW w:w="708" w:type="dxa"/>
            <w:tcBorders>
              <w:top w:val="single" w:sz="4" w:space="0" w:color="494529"/>
              <w:left w:val="single" w:sz="4" w:space="0" w:color="000000"/>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157" w:author="Johnson, David M ERDC-RDE-ITL-MS" w:date="2016-10-19T16:04:00Z"/>
                <w:rFonts w:ascii="Calibri" w:eastAsia="Times New Roman" w:hAnsi="Calibri" w:cs="Times New Roman"/>
                <w:color w:val="000000"/>
                <w:sz w:val="16"/>
                <w:szCs w:val="16"/>
              </w:rPr>
            </w:pPr>
            <w:del w:id="1158" w:author="Johnson, David M ERDC-RDE-ITL-MS" w:date="2016-10-19T16:04:00Z">
              <w:r w:rsidRPr="00B64136" w:rsidDel="00BA5083">
                <w:rPr>
                  <w:rFonts w:ascii="Calibri" w:eastAsia="Times New Roman" w:hAnsi="Calibri" w:cs="Times New Roman"/>
                  <w:color w:val="000000"/>
                  <w:sz w:val="16"/>
                  <w:szCs w:val="16"/>
                </w:rPr>
                <w:delText>PARAM</w:delText>
              </w:r>
            </w:del>
          </w:p>
        </w:tc>
        <w:tc>
          <w:tcPr>
            <w:tcW w:w="3087"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159" w:author="Johnson, David M ERDC-RDE-ITL-MS" w:date="2016-10-19T16:04:00Z"/>
                <w:rFonts w:ascii="Calibri" w:eastAsia="Times New Roman" w:hAnsi="Calibri" w:cs="Times New Roman"/>
                <w:color w:val="000000"/>
                <w:sz w:val="16"/>
                <w:szCs w:val="16"/>
              </w:rPr>
            </w:pPr>
            <w:del w:id="1160" w:author="Johnson, David M ERDC-RDE-ITL-MS" w:date="2016-10-19T16:04:00Z">
              <w:r w:rsidRPr="00B64136" w:rsidDel="00BA5083">
                <w:rPr>
                  <w:rFonts w:ascii="Calibri" w:eastAsia="Times New Roman" w:hAnsi="Calibri" w:cs="Times New Roman"/>
                  <w:color w:val="000000"/>
                  <w:sz w:val="16"/>
                  <w:szCs w:val="16"/>
                </w:rPr>
                <w:delText>bd95613f-d2c8-445b-a981-5b733c8bdafa</w:delText>
              </w:r>
            </w:del>
          </w:p>
        </w:tc>
        <w:tc>
          <w:tcPr>
            <w:tcW w:w="198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161" w:author="Johnson, David M ERDC-RDE-ITL-MS" w:date="2016-10-19T16:04:00Z"/>
                <w:rFonts w:ascii="Calibri" w:eastAsia="Times New Roman" w:hAnsi="Calibri" w:cs="Times New Roman"/>
                <w:color w:val="000000"/>
                <w:sz w:val="16"/>
                <w:szCs w:val="16"/>
              </w:rPr>
            </w:pPr>
            <w:del w:id="1162" w:author="Johnson, David M ERDC-RDE-ITL-MS" w:date="2016-10-19T16:04:00Z">
              <w:r w:rsidRPr="00B64136" w:rsidDel="00BA5083">
                <w:rPr>
                  <w:rFonts w:ascii="Calibri" w:eastAsia="Times New Roman" w:hAnsi="Calibri" w:cs="Times New Roman"/>
                  <w:color w:val="000000"/>
                  <w:sz w:val="16"/>
                  <w:szCs w:val="16"/>
                </w:rPr>
                <w:delText>CONTRACTOR_NAME</w:delText>
              </w:r>
            </w:del>
          </w:p>
        </w:tc>
        <w:tc>
          <w:tcPr>
            <w:tcW w:w="811"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163" w:author="Johnson, David M ERDC-RDE-ITL-MS" w:date="2016-10-19T16:04:00Z"/>
                <w:rFonts w:ascii="Calibri" w:eastAsia="Times New Roman" w:hAnsi="Calibri" w:cs="Times New Roman"/>
                <w:color w:val="000000"/>
                <w:sz w:val="16"/>
                <w:szCs w:val="16"/>
              </w:rPr>
            </w:pPr>
            <w:del w:id="1164" w:author="Johnson, David M ERDC-RDE-ITL-MS" w:date="2016-10-19T16:04:00Z">
              <w:r w:rsidRPr="00B64136" w:rsidDel="00BA5083">
                <w:rPr>
                  <w:rFonts w:ascii="Calibri" w:eastAsia="Times New Roman" w:hAnsi="Calibri" w:cs="Times New Roman"/>
                  <w:color w:val="000000"/>
                  <w:sz w:val="16"/>
                  <w:szCs w:val="16"/>
                </w:rPr>
                <w:delText>TEXT</w:delText>
              </w:r>
            </w:del>
          </w:p>
        </w:tc>
        <w:tc>
          <w:tcPr>
            <w:tcW w:w="346"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165" w:author="Johnson, David M ERDC-RDE-ITL-MS" w:date="2016-10-19T16:04:00Z"/>
                <w:rFonts w:ascii="Calibri" w:eastAsia="Times New Roman" w:hAnsi="Calibri" w:cs="Times New Roman"/>
                <w:color w:val="000000"/>
                <w:sz w:val="16"/>
                <w:szCs w:val="16"/>
              </w:rPr>
            </w:pPr>
            <w:del w:id="1166" w:author="Johnson, David M ERDC-RDE-ITL-MS" w:date="2016-10-19T16:04:00Z">
              <w:r w:rsidRPr="00B64136" w:rsidDel="00BA5083">
                <w:rPr>
                  <w:rFonts w:ascii="Calibri" w:eastAsia="Times New Roman" w:hAnsi="Calibri" w:cs="Times New Roman"/>
                  <w:color w:val="000000"/>
                  <w:sz w:val="16"/>
                  <w:szCs w:val="16"/>
                </w:rPr>
                <w:delText> </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167" w:author="Johnson, David M ERDC-RDE-ITL-MS" w:date="2016-10-19T16:04:00Z"/>
                <w:rFonts w:ascii="Calibri" w:eastAsia="Times New Roman" w:hAnsi="Calibri" w:cs="Times New Roman"/>
                <w:color w:val="000000"/>
                <w:sz w:val="16"/>
                <w:szCs w:val="16"/>
              </w:rPr>
            </w:pPr>
            <w:del w:id="1168" w:author="Johnson, David M ERDC-RDE-ITL-MS" w:date="2016-10-19T16:04:00Z">
              <w:r w:rsidRPr="00B64136" w:rsidDel="00BA5083">
                <w:rPr>
                  <w:rFonts w:ascii="Calibri" w:eastAsia="Times New Roman" w:hAnsi="Calibri" w:cs="Times New Roman"/>
                  <w:color w:val="000000"/>
                  <w:sz w:val="16"/>
                  <w:szCs w:val="16"/>
                </w:rPr>
                <w:delText>8</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169" w:author="Johnson, David M ERDC-RDE-ITL-MS" w:date="2016-10-19T16:04:00Z"/>
                <w:rFonts w:ascii="Calibri" w:eastAsia="Times New Roman" w:hAnsi="Calibri" w:cs="Times New Roman"/>
                <w:color w:val="000000"/>
                <w:sz w:val="16"/>
                <w:szCs w:val="16"/>
              </w:rPr>
            </w:pPr>
            <w:del w:id="1170" w:author="Johnson, David M ERDC-RDE-ITL-MS" w:date="2016-10-19T16:04:00Z">
              <w:r w:rsidRPr="00B64136" w:rsidDel="00BA5083">
                <w:rPr>
                  <w:rFonts w:ascii="Calibri" w:eastAsia="Times New Roman" w:hAnsi="Calibri" w:cs="Times New Roman"/>
                  <w:color w:val="000000"/>
                  <w:sz w:val="16"/>
                  <w:szCs w:val="16"/>
                </w:rPr>
                <w:delText>1</w:delText>
              </w:r>
            </w:del>
          </w:p>
        </w:tc>
        <w:tc>
          <w:tcPr>
            <w:tcW w:w="2160" w:type="dxa"/>
            <w:tcBorders>
              <w:top w:val="single" w:sz="4" w:space="0" w:color="494529"/>
              <w:left w:val="single" w:sz="4" w:space="0" w:color="494529"/>
              <w:bottom w:val="single" w:sz="4" w:space="0" w:color="494529"/>
              <w:right w:val="single" w:sz="4" w:space="0" w:color="000000"/>
            </w:tcBorders>
            <w:shd w:val="clear" w:color="auto" w:fill="auto"/>
            <w:noWrap/>
            <w:vAlign w:val="bottom"/>
            <w:hideMark/>
          </w:tcPr>
          <w:p w:rsidR="00B64136" w:rsidRPr="00B64136" w:rsidDel="00BA5083" w:rsidRDefault="00B64136" w:rsidP="00B64136">
            <w:pPr>
              <w:widowControl/>
              <w:rPr>
                <w:del w:id="1171" w:author="Johnson, David M ERDC-RDE-ITL-MS" w:date="2016-10-19T16:04:00Z"/>
                <w:rFonts w:ascii="Calibri" w:eastAsia="Times New Roman" w:hAnsi="Calibri" w:cs="Times New Roman"/>
                <w:color w:val="000000"/>
                <w:sz w:val="16"/>
                <w:szCs w:val="16"/>
              </w:rPr>
            </w:pPr>
            <w:del w:id="1172" w:author="Johnson, David M ERDC-RDE-ITL-MS" w:date="2016-10-19T16:04:00Z">
              <w:r w:rsidRPr="00B64136" w:rsidDel="00BA5083">
                <w:rPr>
                  <w:rFonts w:ascii="Calibri" w:eastAsia="Times New Roman" w:hAnsi="Calibri" w:cs="Times New Roman"/>
                  <w:color w:val="000000"/>
                  <w:sz w:val="16"/>
                  <w:szCs w:val="16"/>
                </w:rPr>
                <w:delText>USACE_Project</w:delText>
              </w:r>
            </w:del>
          </w:p>
        </w:tc>
      </w:tr>
      <w:tr w:rsidR="00B64136" w:rsidRPr="00B64136" w:rsidDel="00BA5083" w:rsidTr="00B64136">
        <w:trPr>
          <w:trHeight w:val="300"/>
          <w:del w:id="1173" w:author="Johnson, David M ERDC-RDE-ITL-MS" w:date="2016-10-19T16:04:00Z"/>
        </w:trPr>
        <w:tc>
          <w:tcPr>
            <w:tcW w:w="708" w:type="dxa"/>
            <w:tcBorders>
              <w:top w:val="single" w:sz="4" w:space="0" w:color="494529"/>
              <w:left w:val="single" w:sz="4" w:space="0" w:color="000000"/>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174" w:author="Johnson, David M ERDC-RDE-ITL-MS" w:date="2016-10-19T16:04:00Z"/>
                <w:rFonts w:ascii="Calibri" w:eastAsia="Times New Roman" w:hAnsi="Calibri" w:cs="Times New Roman"/>
                <w:color w:val="000000"/>
                <w:sz w:val="16"/>
                <w:szCs w:val="16"/>
              </w:rPr>
            </w:pPr>
            <w:del w:id="1175" w:author="Johnson, David M ERDC-RDE-ITL-MS" w:date="2016-10-19T16:04:00Z">
              <w:r w:rsidRPr="00B64136" w:rsidDel="00BA5083">
                <w:rPr>
                  <w:rFonts w:ascii="Calibri" w:eastAsia="Times New Roman" w:hAnsi="Calibri" w:cs="Times New Roman"/>
                  <w:color w:val="000000"/>
                  <w:sz w:val="16"/>
                  <w:szCs w:val="16"/>
                </w:rPr>
                <w:delText>PARAM</w:delText>
              </w:r>
            </w:del>
          </w:p>
        </w:tc>
        <w:tc>
          <w:tcPr>
            <w:tcW w:w="3087"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176" w:author="Johnson, David M ERDC-RDE-ITL-MS" w:date="2016-10-19T16:04:00Z"/>
                <w:rFonts w:ascii="Calibri" w:eastAsia="Times New Roman" w:hAnsi="Calibri" w:cs="Times New Roman"/>
                <w:color w:val="000000"/>
                <w:sz w:val="16"/>
                <w:szCs w:val="16"/>
              </w:rPr>
            </w:pPr>
            <w:del w:id="1177" w:author="Johnson, David M ERDC-RDE-ITL-MS" w:date="2016-10-19T16:04:00Z">
              <w:r w:rsidRPr="00B64136" w:rsidDel="00BA5083">
                <w:rPr>
                  <w:rFonts w:ascii="Calibri" w:eastAsia="Times New Roman" w:hAnsi="Calibri" w:cs="Times New Roman"/>
                  <w:color w:val="000000"/>
                  <w:sz w:val="16"/>
                  <w:szCs w:val="16"/>
                </w:rPr>
                <w:delText>ac29b247-de72-4bb5-a297-4881c17774e5</w:delText>
              </w:r>
            </w:del>
          </w:p>
        </w:tc>
        <w:tc>
          <w:tcPr>
            <w:tcW w:w="198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178" w:author="Johnson, David M ERDC-RDE-ITL-MS" w:date="2016-10-19T16:04:00Z"/>
                <w:rFonts w:ascii="Calibri" w:eastAsia="Times New Roman" w:hAnsi="Calibri" w:cs="Times New Roman"/>
                <w:color w:val="000000"/>
                <w:sz w:val="16"/>
                <w:szCs w:val="16"/>
              </w:rPr>
            </w:pPr>
            <w:del w:id="1179" w:author="Johnson, David M ERDC-RDE-ITL-MS" w:date="2016-10-19T16:04:00Z">
              <w:r w:rsidRPr="00B64136" w:rsidDel="00BA5083">
                <w:rPr>
                  <w:rFonts w:ascii="Calibri" w:eastAsia="Times New Roman" w:hAnsi="Calibri" w:cs="Times New Roman"/>
                  <w:color w:val="000000"/>
                  <w:sz w:val="16"/>
                  <w:szCs w:val="16"/>
                </w:rPr>
                <w:delText>DISTRICT_LOCATION</w:delText>
              </w:r>
            </w:del>
          </w:p>
        </w:tc>
        <w:tc>
          <w:tcPr>
            <w:tcW w:w="811"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180" w:author="Johnson, David M ERDC-RDE-ITL-MS" w:date="2016-10-19T16:04:00Z"/>
                <w:rFonts w:ascii="Calibri" w:eastAsia="Times New Roman" w:hAnsi="Calibri" w:cs="Times New Roman"/>
                <w:color w:val="000000"/>
                <w:sz w:val="16"/>
                <w:szCs w:val="16"/>
              </w:rPr>
            </w:pPr>
            <w:del w:id="1181" w:author="Johnson, David M ERDC-RDE-ITL-MS" w:date="2016-10-19T16:04:00Z">
              <w:r w:rsidRPr="00B64136" w:rsidDel="00BA5083">
                <w:rPr>
                  <w:rFonts w:ascii="Calibri" w:eastAsia="Times New Roman" w:hAnsi="Calibri" w:cs="Times New Roman"/>
                  <w:color w:val="000000"/>
                  <w:sz w:val="16"/>
                  <w:szCs w:val="16"/>
                </w:rPr>
                <w:delText>TEXT</w:delText>
              </w:r>
            </w:del>
          </w:p>
        </w:tc>
        <w:tc>
          <w:tcPr>
            <w:tcW w:w="346"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182" w:author="Johnson, David M ERDC-RDE-ITL-MS" w:date="2016-10-19T16:04:00Z"/>
                <w:rFonts w:ascii="Calibri" w:eastAsia="Times New Roman" w:hAnsi="Calibri" w:cs="Times New Roman"/>
                <w:color w:val="000000"/>
                <w:sz w:val="16"/>
                <w:szCs w:val="16"/>
              </w:rPr>
            </w:pPr>
            <w:del w:id="1183" w:author="Johnson, David M ERDC-RDE-ITL-MS" w:date="2016-10-19T16:04:00Z">
              <w:r w:rsidRPr="00B64136" w:rsidDel="00BA5083">
                <w:rPr>
                  <w:rFonts w:ascii="Calibri" w:eastAsia="Times New Roman" w:hAnsi="Calibri" w:cs="Times New Roman"/>
                  <w:color w:val="000000"/>
                  <w:sz w:val="16"/>
                  <w:szCs w:val="16"/>
                </w:rPr>
                <w:delText> </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184" w:author="Johnson, David M ERDC-RDE-ITL-MS" w:date="2016-10-19T16:04:00Z"/>
                <w:rFonts w:ascii="Calibri" w:eastAsia="Times New Roman" w:hAnsi="Calibri" w:cs="Times New Roman"/>
                <w:color w:val="000000"/>
                <w:sz w:val="16"/>
                <w:szCs w:val="16"/>
              </w:rPr>
            </w:pPr>
            <w:del w:id="1185" w:author="Johnson, David M ERDC-RDE-ITL-MS" w:date="2016-10-19T16:04:00Z">
              <w:r w:rsidRPr="00B64136" w:rsidDel="00BA5083">
                <w:rPr>
                  <w:rFonts w:ascii="Calibri" w:eastAsia="Times New Roman" w:hAnsi="Calibri" w:cs="Times New Roman"/>
                  <w:color w:val="000000"/>
                  <w:sz w:val="16"/>
                  <w:szCs w:val="16"/>
                </w:rPr>
                <w:delText>8</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186" w:author="Johnson, David M ERDC-RDE-ITL-MS" w:date="2016-10-19T16:04:00Z"/>
                <w:rFonts w:ascii="Calibri" w:eastAsia="Times New Roman" w:hAnsi="Calibri" w:cs="Times New Roman"/>
                <w:color w:val="000000"/>
                <w:sz w:val="16"/>
                <w:szCs w:val="16"/>
              </w:rPr>
            </w:pPr>
            <w:del w:id="1187" w:author="Johnson, David M ERDC-RDE-ITL-MS" w:date="2016-10-19T16:04:00Z">
              <w:r w:rsidRPr="00B64136" w:rsidDel="00BA5083">
                <w:rPr>
                  <w:rFonts w:ascii="Calibri" w:eastAsia="Times New Roman" w:hAnsi="Calibri" w:cs="Times New Roman"/>
                  <w:color w:val="000000"/>
                  <w:sz w:val="16"/>
                  <w:szCs w:val="16"/>
                </w:rPr>
                <w:delText>1</w:delText>
              </w:r>
            </w:del>
          </w:p>
        </w:tc>
        <w:tc>
          <w:tcPr>
            <w:tcW w:w="2160" w:type="dxa"/>
            <w:tcBorders>
              <w:top w:val="single" w:sz="4" w:space="0" w:color="494529"/>
              <w:left w:val="single" w:sz="4" w:space="0" w:color="494529"/>
              <w:bottom w:val="single" w:sz="4" w:space="0" w:color="494529"/>
              <w:right w:val="single" w:sz="4" w:space="0" w:color="000000"/>
            </w:tcBorders>
            <w:shd w:val="clear" w:color="auto" w:fill="auto"/>
            <w:noWrap/>
            <w:vAlign w:val="bottom"/>
            <w:hideMark/>
          </w:tcPr>
          <w:p w:rsidR="00B64136" w:rsidRPr="00B64136" w:rsidDel="00BA5083" w:rsidRDefault="00B64136" w:rsidP="00B64136">
            <w:pPr>
              <w:widowControl/>
              <w:rPr>
                <w:del w:id="1188" w:author="Johnson, David M ERDC-RDE-ITL-MS" w:date="2016-10-19T16:04:00Z"/>
                <w:rFonts w:ascii="Calibri" w:eastAsia="Times New Roman" w:hAnsi="Calibri" w:cs="Times New Roman"/>
                <w:color w:val="000000"/>
                <w:sz w:val="16"/>
                <w:szCs w:val="16"/>
              </w:rPr>
            </w:pPr>
            <w:del w:id="1189" w:author="Johnson, David M ERDC-RDE-ITL-MS" w:date="2016-10-19T16:04:00Z">
              <w:r w:rsidRPr="00B64136" w:rsidDel="00BA5083">
                <w:rPr>
                  <w:rFonts w:ascii="Calibri" w:eastAsia="Times New Roman" w:hAnsi="Calibri" w:cs="Times New Roman"/>
                  <w:color w:val="000000"/>
                  <w:sz w:val="16"/>
                  <w:szCs w:val="16"/>
                </w:rPr>
                <w:delText>USACE_Project</w:delText>
              </w:r>
            </w:del>
          </w:p>
        </w:tc>
      </w:tr>
      <w:tr w:rsidR="00B64136" w:rsidRPr="00B64136" w:rsidDel="00BA5083" w:rsidTr="00B64136">
        <w:trPr>
          <w:trHeight w:val="300"/>
          <w:del w:id="1190" w:author="Johnson, David M ERDC-RDE-ITL-MS" w:date="2016-10-19T16:04:00Z"/>
        </w:trPr>
        <w:tc>
          <w:tcPr>
            <w:tcW w:w="708" w:type="dxa"/>
            <w:tcBorders>
              <w:top w:val="single" w:sz="4" w:space="0" w:color="494529"/>
              <w:left w:val="single" w:sz="4" w:space="0" w:color="000000"/>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191" w:author="Johnson, David M ERDC-RDE-ITL-MS" w:date="2016-10-19T16:04:00Z"/>
                <w:rFonts w:ascii="Calibri" w:eastAsia="Times New Roman" w:hAnsi="Calibri" w:cs="Times New Roman"/>
                <w:color w:val="000000"/>
                <w:sz w:val="16"/>
                <w:szCs w:val="16"/>
              </w:rPr>
            </w:pPr>
            <w:del w:id="1192" w:author="Johnson, David M ERDC-RDE-ITL-MS" w:date="2016-10-19T16:04:00Z">
              <w:r w:rsidRPr="00B64136" w:rsidDel="00BA5083">
                <w:rPr>
                  <w:rFonts w:ascii="Calibri" w:eastAsia="Times New Roman" w:hAnsi="Calibri" w:cs="Times New Roman"/>
                  <w:color w:val="000000"/>
                  <w:sz w:val="16"/>
                  <w:szCs w:val="16"/>
                </w:rPr>
                <w:delText>PARAM</w:delText>
              </w:r>
            </w:del>
          </w:p>
        </w:tc>
        <w:tc>
          <w:tcPr>
            <w:tcW w:w="3087"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193" w:author="Johnson, David M ERDC-RDE-ITL-MS" w:date="2016-10-19T16:04:00Z"/>
                <w:rFonts w:ascii="Calibri" w:eastAsia="Times New Roman" w:hAnsi="Calibri" w:cs="Times New Roman"/>
                <w:color w:val="000000"/>
                <w:sz w:val="16"/>
                <w:szCs w:val="16"/>
              </w:rPr>
            </w:pPr>
            <w:del w:id="1194" w:author="Johnson, David M ERDC-RDE-ITL-MS" w:date="2016-10-19T16:04:00Z">
              <w:r w:rsidRPr="00B64136" w:rsidDel="00BA5083">
                <w:rPr>
                  <w:rFonts w:ascii="Calibri" w:eastAsia="Times New Roman" w:hAnsi="Calibri" w:cs="Times New Roman"/>
                  <w:color w:val="000000"/>
                  <w:sz w:val="16"/>
                  <w:szCs w:val="16"/>
                </w:rPr>
                <w:delText>ab7a4b57-598a-41ab-b379-b5ac11ed4398</w:delText>
              </w:r>
            </w:del>
          </w:p>
        </w:tc>
        <w:tc>
          <w:tcPr>
            <w:tcW w:w="198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195" w:author="Johnson, David M ERDC-RDE-ITL-MS" w:date="2016-10-19T16:04:00Z"/>
                <w:rFonts w:ascii="Calibri" w:eastAsia="Times New Roman" w:hAnsi="Calibri" w:cs="Times New Roman"/>
                <w:color w:val="000000"/>
                <w:sz w:val="16"/>
                <w:szCs w:val="16"/>
              </w:rPr>
            </w:pPr>
            <w:del w:id="1196" w:author="Johnson, David M ERDC-RDE-ITL-MS" w:date="2016-10-19T16:04:00Z">
              <w:r w:rsidRPr="00B64136" w:rsidDel="00BA5083">
                <w:rPr>
                  <w:rFonts w:ascii="Calibri" w:eastAsia="Times New Roman" w:hAnsi="Calibri" w:cs="Times New Roman"/>
                  <w:color w:val="000000"/>
                  <w:sz w:val="16"/>
                  <w:szCs w:val="16"/>
                </w:rPr>
                <w:delText>CONTRACTOR_ID</w:delText>
              </w:r>
            </w:del>
          </w:p>
        </w:tc>
        <w:tc>
          <w:tcPr>
            <w:tcW w:w="811"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197" w:author="Johnson, David M ERDC-RDE-ITL-MS" w:date="2016-10-19T16:04:00Z"/>
                <w:rFonts w:ascii="Calibri" w:eastAsia="Times New Roman" w:hAnsi="Calibri" w:cs="Times New Roman"/>
                <w:color w:val="000000"/>
                <w:sz w:val="16"/>
                <w:szCs w:val="16"/>
              </w:rPr>
            </w:pPr>
            <w:del w:id="1198" w:author="Johnson, David M ERDC-RDE-ITL-MS" w:date="2016-10-19T16:04:00Z">
              <w:r w:rsidRPr="00B64136" w:rsidDel="00BA5083">
                <w:rPr>
                  <w:rFonts w:ascii="Calibri" w:eastAsia="Times New Roman" w:hAnsi="Calibri" w:cs="Times New Roman"/>
                  <w:color w:val="000000"/>
                  <w:sz w:val="16"/>
                  <w:szCs w:val="16"/>
                </w:rPr>
                <w:delText>TEXT</w:delText>
              </w:r>
            </w:del>
          </w:p>
        </w:tc>
        <w:tc>
          <w:tcPr>
            <w:tcW w:w="346"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199" w:author="Johnson, David M ERDC-RDE-ITL-MS" w:date="2016-10-19T16:04:00Z"/>
                <w:rFonts w:ascii="Calibri" w:eastAsia="Times New Roman" w:hAnsi="Calibri" w:cs="Times New Roman"/>
                <w:color w:val="000000"/>
                <w:sz w:val="16"/>
                <w:szCs w:val="16"/>
              </w:rPr>
            </w:pPr>
            <w:del w:id="1200" w:author="Johnson, David M ERDC-RDE-ITL-MS" w:date="2016-10-19T16:04:00Z">
              <w:r w:rsidRPr="00B64136" w:rsidDel="00BA5083">
                <w:rPr>
                  <w:rFonts w:ascii="Calibri" w:eastAsia="Times New Roman" w:hAnsi="Calibri" w:cs="Times New Roman"/>
                  <w:color w:val="000000"/>
                  <w:sz w:val="16"/>
                  <w:szCs w:val="16"/>
                </w:rPr>
                <w:delText> </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201" w:author="Johnson, David M ERDC-RDE-ITL-MS" w:date="2016-10-19T16:04:00Z"/>
                <w:rFonts w:ascii="Calibri" w:eastAsia="Times New Roman" w:hAnsi="Calibri" w:cs="Times New Roman"/>
                <w:color w:val="000000"/>
                <w:sz w:val="16"/>
                <w:szCs w:val="16"/>
              </w:rPr>
            </w:pPr>
            <w:del w:id="1202" w:author="Johnson, David M ERDC-RDE-ITL-MS" w:date="2016-10-19T16:04:00Z">
              <w:r w:rsidRPr="00B64136" w:rsidDel="00BA5083">
                <w:rPr>
                  <w:rFonts w:ascii="Calibri" w:eastAsia="Times New Roman" w:hAnsi="Calibri" w:cs="Times New Roman"/>
                  <w:color w:val="000000"/>
                  <w:sz w:val="16"/>
                  <w:szCs w:val="16"/>
                </w:rPr>
                <w:delText>8</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203" w:author="Johnson, David M ERDC-RDE-ITL-MS" w:date="2016-10-19T16:04:00Z"/>
                <w:rFonts w:ascii="Calibri" w:eastAsia="Times New Roman" w:hAnsi="Calibri" w:cs="Times New Roman"/>
                <w:color w:val="000000"/>
                <w:sz w:val="16"/>
                <w:szCs w:val="16"/>
              </w:rPr>
            </w:pPr>
            <w:del w:id="1204" w:author="Johnson, David M ERDC-RDE-ITL-MS" w:date="2016-10-19T16:04:00Z">
              <w:r w:rsidRPr="00B64136" w:rsidDel="00BA5083">
                <w:rPr>
                  <w:rFonts w:ascii="Calibri" w:eastAsia="Times New Roman" w:hAnsi="Calibri" w:cs="Times New Roman"/>
                  <w:color w:val="000000"/>
                  <w:sz w:val="16"/>
                  <w:szCs w:val="16"/>
                </w:rPr>
                <w:delText>1</w:delText>
              </w:r>
            </w:del>
          </w:p>
        </w:tc>
        <w:tc>
          <w:tcPr>
            <w:tcW w:w="2160" w:type="dxa"/>
            <w:tcBorders>
              <w:top w:val="single" w:sz="4" w:space="0" w:color="494529"/>
              <w:left w:val="single" w:sz="4" w:space="0" w:color="494529"/>
              <w:bottom w:val="single" w:sz="4" w:space="0" w:color="494529"/>
              <w:right w:val="single" w:sz="4" w:space="0" w:color="000000"/>
            </w:tcBorders>
            <w:shd w:val="clear" w:color="auto" w:fill="auto"/>
            <w:noWrap/>
            <w:vAlign w:val="bottom"/>
            <w:hideMark/>
          </w:tcPr>
          <w:p w:rsidR="00B64136" w:rsidRPr="00B64136" w:rsidDel="00BA5083" w:rsidRDefault="00B64136" w:rsidP="00B64136">
            <w:pPr>
              <w:widowControl/>
              <w:rPr>
                <w:del w:id="1205" w:author="Johnson, David M ERDC-RDE-ITL-MS" w:date="2016-10-19T16:04:00Z"/>
                <w:rFonts w:ascii="Calibri" w:eastAsia="Times New Roman" w:hAnsi="Calibri" w:cs="Times New Roman"/>
                <w:color w:val="000000"/>
                <w:sz w:val="16"/>
                <w:szCs w:val="16"/>
              </w:rPr>
            </w:pPr>
            <w:del w:id="1206" w:author="Johnson, David M ERDC-RDE-ITL-MS" w:date="2016-10-19T16:04:00Z">
              <w:r w:rsidRPr="00B64136" w:rsidDel="00BA5083">
                <w:rPr>
                  <w:rFonts w:ascii="Calibri" w:eastAsia="Times New Roman" w:hAnsi="Calibri" w:cs="Times New Roman"/>
                  <w:color w:val="000000"/>
                  <w:sz w:val="16"/>
                  <w:szCs w:val="16"/>
                </w:rPr>
                <w:delText>USACE_Project</w:delText>
              </w:r>
            </w:del>
          </w:p>
        </w:tc>
      </w:tr>
      <w:tr w:rsidR="00B64136" w:rsidRPr="00B64136" w:rsidDel="00BA5083" w:rsidTr="00B64136">
        <w:trPr>
          <w:trHeight w:val="300"/>
          <w:del w:id="1207" w:author="Johnson, David M ERDC-RDE-ITL-MS" w:date="2016-10-19T16:04:00Z"/>
        </w:trPr>
        <w:tc>
          <w:tcPr>
            <w:tcW w:w="708" w:type="dxa"/>
            <w:tcBorders>
              <w:top w:val="single" w:sz="4" w:space="0" w:color="494529"/>
              <w:left w:val="single" w:sz="4" w:space="0" w:color="000000"/>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208" w:author="Johnson, David M ERDC-RDE-ITL-MS" w:date="2016-10-19T16:04:00Z"/>
                <w:rFonts w:ascii="Calibri" w:eastAsia="Times New Roman" w:hAnsi="Calibri" w:cs="Times New Roman"/>
                <w:color w:val="000000"/>
                <w:sz w:val="16"/>
                <w:szCs w:val="16"/>
              </w:rPr>
            </w:pPr>
            <w:del w:id="1209" w:author="Johnson, David M ERDC-RDE-ITL-MS" w:date="2016-10-19T16:04:00Z">
              <w:r w:rsidRPr="00B64136" w:rsidDel="00BA5083">
                <w:rPr>
                  <w:rFonts w:ascii="Calibri" w:eastAsia="Times New Roman" w:hAnsi="Calibri" w:cs="Times New Roman"/>
                  <w:color w:val="000000"/>
                  <w:sz w:val="16"/>
                  <w:szCs w:val="16"/>
                </w:rPr>
                <w:delText>PARAM</w:delText>
              </w:r>
            </w:del>
          </w:p>
        </w:tc>
        <w:tc>
          <w:tcPr>
            <w:tcW w:w="3087"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210" w:author="Johnson, David M ERDC-RDE-ITL-MS" w:date="2016-10-19T16:04:00Z"/>
                <w:rFonts w:ascii="Calibri" w:eastAsia="Times New Roman" w:hAnsi="Calibri" w:cs="Times New Roman"/>
                <w:color w:val="000000"/>
                <w:sz w:val="16"/>
                <w:szCs w:val="16"/>
              </w:rPr>
            </w:pPr>
            <w:del w:id="1211" w:author="Johnson, David M ERDC-RDE-ITL-MS" w:date="2016-10-19T16:04:00Z">
              <w:r w:rsidRPr="00B64136" w:rsidDel="00BA5083">
                <w:rPr>
                  <w:rFonts w:ascii="Calibri" w:eastAsia="Times New Roman" w:hAnsi="Calibri" w:cs="Times New Roman"/>
                  <w:color w:val="000000"/>
                  <w:sz w:val="16"/>
                  <w:szCs w:val="16"/>
                </w:rPr>
                <w:delText>1e764664-b0ca-4f73-a6e3-9d490326296e</w:delText>
              </w:r>
            </w:del>
          </w:p>
        </w:tc>
        <w:tc>
          <w:tcPr>
            <w:tcW w:w="198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212" w:author="Johnson, David M ERDC-RDE-ITL-MS" w:date="2016-10-19T16:04:00Z"/>
                <w:rFonts w:ascii="Calibri" w:eastAsia="Times New Roman" w:hAnsi="Calibri" w:cs="Times New Roman"/>
                <w:color w:val="000000"/>
                <w:sz w:val="16"/>
                <w:szCs w:val="16"/>
              </w:rPr>
            </w:pPr>
            <w:del w:id="1213" w:author="Johnson, David M ERDC-RDE-ITL-MS" w:date="2016-10-19T16:04:00Z">
              <w:r w:rsidRPr="00B64136" w:rsidDel="00BA5083">
                <w:rPr>
                  <w:rFonts w:ascii="Calibri" w:eastAsia="Times New Roman" w:hAnsi="Calibri" w:cs="Times New Roman"/>
                  <w:color w:val="000000"/>
                  <w:sz w:val="16"/>
                  <w:szCs w:val="16"/>
                </w:rPr>
                <w:delText>Project_Location</w:delText>
              </w:r>
            </w:del>
          </w:p>
        </w:tc>
        <w:tc>
          <w:tcPr>
            <w:tcW w:w="811"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214" w:author="Johnson, David M ERDC-RDE-ITL-MS" w:date="2016-10-19T16:04:00Z"/>
                <w:rFonts w:ascii="Calibri" w:eastAsia="Times New Roman" w:hAnsi="Calibri" w:cs="Times New Roman"/>
                <w:color w:val="000000"/>
                <w:sz w:val="16"/>
                <w:szCs w:val="16"/>
              </w:rPr>
            </w:pPr>
            <w:del w:id="1215" w:author="Johnson, David M ERDC-RDE-ITL-MS" w:date="2016-10-19T16:04:00Z">
              <w:r w:rsidRPr="00B64136" w:rsidDel="00BA5083">
                <w:rPr>
                  <w:rFonts w:ascii="Calibri" w:eastAsia="Times New Roman" w:hAnsi="Calibri" w:cs="Times New Roman"/>
                  <w:color w:val="000000"/>
                  <w:sz w:val="16"/>
                  <w:szCs w:val="16"/>
                </w:rPr>
                <w:delText>TEXT</w:delText>
              </w:r>
            </w:del>
          </w:p>
        </w:tc>
        <w:tc>
          <w:tcPr>
            <w:tcW w:w="346"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216" w:author="Johnson, David M ERDC-RDE-ITL-MS" w:date="2016-10-19T16:04:00Z"/>
                <w:rFonts w:ascii="Calibri" w:eastAsia="Times New Roman" w:hAnsi="Calibri" w:cs="Times New Roman"/>
                <w:color w:val="000000"/>
                <w:sz w:val="16"/>
                <w:szCs w:val="16"/>
              </w:rPr>
            </w:pPr>
            <w:del w:id="1217" w:author="Johnson, David M ERDC-RDE-ITL-MS" w:date="2016-10-19T16:04:00Z">
              <w:r w:rsidRPr="00B64136" w:rsidDel="00BA5083">
                <w:rPr>
                  <w:rFonts w:ascii="Calibri" w:eastAsia="Times New Roman" w:hAnsi="Calibri" w:cs="Times New Roman"/>
                  <w:color w:val="000000"/>
                  <w:sz w:val="16"/>
                  <w:szCs w:val="16"/>
                </w:rPr>
                <w:delText> </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218" w:author="Johnson, David M ERDC-RDE-ITL-MS" w:date="2016-10-19T16:04:00Z"/>
                <w:rFonts w:ascii="Calibri" w:eastAsia="Times New Roman" w:hAnsi="Calibri" w:cs="Times New Roman"/>
                <w:color w:val="000000"/>
                <w:sz w:val="16"/>
                <w:szCs w:val="16"/>
              </w:rPr>
            </w:pPr>
            <w:del w:id="1219" w:author="Johnson, David M ERDC-RDE-ITL-MS" w:date="2016-10-19T16:04:00Z">
              <w:r w:rsidRPr="00B64136" w:rsidDel="00BA5083">
                <w:rPr>
                  <w:rFonts w:ascii="Calibri" w:eastAsia="Times New Roman" w:hAnsi="Calibri" w:cs="Times New Roman"/>
                  <w:color w:val="000000"/>
                  <w:sz w:val="16"/>
                  <w:szCs w:val="16"/>
                </w:rPr>
                <w:delText>8</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220" w:author="Johnson, David M ERDC-RDE-ITL-MS" w:date="2016-10-19T16:04:00Z"/>
                <w:rFonts w:ascii="Calibri" w:eastAsia="Times New Roman" w:hAnsi="Calibri" w:cs="Times New Roman"/>
                <w:color w:val="000000"/>
                <w:sz w:val="16"/>
                <w:szCs w:val="16"/>
              </w:rPr>
            </w:pPr>
            <w:del w:id="1221" w:author="Johnson, David M ERDC-RDE-ITL-MS" w:date="2016-10-19T16:04:00Z">
              <w:r w:rsidRPr="00B64136" w:rsidDel="00BA5083">
                <w:rPr>
                  <w:rFonts w:ascii="Calibri" w:eastAsia="Times New Roman" w:hAnsi="Calibri" w:cs="Times New Roman"/>
                  <w:color w:val="000000"/>
                  <w:sz w:val="16"/>
                  <w:szCs w:val="16"/>
                </w:rPr>
                <w:delText>1</w:delText>
              </w:r>
            </w:del>
          </w:p>
        </w:tc>
        <w:tc>
          <w:tcPr>
            <w:tcW w:w="2160" w:type="dxa"/>
            <w:tcBorders>
              <w:top w:val="single" w:sz="4" w:space="0" w:color="494529"/>
              <w:left w:val="single" w:sz="4" w:space="0" w:color="494529"/>
              <w:bottom w:val="single" w:sz="4" w:space="0" w:color="494529"/>
              <w:right w:val="single" w:sz="4" w:space="0" w:color="000000"/>
            </w:tcBorders>
            <w:shd w:val="clear" w:color="auto" w:fill="auto"/>
            <w:noWrap/>
            <w:vAlign w:val="bottom"/>
            <w:hideMark/>
          </w:tcPr>
          <w:p w:rsidR="00B64136" w:rsidRPr="00B64136" w:rsidDel="00BA5083" w:rsidRDefault="00B64136" w:rsidP="00B64136">
            <w:pPr>
              <w:widowControl/>
              <w:rPr>
                <w:del w:id="1222" w:author="Johnson, David M ERDC-RDE-ITL-MS" w:date="2016-10-19T16:04:00Z"/>
                <w:rFonts w:ascii="Calibri" w:eastAsia="Times New Roman" w:hAnsi="Calibri" w:cs="Times New Roman"/>
                <w:color w:val="000000"/>
                <w:sz w:val="16"/>
                <w:szCs w:val="16"/>
              </w:rPr>
            </w:pPr>
            <w:del w:id="1223" w:author="Johnson, David M ERDC-RDE-ITL-MS" w:date="2016-10-19T16:04:00Z">
              <w:r w:rsidRPr="00B64136" w:rsidDel="00BA5083">
                <w:rPr>
                  <w:rFonts w:ascii="Calibri" w:eastAsia="Times New Roman" w:hAnsi="Calibri" w:cs="Times New Roman"/>
                  <w:color w:val="000000"/>
                  <w:sz w:val="16"/>
                  <w:szCs w:val="16"/>
                </w:rPr>
                <w:delText>USACE_Project</w:delText>
              </w:r>
            </w:del>
          </w:p>
        </w:tc>
      </w:tr>
      <w:tr w:rsidR="00B64136" w:rsidRPr="00B64136" w:rsidDel="00BA5083" w:rsidTr="00B64136">
        <w:trPr>
          <w:trHeight w:val="300"/>
          <w:del w:id="1224" w:author="Johnson, David M ERDC-RDE-ITL-MS" w:date="2016-10-19T16:04:00Z"/>
        </w:trPr>
        <w:tc>
          <w:tcPr>
            <w:tcW w:w="708" w:type="dxa"/>
            <w:tcBorders>
              <w:top w:val="single" w:sz="4" w:space="0" w:color="494529"/>
              <w:left w:val="single" w:sz="4" w:space="0" w:color="000000"/>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225" w:author="Johnson, David M ERDC-RDE-ITL-MS" w:date="2016-10-19T16:04:00Z"/>
                <w:rFonts w:ascii="Calibri" w:eastAsia="Times New Roman" w:hAnsi="Calibri" w:cs="Times New Roman"/>
                <w:color w:val="000000"/>
                <w:sz w:val="16"/>
                <w:szCs w:val="16"/>
              </w:rPr>
            </w:pPr>
            <w:del w:id="1226" w:author="Johnson, David M ERDC-RDE-ITL-MS" w:date="2016-10-19T16:04:00Z">
              <w:r w:rsidRPr="00B64136" w:rsidDel="00BA5083">
                <w:rPr>
                  <w:rFonts w:ascii="Calibri" w:eastAsia="Times New Roman" w:hAnsi="Calibri" w:cs="Times New Roman"/>
                  <w:color w:val="000000"/>
                  <w:sz w:val="16"/>
                  <w:szCs w:val="16"/>
                </w:rPr>
                <w:delText>PARAM</w:delText>
              </w:r>
            </w:del>
          </w:p>
        </w:tc>
        <w:tc>
          <w:tcPr>
            <w:tcW w:w="3087"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227" w:author="Johnson, David M ERDC-RDE-ITL-MS" w:date="2016-10-19T16:04:00Z"/>
                <w:rFonts w:ascii="Calibri" w:eastAsia="Times New Roman" w:hAnsi="Calibri" w:cs="Times New Roman"/>
                <w:color w:val="000000"/>
                <w:sz w:val="16"/>
                <w:szCs w:val="16"/>
              </w:rPr>
            </w:pPr>
            <w:del w:id="1228" w:author="Johnson, David M ERDC-RDE-ITL-MS" w:date="2016-10-19T16:04:00Z">
              <w:r w:rsidRPr="00B64136" w:rsidDel="00BA5083">
                <w:rPr>
                  <w:rFonts w:ascii="Calibri" w:eastAsia="Times New Roman" w:hAnsi="Calibri" w:cs="Times New Roman"/>
                  <w:color w:val="000000"/>
                  <w:sz w:val="16"/>
                  <w:szCs w:val="16"/>
                </w:rPr>
                <w:delText>d75b9067-67b1-4cc8-b738-7c659a90eeb7</w:delText>
              </w:r>
            </w:del>
          </w:p>
        </w:tc>
        <w:tc>
          <w:tcPr>
            <w:tcW w:w="198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229" w:author="Johnson, David M ERDC-RDE-ITL-MS" w:date="2016-10-19T16:04:00Z"/>
                <w:rFonts w:ascii="Calibri" w:eastAsia="Times New Roman" w:hAnsi="Calibri" w:cs="Times New Roman"/>
                <w:color w:val="000000"/>
                <w:sz w:val="16"/>
                <w:szCs w:val="16"/>
              </w:rPr>
            </w:pPr>
            <w:del w:id="1230" w:author="Johnson, David M ERDC-RDE-ITL-MS" w:date="2016-10-19T16:04:00Z">
              <w:r w:rsidRPr="00B64136" w:rsidDel="00BA5083">
                <w:rPr>
                  <w:rFonts w:ascii="Calibri" w:eastAsia="Times New Roman" w:hAnsi="Calibri" w:cs="Times New Roman"/>
                  <w:color w:val="000000"/>
                  <w:sz w:val="16"/>
                  <w:szCs w:val="16"/>
                </w:rPr>
                <w:delText>SHEET_SCALE</w:delText>
              </w:r>
            </w:del>
          </w:p>
        </w:tc>
        <w:tc>
          <w:tcPr>
            <w:tcW w:w="811"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231" w:author="Johnson, David M ERDC-RDE-ITL-MS" w:date="2016-10-19T16:04:00Z"/>
                <w:rFonts w:ascii="Calibri" w:eastAsia="Times New Roman" w:hAnsi="Calibri" w:cs="Times New Roman"/>
                <w:color w:val="000000"/>
                <w:sz w:val="16"/>
                <w:szCs w:val="16"/>
              </w:rPr>
            </w:pPr>
            <w:del w:id="1232" w:author="Johnson, David M ERDC-RDE-ITL-MS" w:date="2016-10-19T16:04:00Z">
              <w:r w:rsidRPr="00B64136" w:rsidDel="00BA5083">
                <w:rPr>
                  <w:rFonts w:ascii="Calibri" w:eastAsia="Times New Roman" w:hAnsi="Calibri" w:cs="Times New Roman"/>
                  <w:color w:val="000000"/>
                  <w:sz w:val="16"/>
                  <w:szCs w:val="16"/>
                </w:rPr>
                <w:delText>TEXT</w:delText>
              </w:r>
            </w:del>
          </w:p>
        </w:tc>
        <w:tc>
          <w:tcPr>
            <w:tcW w:w="346"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233" w:author="Johnson, David M ERDC-RDE-ITL-MS" w:date="2016-10-19T16:04:00Z"/>
                <w:rFonts w:ascii="Calibri" w:eastAsia="Times New Roman" w:hAnsi="Calibri" w:cs="Times New Roman"/>
                <w:color w:val="000000"/>
                <w:sz w:val="16"/>
                <w:szCs w:val="16"/>
              </w:rPr>
            </w:pPr>
            <w:del w:id="1234" w:author="Johnson, David M ERDC-RDE-ITL-MS" w:date="2016-10-19T16:04:00Z">
              <w:r w:rsidRPr="00B64136" w:rsidDel="00BA5083">
                <w:rPr>
                  <w:rFonts w:ascii="Calibri" w:eastAsia="Times New Roman" w:hAnsi="Calibri" w:cs="Times New Roman"/>
                  <w:color w:val="000000"/>
                  <w:sz w:val="16"/>
                  <w:szCs w:val="16"/>
                </w:rPr>
                <w:delText> </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235" w:author="Johnson, David M ERDC-RDE-ITL-MS" w:date="2016-10-19T16:04:00Z"/>
                <w:rFonts w:ascii="Calibri" w:eastAsia="Times New Roman" w:hAnsi="Calibri" w:cs="Times New Roman"/>
                <w:color w:val="000000"/>
                <w:sz w:val="16"/>
                <w:szCs w:val="16"/>
              </w:rPr>
            </w:pPr>
            <w:del w:id="1236" w:author="Johnson, David M ERDC-RDE-ITL-MS" w:date="2016-10-19T16:04:00Z">
              <w:r w:rsidRPr="00B64136" w:rsidDel="00BA5083">
                <w:rPr>
                  <w:rFonts w:ascii="Calibri" w:eastAsia="Times New Roman" w:hAnsi="Calibri" w:cs="Times New Roman"/>
                  <w:color w:val="000000"/>
                  <w:sz w:val="16"/>
                  <w:szCs w:val="16"/>
                </w:rPr>
                <w:delText>7</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237" w:author="Johnson, David M ERDC-RDE-ITL-MS" w:date="2016-10-19T16:04:00Z"/>
                <w:rFonts w:ascii="Calibri" w:eastAsia="Times New Roman" w:hAnsi="Calibri" w:cs="Times New Roman"/>
                <w:color w:val="000000"/>
                <w:sz w:val="16"/>
                <w:szCs w:val="16"/>
              </w:rPr>
            </w:pPr>
            <w:del w:id="1238" w:author="Johnson, David M ERDC-RDE-ITL-MS" w:date="2016-10-19T16:04:00Z">
              <w:r w:rsidRPr="00B64136" w:rsidDel="00BA5083">
                <w:rPr>
                  <w:rFonts w:ascii="Calibri" w:eastAsia="Times New Roman" w:hAnsi="Calibri" w:cs="Times New Roman"/>
                  <w:color w:val="000000"/>
                  <w:sz w:val="16"/>
                  <w:szCs w:val="16"/>
                </w:rPr>
                <w:delText>1</w:delText>
              </w:r>
            </w:del>
          </w:p>
        </w:tc>
        <w:tc>
          <w:tcPr>
            <w:tcW w:w="2160" w:type="dxa"/>
            <w:tcBorders>
              <w:top w:val="single" w:sz="4" w:space="0" w:color="494529"/>
              <w:left w:val="single" w:sz="4" w:space="0" w:color="494529"/>
              <w:bottom w:val="single" w:sz="4" w:space="0" w:color="494529"/>
              <w:right w:val="single" w:sz="4" w:space="0" w:color="000000"/>
            </w:tcBorders>
            <w:shd w:val="clear" w:color="auto" w:fill="auto"/>
            <w:noWrap/>
            <w:vAlign w:val="bottom"/>
            <w:hideMark/>
          </w:tcPr>
          <w:p w:rsidR="00B64136" w:rsidRPr="00B64136" w:rsidDel="00BA5083" w:rsidRDefault="00B64136" w:rsidP="00B64136">
            <w:pPr>
              <w:widowControl/>
              <w:rPr>
                <w:del w:id="1239" w:author="Johnson, David M ERDC-RDE-ITL-MS" w:date="2016-10-19T16:04:00Z"/>
                <w:rFonts w:ascii="Calibri" w:eastAsia="Times New Roman" w:hAnsi="Calibri" w:cs="Times New Roman"/>
                <w:color w:val="000000"/>
                <w:sz w:val="16"/>
                <w:szCs w:val="16"/>
              </w:rPr>
            </w:pPr>
            <w:del w:id="1240" w:author="Johnson, David M ERDC-RDE-ITL-MS" w:date="2016-10-19T16:04:00Z">
              <w:r w:rsidRPr="00B64136" w:rsidDel="00BA5083">
                <w:rPr>
                  <w:rFonts w:ascii="Calibri" w:eastAsia="Times New Roman" w:hAnsi="Calibri" w:cs="Times New Roman"/>
                  <w:color w:val="000000"/>
                  <w:sz w:val="16"/>
                  <w:szCs w:val="16"/>
                </w:rPr>
                <w:delText>USACE_Sheet</w:delText>
              </w:r>
            </w:del>
          </w:p>
        </w:tc>
      </w:tr>
      <w:tr w:rsidR="00B64136" w:rsidRPr="00B64136" w:rsidDel="00BA5083" w:rsidTr="00B64136">
        <w:trPr>
          <w:trHeight w:val="300"/>
          <w:del w:id="1241" w:author="Johnson, David M ERDC-RDE-ITL-MS" w:date="2016-10-19T16:04:00Z"/>
        </w:trPr>
        <w:tc>
          <w:tcPr>
            <w:tcW w:w="708" w:type="dxa"/>
            <w:tcBorders>
              <w:top w:val="single" w:sz="4" w:space="0" w:color="494529"/>
              <w:left w:val="single" w:sz="4" w:space="0" w:color="000000"/>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242" w:author="Johnson, David M ERDC-RDE-ITL-MS" w:date="2016-10-19T16:04:00Z"/>
                <w:rFonts w:ascii="Calibri" w:eastAsia="Times New Roman" w:hAnsi="Calibri" w:cs="Times New Roman"/>
                <w:color w:val="000000"/>
                <w:sz w:val="16"/>
                <w:szCs w:val="16"/>
              </w:rPr>
            </w:pPr>
            <w:del w:id="1243" w:author="Johnson, David M ERDC-RDE-ITL-MS" w:date="2016-10-19T16:04:00Z">
              <w:r w:rsidRPr="00B64136" w:rsidDel="00BA5083">
                <w:rPr>
                  <w:rFonts w:ascii="Calibri" w:eastAsia="Times New Roman" w:hAnsi="Calibri" w:cs="Times New Roman"/>
                  <w:color w:val="000000"/>
                  <w:sz w:val="16"/>
                  <w:szCs w:val="16"/>
                </w:rPr>
                <w:delText>PARAM</w:delText>
              </w:r>
            </w:del>
          </w:p>
        </w:tc>
        <w:tc>
          <w:tcPr>
            <w:tcW w:w="3087" w:type="dxa"/>
            <w:tcBorders>
              <w:top w:val="nil"/>
              <w:left w:val="nil"/>
              <w:bottom w:val="single" w:sz="4" w:space="0" w:color="494529"/>
              <w:right w:val="single" w:sz="4" w:space="0" w:color="494529"/>
            </w:tcBorders>
            <w:shd w:val="clear" w:color="auto" w:fill="auto"/>
            <w:noWrap/>
            <w:vAlign w:val="bottom"/>
            <w:hideMark/>
          </w:tcPr>
          <w:p w:rsidR="00B64136" w:rsidDel="00BA5083" w:rsidRDefault="00B64136" w:rsidP="00B64136">
            <w:pPr>
              <w:widowControl/>
              <w:rPr>
                <w:del w:id="1244" w:author="Johnson, David M ERDC-RDE-ITL-MS" w:date="2016-10-19T16:04:00Z"/>
                <w:rFonts w:ascii="Calibri" w:eastAsia="Times New Roman" w:hAnsi="Calibri" w:cs="Times New Roman"/>
                <w:color w:val="C00000"/>
                <w:sz w:val="16"/>
                <w:szCs w:val="16"/>
              </w:rPr>
            </w:pPr>
            <w:del w:id="1245" w:author="Johnson, David M ERDC-RDE-ITL-MS" w:date="2016-10-19T16:04:00Z">
              <w:r w:rsidRPr="00D86B1B" w:rsidDel="00BA5083">
                <w:rPr>
                  <w:rFonts w:ascii="Calibri" w:eastAsia="Times New Roman" w:hAnsi="Calibri" w:cs="Times New Roman"/>
                  <w:color w:val="C00000"/>
                  <w:sz w:val="16"/>
                  <w:szCs w:val="16"/>
                </w:rPr>
                <w:delText>295adf67-de24-47a0-b7fb-888fd60724aa</w:delText>
              </w:r>
            </w:del>
          </w:p>
          <w:p w:rsidR="00D86B1B" w:rsidDel="00BA5083" w:rsidRDefault="00D86B1B" w:rsidP="00B64136">
            <w:pPr>
              <w:widowControl/>
              <w:rPr>
                <w:del w:id="1246" w:author="Johnson, David M ERDC-RDE-ITL-MS" w:date="2016-10-19T16:04:00Z"/>
                <w:rFonts w:ascii="Calibri" w:eastAsia="Times New Roman" w:hAnsi="Calibri" w:cs="Times New Roman"/>
                <w:color w:val="000000"/>
                <w:sz w:val="16"/>
                <w:szCs w:val="16"/>
              </w:rPr>
            </w:pPr>
            <w:del w:id="1247" w:author="Johnson, David M ERDC-RDE-ITL-MS" w:date="2016-10-19T16:04:00Z">
              <w:r w:rsidRPr="00D86B1B" w:rsidDel="00BA5083">
                <w:rPr>
                  <w:rFonts w:ascii="Calibri" w:eastAsia="Times New Roman" w:hAnsi="Calibri" w:cs="Times New Roman"/>
                  <w:color w:val="000000"/>
                  <w:sz w:val="16"/>
                  <w:szCs w:val="16"/>
                </w:rPr>
                <w:delText>295adf67-de24-47a0-b7fb-888fd60724aa</w:delText>
              </w:r>
            </w:del>
          </w:p>
          <w:p w:rsidR="00D86B1B" w:rsidRPr="00B64136" w:rsidDel="00BA5083" w:rsidRDefault="00D86B1B" w:rsidP="00B64136">
            <w:pPr>
              <w:widowControl/>
              <w:rPr>
                <w:del w:id="1248" w:author="Johnson, David M ERDC-RDE-ITL-MS" w:date="2016-10-19T16:04:00Z"/>
                <w:rFonts w:ascii="Calibri" w:eastAsia="Times New Roman" w:hAnsi="Calibri" w:cs="Times New Roman"/>
                <w:color w:val="000000"/>
                <w:sz w:val="16"/>
                <w:szCs w:val="16"/>
              </w:rPr>
            </w:pPr>
            <w:del w:id="1249" w:author="Johnson, David M ERDC-RDE-ITL-MS" w:date="2016-10-19T16:04:00Z">
              <w:r w:rsidRPr="00D86B1B" w:rsidDel="00BA5083">
                <w:rPr>
                  <w:rFonts w:ascii="Calibri" w:eastAsia="Times New Roman" w:hAnsi="Calibri" w:cs="Times New Roman"/>
                  <w:color w:val="000000"/>
                  <w:sz w:val="16"/>
                  <w:szCs w:val="16"/>
                </w:rPr>
                <w:delText>295adf67-de24-47a0-b7fb-888fd60724aa</w:delText>
              </w:r>
            </w:del>
          </w:p>
        </w:tc>
        <w:tc>
          <w:tcPr>
            <w:tcW w:w="198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250" w:author="Johnson, David M ERDC-RDE-ITL-MS" w:date="2016-10-19T16:04:00Z"/>
                <w:rFonts w:ascii="Calibri" w:eastAsia="Times New Roman" w:hAnsi="Calibri" w:cs="Times New Roman"/>
                <w:color w:val="000000"/>
                <w:sz w:val="16"/>
                <w:szCs w:val="16"/>
              </w:rPr>
            </w:pPr>
            <w:del w:id="1251" w:author="Johnson, David M ERDC-RDE-ITL-MS" w:date="2016-10-19T16:04:00Z">
              <w:r w:rsidRPr="00B64136" w:rsidDel="00BA5083">
                <w:rPr>
                  <w:rFonts w:ascii="Calibri" w:eastAsia="Times New Roman" w:hAnsi="Calibri" w:cs="Times New Roman"/>
                  <w:color w:val="000000"/>
                  <w:sz w:val="16"/>
                  <w:szCs w:val="16"/>
                </w:rPr>
                <w:delText>SHEET_NO</w:delText>
              </w:r>
            </w:del>
          </w:p>
        </w:tc>
        <w:tc>
          <w:tcPr>
            <w:tcW w:w="811"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252" w:author="Johnson, David M ERDC-RDE-ITL-MS" w:date="2016-10-19T16:04:00Z"/>
                <w:rFonts w:ascii="Calibri" w:eastAsia="Times New Roman" w:hAnsi="Calibri" w:cs="Times New Roman"/>
                <w:color w:val="000000"/>
                <w:sz w:val="16"/>
                <w:szCs w:val="16"/>
              </w:rPr>
            </w:pPr>
            <w:del w:id="1253" w:author="Johnson, David M ERDC-RDE-ITL-MS" w:date="2016-10-19T16:04:00Z">
              <w:r w:rsidRPr="00B64136" w:rsidDel="00BA5083">
                <w:rPr>
                  <w:rFonts w:ascii="Calibri" w:eastAsia="Times New Roman" w:hAnsi="Calibri" w:cs="Times New Roman"/>
                  <w:color w:val="000000"/>
                  <w:sz w:val="16"/>
                  <w:szCs w:val="16"/>
                </w:rPr>
                <w:delText>INTEGER</w:delText>
              </w:r>
            </w:del>
          </w:p>
        </w:tc>
        <w:tc>
          <w:tcPr>
            <w:tcW w:w="346"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254" w:author="Johnson, David M ERDC-RDE-ITL-MS" w:date="2016-10-19T16:04:00Z"/>
                <w:rFonts w:ascii="Calibri" w:eastAsia="Times New Roman" w:hAnsi="Calibri" w:cs="Times New Roman"/>
                <w:color w:val="000000"/>
                <w:sz w:val="16"/>
                <w:szCs w:val="16"/>
              </w:rPr>
            </w:pPr>
            <w:del w:id="1255" w:author="Johnson, David M ERDC-RDE-ITL-MS" w:date="2016-10-19T16:04:00Z">
              <w:r w:rsidRPr="00B64136" w:rsidDel="00BA5083">
                <w:rPr>
                  <w:rFonts w:ascii="Calibri" w:eastAsia="Times New Roman" w:hAnsi="Calibri" w:cs="Times New Roman"/>
                  <w:color w:val="000000"/>
                  <w:sz w:val="16"/>
                  <w:szCs w:val="16"/>
                </w:rPr>
                <w:delText> </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256" w:author="Johnson, David M ERDC-RDE-ITL-MS" w:date="2016-10-19T16:04:00Z"/>
                <w:rFonts w:ascii="Calibri" w:eastAsia="Times New Roman" w:hAnsi="Calibri" w:cs="Times New Roman"/>
                <w:color w:val="000000"/>
                <w:sz w:val="16"/>
                <w:szCs w:val="16"/>
              </w:rPr>
            </w:pPr>
            <w:del w:id="1257" w:author="Johnson, David M ERDC-RDE-ITL-MS" w:date="2016-10-19T16:04:00Z">
              <w:r w:rsidRPr="00B64136" w:rsidDel="00BA5083">
                <w:rPr>
                  <w:rFonts w:ascii="Calibri" w:eastAsia="Times New Roman" w:hAnsi="Calibri" w:cs="Times New Roman"/>
                  <w:color w:val="000000"/>
                  <w:sz w:val="16"/>
                  <w:szCs w:val="16"/>
                </w:rPr>
                <w:delText>7</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258" w:author="Johnson, David M ERDC-RDE-ITL-MS" w:date="2016-10-19T16:04:00Z"/>
                <w:rFonts w:ascii="Calibri" w:eastAsia="Times New Roman" w:hAnsi="Calibri" w:cs="Times New Roman"/>
                <w:color w:val="000000"/>
                <w:sz w:val="16"/>
                <w:szCs w:val="16"/>
              </w:rPr>
            </w:pPr>
            <w:del w:id="1259" w:author="Johnson, David M ERDC-RDE-ITL-MS" w:date="2016-10-19T16:04:00Z">
              <w:r w:rsidRPr="00B64136" w:rsidDel="00BA5083">
                <w:rPr>
                  <w:rFonts w:ascii="Calibri" w:eastAsia="Times New Roman" w:hAnsi="Calibri" w:cs="Times New Roman"/>
                  <w:color w:val="000000"/>
                  <w:sz w:val="16"/>
                  <w:szCs w:val="16"/>
                </w:rPr>
                <w:delText>1</w:delText>
              </w:r>
            </w:del>
          </w:p>
        </w:tc>
        <w:tc>
          <w:tcPr>
            <w:tcW w:w="2160" w:type="dxa"/>
            <w:tcBorders>
              <w:top w:val="single" w:sz="4" w:space="0" w:color="494529"/>
              <w:left w:val="single" w:sz="4" w:space="0" w:color="494529"/>
              <w:bottom w:val="single" w:sz="4" w:space="0" w:color="494529"/>
              <w:right w:val="single" w:sz="4" w:space="0" w:color="000000"/>
            </w:tcBorders>
            <w:shd w:val="clear" w:color="auto" w:fill="auto"/>
            <w:noWrap/>
            <w:vAlign w:val="bottom"/>
            <w:hideMark/>
          </w:tcPr>
          <w:p w:rsidR="00B64136" w:rsidRPr="00B64136" w:rsidDel="00BA5083" w:rsidRDefault="00B64136" w:rsidP="00B64136">
            <w:pPr>
              <w:widowControl/>
              <w:rPr>
                <w:del w:id="1260" w:author="Johnson, David M ERDC-RDE-ITL-MS" w:date="2016-10-19T16:04:00Z"/>
                <w:rFonts w:ascii="Calibri" w:eastAsia="Times New Roman" w:hAnsi="Calibri" w:cs="Times New Roman"/>
                <w:color w:val="000000"/>
                <w:sz w:val="16"/>
                <w:szCs w:val="16"/>
              </w:rPr>
            </w:pPr>
            <w:del w:id="1261" w:author="Johnson, David M ERDC-RDE-ITL-MS" w:date="2016-10-19T16:04:00Z">
              <w:r w:rsidRPr="00B64136" w:rsidDel="00BA5083">
                <w:rPr>
                  <w:rFonts w:ascii="Calibri" w:eastAsia="Times New Roman" w:hAnsi="Calibri" w:cs="Times New Roman"/>
                  <w:color w:val="000000"/>
                  <w:sz w:val="16"/>
                  <w:szCs w:val="16"/>
                </w:rPr>
                <w:delText>USACE_Sheet</w:delText>
              </w:r>
            </w:del>
          </w:p>
        </w:tc>
      </w:tr>
      <w:tr w:rsidR="00B64136" w:rsidRPr="00B64136" w:rsidDel="00BA5083" w:rsidTr="00B64136">
        <w:trPr>
          <w:trHeight w:val="300"/>
          <w:del w:id="1262" w:author="Johnson, David M ERDC-RDE-ITL-MS" w:date="2016-10-19T16:04:00Z"/>
        </w:trPr>
        <w:tc>
          <w:tcPr>
            <w:tcW w:w="708" w:type="dxa"/>
            <w:tcBorders>
              <w:top w:val="single" w:sz="4" w:space="0" w:color="494529"/>
              <w:left w:val="single" w:sz="4" w:space="0" w:color="000000"/>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263" w:author="Johnson, David M ERDC-RDE-ITL-MS" w:date="2016-10-19T16:04:00Z"/>
                <w:rFonts w:ascii="Calibri" w:eastAsia="Times New Roman" w:hAnsi="Calibri" w:cs="Times New Roman"/>
                <w:color w:val="000000"/>
                <w:sz w:val="16"/>
                <w:szCs w:val="16"/>
              </w:rPr>
            </w:pPr>
            <w:del w:id="1264" w:author="Johnson, David M ERDC-RDE-ITL-MS" w:date="2016-10-19T16:04:00Z">
              <w:r w:rsidRPr="00B64136" w:rsidDel="00BA5083">
                <w:rPr>
                  <w:rFonts w:ascii="Calibri" w:eastAsia="Times New Roman" w:hAnsi="Calibri" w:cs="Times New Roman"/>
                  <w:color w:val="000000"/>
                  <w:sz w:val="16"/>
                  <w:szCs w:val="16"/>
                </w:rPr>
                <w:delText>PARAM</w:delText>
              </w:r>
            </w:del>
          </w:p>
        </w:tc>
        <w:tc>
          <w:tcPr>
            <w:tcW w:w="3087"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265" w:author="Johnson, David M ERDC-RDE-ITL-MS" w:date="2016-10-19T16:04:00Z"/>
                <w:rFonts w:ascii="Calibri" w:eastAsia="Times New Roman" w:hAnsi="Calibri" w:cs="Times New Roman"/>
                <w:color w:val="000000"/>
                <w:sz w:val="16"/>
                <w:szCs w:val="16"/>
              </w:rPr>
            </w:pPr>
            <w:del w:id="1266" w:author="Johnson, David M ERDC-RDE-ITL-MS" w:date="2016-10-19T16:04:00Z">
              <w:r w:rsidRPr="00B64136" w:rsidDel="00BA5083">
                <w:rPr>
                  <w:rFonts w:ascii="Calibri" w:eastAsia="Times New Roman" w:hAnsi="Calibri" w:cs="Times New Roman"/>
                  <w:color w:val="000000"/>
                  <w:sz w:val="16"/>
                  <w:szCs w:val="16"/>
                </w:rPr>
                <w:delText>8d81b968-cc64-4af7-8bd3-7043f8936ca3</w:delText>
              </w:r>
            </w:del>
          </w:p>
        </w:tc>
        <w:tc>
          <w:tcPr>
            <w:tcW w:w="198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267" w:author="Johnson, David M ERDC-RDE-ITL-MS" w:date="2016-10-19T16:04:00Z"/>
                <w:rFonts w:ascii="Calibri" w:eastAsia="Times New Roman" w:hAnsi="Calibri" w:cs="Times New Roman"/>
                <w:color w:val="000000"/>
                <w:sz w:val="16"/>
                <w:szCs w:val="16"/>
              </w:rPr>
            </w:pPr>
            <w:del w:id="1268" w:author="Johnson, David M ERDC-RDE-ITL-MS" w:date="2016-10-19T16:04:00Z">
              <w:r w:rsidRPr="00B64136" w:rsidDel="00BA5083">
                <w:rPr>
                  <w:rFonts w:ascii="Calibri" w:eastAsia="Times New Roman" w:hAnsi="Calibri" w:cs="Times New Roman"/>
                  <w:color w:val="000000"/>
                  <w:sz w:val="16"/>
                  <w:szCs w:val="16"/>
                </w:rPr>
                <w:delText>USACE_Template_Version</w:delText>
              </w:r>
            </w:del>
          </w:p>
        </w:tc>
        <w:tc>
          <w:tcPr>
            <w:tcW w:w="811"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269" w:author="Johnson, David M ERDC-RDE-ITL-MS" w:date="2016-10-19T16:04:00Z"/>
                <w:rFonts w:ascii="Calibri" w:eastAsia="Times New Roman" w:hAnsi="Calibri" w:cs="Times New Roman"/>
                <w:color w:val="000000"/>
                <w:sz w:val="16"/>
                <w:szCs w:val="16"/>
              </w:rPr>
            </w:pPr>
            <w:del w:id="1270" w:author="Johnson, David M ERDC-RDE-ITL-MS" w:date="2016-10-19T16:04:00Z">
              <w:r w:rsidRPr="00B64136" w:rsidDel="00BA5083">
                <w:rPr>
                  <w:rFonts w:ascii="Calibri" w:eastAsia="Times New Roman" w:hAnsi="Calibri" w:cs="Times New Roman"/>
                  <w:color w:val="000000"/>
                  <w:sz w:val="16"/>
                  <w:szCs w:val="16"/>
                </w:rPr>
                <w:delText>TEXT</w:delText>
              </w:r>
            </w:del>
          </w:p>
        </w:tc>
        <w:tc>
          <w:tcPr>
            <w:tcW w:w="346"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271" w:author="Johnson, David M ERDC-RDE-ITL-MS" w:date="2016-10-19T16:04:00Z"/>
                <w:rFonts w:ascii="Calibri" w:eastAsia="Times New Roman" w:hAnsi="Calibri" w:cs="Times New Roman"/>
                <w:color w:val="000000"/>
                <w:sz w:val="16"/>
                <w:szCs w:val="16"/>
              </w:rPr>
            </w:pPr>
            <w:del w:id="1272" w:author="Johnson, David M ERDC-RDE-ITL-MS" w:date="2016-10-19T16:04:00Z">
              <w:r w:rsidRPr="00B64136" w:rsidDel="00BA5083">
                <w:rPr>
                  <w:rFonts w:ascii="Calibri" w:eastAsia="Times New Roman" w:hAnsi="Calibri" w:cs="Times New Roman"/>
                  <w:color w:val="000000"/>
                  <w:sz w:val="16"/>
                  <w:szCs w:val="16"/>
                </w:rPr>
                <w:delText> </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273" w:author="Johnson, David M ERDC-RDE-ITL-MS" w:date="2016-10-19T16:04:00Z"/>
                <w:rFonts w:ascii="Calibri" w:eastAsia="Times New Roman" w:hAnsi="Calibri" w:cs="Times New Roman"/>
                <w:color w:val="000000"/>
                <w:sz w:val="16"/>
                <w:szCs w:val="16"/>
              </w:rPr>
            </w:pPr>
            <w:del w:id="1274" w:author="Johnson, David M ERDC-RDE-ITL-MS" w:date="2016-10-19T16:04:00Z">
              <w:r w:rsidRPr="00B64136" w:rsidDel="00BA5083">
                <w:rPr>
                  <w:rFonts w:ascii="Calibri" w:eastAsia="Times New Roman" w:hAnsi="Calibri" w:cs="Times New Roman"/>
                  <w:color w:val="000000"/>
                  <w:sz w:val="16"/>
                  <w:szCs w:val="16"/>
                </w:rPr>
                <w:delText>10</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275" w:author="Johnson, David M ERDC-RDE-ITL-MS" w:date="2016-10-19T16:04:00Z"/>
                <w:rFonts w:ascii="Calibri" w:eastAsia="Times New Roman" w:hAnsi="Calibri" w:cs="Times New Roman"/>
                <w:color w:val="000000"/>
                <w:sz w:val="16"/>
                <w:szCs w:val="16"/>
              </w:rPr>
            </w:pPr>
            <w:del w:id="1276" w:author="Johnson, David M ERDC-RDE-ITL-MS" w:date="2016-10-19T16:04:00Z">
              <w:r w:rsidRPr="00B64136" w:rsidDel="00BA5083">
                <w:rPr>
                  <w:rFonts w:ascii="Calibri" w:eastAsia="Times New Roman" w:hAnsi="Calibri" w:cs="Times New Roman"/>
                  <w:color w:val="000000"/>
                  <w:sz w:val="16"/>
                  <w:szCs w:val="16"/>
                </w:rPr>
                <w:delText>1</w:delText>
              </w:r>
            </w:del>
          </w:p>
        </w:tc>
        <w:tc>
          <w:tcPr>
            <w:tcW w:w="2160" w:type="dxa"/>
            <w:tcBorders>
              <w:top w:val="single" w:sz="4" w:space="0" w:color="494529"/>
              <w:left w:val="single" w:sz="4" w:space="0" w:color="494529"/>
              <w:bottom w:val="single" w:sz="4" w:space="0" w:color="494529"/>
              <w:right w:val="single" w:sz="4" w:space="0" w:color="000000"/>
            </w:tcBorders>
            <w:shd w:val="clear" w:color="auto" w:fill="auto"/>
            <w:noWrap/>
            <w:vAlign w:val="bottom"/>
            <w:hideMark/>
          </w:tcPr>
          <w:p w:rsidR="00B64136" w:rsidRPr="00B64136" w:rsidDel="00BA5083" w:rsidRDefault="00B64136" w:rsidP="00B64136">
            <w:pPr>
              <w:widowControl/>
              <w:rPr>
                <w:del w:id="1277" w:author="Johnson, David M ERDC-RDE-ITL-MS" w:date="2016-10-19T16:04:00Z"/>
                <w:rFonts w:ascii="Calibri" w:eastAsia="Times New Roman" w:hAnsi="Calibri" w:cs="Times New Roman"/>
                <w:color w:val="000000"/>
                <w:sz w:val="16"/>
                <w:szCs w:val="16"/>
              </w:rPr>
            </w:pPr>
            <w:del w:id="1278" w:author="Johnson, David M ERDC-RDE-ITL-MS" w:date="2016-10-19T16:04:00Z">
              <w:r w:rsidRPr="00B64136" w:rsidDel="00BA5083">
                <w:rPr>
                  <w:rFonts w:ascii="Calibri" w:eastAsia="Times New Roman" w:hAnsi="Calibri" w:cs="Times New Roman"/>
                  <w:color w:val="000000"/>
                  <w:sz w:val="16"/>
                  <w:szCs w:val="16"/>
                </w:rPr>
                <w:delText>USACE_Revit_Template</w:delText>
              </w:r>
            </w:del>
          </w:p>
        </w:tc>
      </w:tr>
      <w:tr w:rsidR="00B64136" w:rsidRPr="00B64136" w:rsidDel="00BA5083" w:rsidTr="00B64136">
        <w:trPr>
          <w:trHeight w:val="300"/>
          <w:del w:id="1279" w:author="Johnson, David M ERDC-RDE-ITL-MS" w:date="2016-10-19T16:04:00Z"/>
        </w:trPr>
        <w:tc>
          <w:tcPr>
            <w:tcW w:w="708" w:type="dxa"/>
            <w:tcBorders>
              <w:top w:val="single" w:sz="4" w:space="0" w:color="494529"/>
              <w:left w:val="single" w:sz="4" w:space="0" w:color="000000"/>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280" w:author="Johnson, David M ERDC-RDE-ITL-MS" w:date="2016-10-19T16:04:00Z"/>
                <w:rFonts w:ascii="Calibri" w:eastAsia="Times New Roman" w:hAnsi="Calibri" w:cs="Times New Roman"/>
                <w:color w:val="000000"/>
                <w:sz w:val="16"/>
                <w:szCs w:val="16"/>
              </w:rPr>
            </w:pPr>
            <w:del w:id="1281" w:author="Johnson, David M ERDC-RDE-ITL-MS" w:date="2016-10-19T16:04:00Z">
              <w:r w:rsidRPr="00B64136" w:rsidDel="00BA5083">
                <w:rPr>
                  <w:rFonts w:ascii="Calibri" w:eastAsia="Times New Roman" w:hAnsi="Calibri" w:cs="Times New Roman"/>
                  <w:color w:val="000000"/>
                  <w:sz w:val="16"/>
                  <w:szCs w:val="16"/>
                </w:rPr>
                <w:delText>PARAM</w:delText>
              </w:r>
            </w:del>
          </w:p>
        </w:tc>
        <w:tc>
          <w:tcPr>
            <w:tcW w:w="3087"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282" w:author="Johnson, David M ERDC-RDE-ITL-MS" w:date="2016-10-19T16:04:00Z"/>
                <w:rFonts w:ascii="Calibri" w:eastAsia="Times New Roman" w:hAnsi="Calibri" w:cs="Times New Roman"/>
                <w:color w:val="000000"/>
                <w:sz w:val="16"/>
                <w:szCs w:val="16"/>
              </w:rPr>
            </w:pPr>
            <w:del w:id="1283" w:author="Johnson, David M ERDC-RDE-ITL-MS" w:date="2016-10-19T16:04:00Z">
              <w:r w:rsidRPr="00B64136" w:rsidDel="00BA5083">
                <w:rPr>
                  <w:rFonts w:ascii="Calibri" w:eastAsia="Times New Roman" w:hAnsi="Calibri" w:cs="Times New Roman"/>
                  <w:color w:val="000000"/>
                  <w:sz w:val="16"/>
                  <w:szCs w:val="16"/>
                </w:rPr>
                <w:delText>d766a569-c8b4-4dca-bcd2-eeaa307f2abc</w:delText>
              </w:r>
            </w:del>
          </w:p>
        </w:tc>
        <w:tc>
          <w:tcPr>
            <w:tcW w:w="198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284" w:author="Johnson, David M ERDC-RDE-ITL-MS" w:date="2016-10-19T16:04:00Z"/>
                <w:rFonts w:ascii="Calibri" w:eastAsia="Times New Roman" w:hAnsi="Calibri" w:cs="Times New Roman"/>
                <w:color w:val="000000"/>
                <w:sz w:val="16"/>
                <w:szCs w:val="16"/>
              </w:rPr>
            </w:pPr>
            <w:del w:id="1285" w:author="Johnson, David M ERDC-RDE-ITL-MS" w:date="2016-10-19T16:04:00Z">
              <w:r w:rsidRPr="00B64136" w:rsidDel="00BA5083">
                <w:rPr>
                  <w:rFonts w:ascii="Calibri" w:eastAsia="Times New Roman" w:hAnsi="Calibri" w:cs="Times New Roman"/>
                  <w:color w:val="000000"/>
                  <w:sz w:val="16"/>
                  <w:szCs w:val="16"/>
                </w:rPr>
                <w:delText>User_Defined</w:delText>
              </w:r>
            </w:del>
          </w:p>
        </w:tc>
        <w:tc>
          <w:tcPr>
            <w:tcW w:w="811"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286" w:author="Johnson, David M ERDC-RDE-ITL-MS" w:date="2016-10-19T16:04:00Z"/>
                <w:rFonts w:ascii="Calibri" w:eastAsia="Times New Roman" w:hAnsi="Calibri" w:cs="Times New Roman"/>
                <w:color w:val="000000"/>
                <w:sz w:val="16"/>
                <w:szCs w:val="16"/>
              </w:rPr>
            </w:pPr>
            <w:del w:id="1287" w:author="Johnson, David M ERDC-RDE-ITL-MS" w:date="2016-10-19T16:04:00Z">
              <w:r w:rsidRPr="00B64136" w:rsidDel="00BA5083">
                <w:rPr>
                  <w:rFonts w:ascii="Calibri" w:eastAsia="Times New Roman" w:hAnsi="Calibri" w:cs="Times New Roman"/>
                  <w:color w:val="000000"/>
                  <w:sz w:val="16"/>
                  <w:szCs w:val="16"/>
                </w:rPr>
                <w:delText>TEXT</w:delText>
              </w:r>
            </w:del>
          </w:p>
        </w:tc>
        <w:tc>
          <w:tcPr>
            <w:tcW w:w="346"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288" w:author="Johnson, David M ERDC-RDE-ITL-MS" w:date="2016-10-19T16:04:00Z"/>
                <w:rFonts w:ascii="Calibri" w:eastAsia="Times New Roman" w:hAnsi="Calibri" w:cs="Times New Roman"/>
                <w:color w:val="000000"/>
                <w:sz w:val="16"/>
                <w:szCs w:val="16"/>
              </w:rPr>
            </w:pPr>
            <w:del w:id="1289" w:author="Johnson, David M ERDC-RDE-ITL-MS" w:date="2016-10-19T16:04:00Z">
              <w:r w:rsidRPr="00B64136" w:rsidDel="00BA5083">
                <w:rPr>
                  <w:rFonts w:ascii="Calibri" w:eastAsia="Times New Roman" w:hAnsi="Calibri" w:cs="Times New Roman"/>
                  <w:color w:val="000000"/>
                  <w:sz w:val="16"/>
                  <w:szCs w:val="16"/>
                </w:rPr>
                <w:delText> </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290" w:author="Johnson, David M ERDC-RDE-ITL-MS" w:date="2016-10-19T16:04:00Z"/>
                <w:rFonts w:ascii="Calibri" w:eastAsia="Times New Roman" w:hAnsi="Calibri" w:cs="Times New Roman"/>
                <w:color w:val="000000"/>
                <w:sz w:val="16"/>
                <w:szCs w:val="16"/>
              </w:rPr>
            </w:pPr>
            <w:del w:id="1291" w:author="Johnson, David M ERDC-RDE-ITL-MS" w:date="2016-10-19T16:04:00Z">
              <w:r w:rsidRPr="00B64136" w:rsidDel="00BA5083">
                <w:rPr>
                  <w:rFonts w:ascii="Calibri" w:eastAsia="Times New Roman" w:hAnsi="Calibri" w:cs="Times New Roman"/>
                  <w:color w:val="000000"/>
                  <w:sz w:val="16"/>
                  <w:szCs w:val="16"/>
                </w:rPr>
                <w:delText>7</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292" w:author="Johnson, David M ERDC-RDE-ITL-MS" w:date="2016-10-19T16:04:00Z"/>
                <w:rFonts w:ascii="Calibri" w:eastAsia="Times New Roman" w:hAnsi="Calibri" w:cs="Times New Roman"/>
                <w:color w:val="000000"/>
                <w:sz w:val="16"/>
                <w:szCs w:val="16"/>
              </w:rPr>
            </w:pPr>
            <w:del w:id="1293" w:author="Johnson, David M ERDC-RDE-ITL-MS" w:date="2016-10-19T16:04:00Z">
              <w:r w:rsidRPr="00B64136" w:rsidDel="00BA5083">
                <w:rPr>
                  <w:rFonts w:ascii="Calibri" w:eastAsia="Times New Roman" w:hAnsi="Calibri" w:cs="Times New Roman"/>
                  <w:color w:val="000000"/>
                  <w:sz w:val="16"/>
                  <w:szCs w:val="16"/>
                </w:rPr>
                <w:delText>1</w:delText>
              </w:r>
            </w:del>
          </w:p>
        </w:tc>
        <w:tc>
          <w:tcPr>
            <w:tcW w:w="2160" w:type="dxa"/>
            <w:tcBorders>
              <w:top w:val="single" w:sz="4" w:space="0" w:color="494529"/>
              <w:left w:val="single" w:sz="4" w:space="0" w:color="494529"/>
              <w:bottom w:val="single" w:sz="4" w:space="0" w:color="494529"/>
              <w:right w:val="single" w:sz="4" w:space="0" w:color="000000"/>
            </w:tcBorders>
            <w:shd w:val="clear" w:color="auto" w:fill="auto"/>
            <w:noWrap/>
            <w:vAlign w:val="bottom"/>
            <w:hideMark/>
          </w:tcPr>
          <w:p w:rsidR="00B64136" w:rsidRPr="00B64136" w:rsidDel="00BA5083" w:rsidRDefault="00B64136" w:rsidP="00B64136">
            <w:pPr>
              <w:widowControl/>
              <w:rPr>
                <w:del w:id="1294" w:author="Johnson, David M ERDC-RDE-ITL-MS" w:date="2016-10-19T16:04:00Z"/>
                <w:rFonts w:ascii="Calibri" w:eastAsia="Times New Roman" w:hAnsi="Calibri" w:cs="Times New Roman"/>
                <w:color w:val="000000"/>
                <w:sz w:val="16"/>
                <w:szCs w:val="16"/>
              </w:rPr>
            </w:pPr>
            <w:del w:id="1295" w:author="Johnson, David M ERDC-RDE-ITL-MS" w:date="2016-10-19T16:04:00Z">
              <w:r w:rsidRPr="00B64136" w:rsidDel="00BA5083">
                <w:rPr>
                  <w:rFonts w:ascii="Calibri" w:eastAsia="Times New Roman" w:hAnsi="Calibri" w:cs="Times New Roman"/>
                  <w:color w:val="000000"/>
                  <w:sz w:val="16"/>
                  <w:szCs w:val="16"/>
                </w:rPr>
                <w:delText>USACE_Sheet</w:delText>
              </w:r>
            </w:del>
          </w:p>
        </w:tc>
      </w:tr>
      <w:tr w:rsidR="00B64136" w:rsidRPr="00B64136" w:rsidDel="00BA5083" w:rsidTr="00B64136">
        <w:trPr>
          <w:trHeight w:val="300"/>
          <w:del w:id="1296" w:author="Johnson, David M ERDC-RDE-ITL-MS" w:date="2016-10-19T16:04:00Z"/>
        </w:trPr>
        <w:tc>
          <w:tcPr>
            <w:tcW w:w="708" w:type="dxa"/>
            <w:tcBorders>
              <w:top w:val="single" w:sz="4" w:space="0" w:color="494529"/>
              <w:left w:val="single" w:sz="4" w:space="0" w:color="000000"/>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297" w:author="Johnson, David M ERDC-RDE-ITL-MS" w:date="2016-10-19T16:04:00Z"/>
                <w:rFonts w:ascii="Calibri" w:eastAsia="Times New Roman" w:hAnsi="Calibri" w:cs="Times New Roman"/>
                <w:color w:val="000000"/>
                <w:sz w:val="16"/>
                <w:szCs w:val="16"/>
              </w:rPr>
            </w:pPr>
            <w:del w:id="1298" w:author="Johnson, David M ERDC-RDE-ITL-MS" w:date="2016-10-19T16:04:00Z">
              <w:r w:rsidRPr="00B64136" w:rsidDel="00BA5083">
                <w:rPr>
                  <w:rFonts w:ascii="Calibri" w:eastAsia="Times New Roman" w:hAnsi="Calibri" w:cs="Times New Roman"/>
                  <w:color w:val="000000"/>
                  <w:sz w:val="16"/>
                  <w:szCs w:val="16"/>
                </w:rPr>
                <w:delText>PARAM</w:delText>
              </w:r>
            </w:del>
          </w:p>
        </w:tc>
        <w:tc>
          <w:tcPr>
            <w:tcW w:w="3087"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299" w:author="Johnson, David M ERDC-RDE-ITL-MS" w:date="2016-10-19T16:04:00Z"/>
                <w:rFonts w:ascii="Calibri" w:eastAsia="Times New Roman" w:hAnsi="Calibri" w:cs="Times New Roman"/>
                <w:color w:val="000000"/>
                <w:sz w:val="16"/>
                <w:szCs w:val="16"/>
              </w:rPr>
            </w:pPr>
            <w:del w:id="1300" w:author="Johnson, David M ERDC-RDE-ITL-MS" w:date="2016-10-19T16:04:00Z">
              <w:r w:rsidRPr="00B64136" w:rsidDel="00BA5083">
                <w:rPr>
                  <w:rFonts w:ascii="Calibri" w:eastAsia="Times New Roman" w:hAnsi="Calibri" w:cs="Times New Roman"/>
                  <w:color w:val="000000"/>
                  <w:sz w:val="16"/>
                  <w:szCs w:val="16"/>
                </w:rPr>
                <w:delText>d49e9c6f-5668-4fc6-a192-5f7e8c2bb8c5</w:delText>
              </w:r>
            </w:del>
          </w:p>
        </w:tc>
        <w:tc>
          <w:tcPr>
            <w:tcW w:w="198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301" w:author="Johnson, David M ERDC-RDE-ITL-MS" w:date="2016-10-19T16:04:00Z"/>
                <w:rFonts w:ascii="Calibri" w:eastAsia="Times New Roman" w:hAnsi="Calibri" w:cs="Times New Roman"/>
                <w:color w:val="000000"/>
                <w:sz w:val="16"/>
                <w:szCs w:val="16"/>
              </w:rPr>
            </w:pPr>
            <w:del w:id="1302" w:author="Johnson, David M ERDC-RDE-ITL-MS" w:date="2016-10-19T16:04:00Z">
              <w:r w:rsidRPr="00B64136" w:rsidDel="00BA5083">
                <w:rPr>
                  <w:rFonts w:ascii="Calibri" w:eastAsia="Times New Roman" w:hAnsi="Calibri" w:cs="Times New Roman"/>
                  <w:color w:val="000000"/>
                  <w:sz w:val="16"/>
                  <w:szCs w:val="16"/>
                </w:rPr>
                <w:delText>DISTRICT_NAME</w:delText>
              </w:r>
            </w:del>
          </w:p>
        </w:tc>
        <w:tc>
          <w:tcPr>
            <w:tcW w:w="811"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303" w:author="Johnson, David M ERDC-RDE-ITL-MS" w:date="2016-10-19T16:04:00Z"/>
                <w:rFonts w:ascii="Calibri" w:eastAsia="Times New Roman" w:hAnsi="Calibri" w:cs="Times New Roman"/>
                <w:color w:val="000000"/>
                <w:sz w:val="16"/>
                <w:szCs w:val="16"/>
              </w:rPr>
            </w:pPr>
            <w:del w:id="1304" w:author="Johnson, David M ERDC-RDE-ITL-MS" w:date="2016-10-19T16:04:00Z">
              <w:r w:rsidRPr="00B64136" w:rsidDel="00BA5083">
                <w:rPr>
                  <w:rFonts w:ascii="Calibri" w:eastAsia="Times New Roman" w:hAnsi="Calibri" w:cs="Times New Roman"/>
                  <w:color w:val="000000"/>
                  <w:sz w:val="16"/>
                  <w:szCs w:val="16"/>
                </w:rPr>
                <w:delText>TEXT</w:delText>
              </w:r>
            </w:del>
          </w:p>
        </w:tc>
        <w:tc>
          <w:tcPr>
            <w:tcW w:w="346"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305" w:author="Johnson, David M ERDC-RDE-ITL-MS" w:date="2016-10-19T16:04:00Z"/>
                <w:rFonts w:ascii="Calibri" w:eastAsia="Times New Roman" w:hAnsi="Calibri" w:cs="Times New Roman"/>
                <w:color w:val="000000"/>
                <w:sz w:val="16"/>
                <w:szCs w:val="16"/>
              </w:rPr>
            </w:pPr>
            <w:del w:id="1306" w:author="Johnson, David M ERDC-RDE-ITL-MS" w:date="2016-10-19T16:04:00Z">
              <w:r w:rsidRPr="00B64136" w:rsidDel="00BA5083">
                <w:rPr>
                  <w:rFonts w:ascii="Calibri" w:eastAsia="Times New Roman" w:hAnsi="Calibri" w:cs="Times New Roman"/>
                  <w:color w:val="000000"/>
                  <w:sz w:val="16"/>
                  <w:szCs w:val="16"/>
                </w:rPr>
                <w:delText> </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307" w:author="Johnson, David M ERDC-RDE-ITL-MS" w:date="2016-10-19T16:04:00Z"/>
                <w:rFonts w:ascii="Calibri" w:eastAsia="Times New Roman" w:hAnsi="Calibri" w:cs="Times New Roman"/>
                <w:color w:val="000000"/>
                <w:sz w:val="16"/>
                <w:szCs w:val="16"/>
              </w:rPr>
            </w:pPr>
            <w:del w:id="1308" w:author="Johnson, David M ERDC-RDE-ITL-MS" w:date="2016-10-19T16:04:00Z">
              <w:r w:rsidRPr="00B64136" w:rsidDel="00BA5083">
                <w:rPr>
                  <w:rFonts w:ascii="Calibri" w:eastAsia="Times New Roman" w:hAnsi="Calibri" w:cs="Times New Roman"/>
                  <w:color w:val="000000"/>
                  <w:sz w:val="16"/>
                  <w:szCs w:val="16"/>
                </w:rPr>
                <w:delText>8</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309" w:author="Johnson, David M ERDC-RDE-ITL-MS" w:date="2016-10-19T16:04:00Z"/>
                <w:rFonts w:ascii="Calibri" w:eastAsia="Times New Roman" w:hAnsi="Calibri" w:cs="Times New Roman"/>
                <w:color w:val="000000"/>
                <w:sz w:val="16"/>
                <w:szCs w:val="16"/>
              </w:rPr>
            </w:pPr>
            <w:del w:id="1310" w:author="Johnson, David M ERDC-RDE-ITL-MS" w:date="2016-10-19T16:04:00Z">
              <w:r w:rsidRPr="00B64136" w:rsidDel="00BA5083">
                <w:rPr>
                  <w:rFonts w:ascii="Calibri" w:eastAsia="Times New Roman" w:hAnsi="Calibri" w:cs="Times New Roman"/>
                  <w:color w:val="000000"/>
                  <w:sz w:val="16"/>
                  <w:szCs w:val="16"/>
                </w:rPr>
                <w:delText>1</w:delText>
              </w:r>
            </w:del>
          </w:p>
        </w:tc>
        <w:tc>
          <w:tcPr>
            <w:tcW w:w="2160" w:type="dxa"/>
            <w:tcBorders>
              <w:top w:val="single" w:sz="4" w:space="0" w:color="494529"/>
              <w:left w:val="single" w:sz="4" w:space="0" w:color="494529"/>
              <w:bottom w:val="single" w:sz="4" w:space="0" w:color="494529"/>
              <w:right w:val="single" w:sz="4" w:space="0" w:color="000000"/>
            </w:tcBorders>
            <w:shd w:val="clear" w:color="auto" w:fill="auto"/>
            <w:noWrap/>
            <w:vAlign w:val="bottom"/>
            <w:hideMark/>
          </w:tcPr>
          <w:p w:rsidR="00B64136" w:rsidRPr="00B64136" w:rsidDel="00BA5083" w:rsidRDefault="00B64136" w:rsidP="00B64136">
            <w:pPr>
              <w:widowControl/>
              <w:rPr>
                <w:del w:id="1311" w:author="Johnson, David M ERDC-RDE-ITL-MS" w:date="2016-10-19T16:04:00Z"/>
                <w:rFonts w:ascii="Calibri" w:eastAsia="Times New Roman" w:hAnsi="Calibri" w:cs="Times New Roman"/>
                <w:color w:val="000000"/>
                <w:sz w:val="16"/>
                <w:szCs w:val="16"/>
              </w:rPr>
            </w:pPr>
            <w:del w:id="1312" w:author="Johnson, David M ERDC-RDE-ITL-MS" w:date="2016-10-19T16:04:00Z">
              <w:r w:rsidRPr="00B64136" w:rsidDel="00BA5083">
                <w:rPr>
                  <w:rFonts w:ascii="Calibri" w:eastAsia="Times New Roman" w:hAnsi="Calibri" w:cs="Times New Roman"/>
                  <w:color w:val="000000"/>
                  <w:sz w:val="16"/>
                  <w:szCs w:val="16"/>
                </w:rPr>
                <w:delText>USACE_Project</w:delText>
              </w:r>
            </w:del>
          </w:p>
        </w:tc>
      </w:tr>
      <w:tr w:rsidR="00B64136" w:rsidRPr="00B64136" w:rsidDel="00BA5083" w:rsidTr="00B64136">
        <w:trPr>
          <w:trHeight w:val="300"/>
          <w:del w:id="1313" w:author="Johnson, David M ERDC-RDE-ITL-MS" w:date="2016-10-19T16:04:00Z"/>
        </w:trPr>
        <w:tc>
          <w:tcPr>
            <w:tcW w:w="708" w:type="dxa"/>
            <w:tcBorders>
              <w:top w:val="single" w:sz="4" w:space="0" w:color="494529"/>
              <w:left w:val="single" w:sz="4" w:space="0" w:color="000000"/>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314" w:author="Johnson, David M ERDC-RDE-ITL-MS" w:date="2016-10-19T16:04:00Z"/>
                <w:rFonts w:ascii="Calibri" w:eastAsia="Times New Roman" w:hAnsi="Calibri" w:cs="Times New Roman"/>
                <w:color w:val="000000"/>
                <w:sz w:val="16"/>
                <w:szCs w:val="16"/>
              </w:rPr>
            </w:pPr>
            <w:del w:id="1315" w:author="Johnson, David M ERDC-RDE-ITL-MS" w:date="2016-10-19T16:04:00Z">
              <w:r w:rsidRPr="00B64136" w:rsidDel="00BA5083">
                <w:rPr>
                  <w:rFonts w:ascii="Calibri" w:eastAsia="Times New Roman" w:hAnsi="Calibri" w:cs="Times New Roman"/>
                  <w:color w:val="000000"/>
                  <w:sz w:val="16"/>
                  <w:szCs w:val="16"/>
                </w:rPr>
                <w:delText>PARAM</w:delText>
              </w:r>
            </w:del>
          </w:p>
        </w:tc>
        <w:tc>
          <w:tcPr>
            <w:tcW w:w="3087"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316" w:author="Johnson, David M ERDC-RDE-ITL-MS" w:date="2016-10-19T16:04:00Z"/>
                <w:rFonts w:ascii="Calibri" w:eastAsia="Times New Roman" w:hAnsi="Calibri" w:cs="Times New Roman"/>
                <w:color w:val="000000"/>
                <w:sz w:val="16"/>
                <w:szCs w:val="16"/>
              </w:rPr>
            </w:pPr>
            <w:del w:id="1317" w:author="Johnson, David M ERDC-RDE-ITL-MS" w:date="2016-10-19T16:04:00Z">
              <w:r w:rsidRPr="00B64136" w:rsidDel="00BA5083">
                <w:rPr>
                  <w:rFonts w:ascii="Calibri" w:eastAsia="Times New Roman" w:hAnsi="Calibri" w:cs="Times New Roman"/>
                  <w:color w:val="000000"/>
                  <w:sz w:val="16"/>
                  <w:szCs w:val="16"/>
                </w:rPr>
                <w:delText>06c51081-d03f-4768-a590-b94417d81cd2</w:delText>
              </w:r>
            </w:del>
          </w:p>
        </w:tc>
        <w:tc>
          <w:tcPr>
            <w:tcW w:w="198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318" w:author="Johnson, David M ERDC-RDE-ITL-MS" w:date="2016-10-19T16:04:00Z"/>
                <w:rFonts w:ascii="Calibri" w:eastAsia="Times New Roman" w:hAnsi="Calibri" w:cs="Times New Roman"/>
                <w:color w:val="000000"/>
                <w:sz w:val="16"/>
                <w:szCs w:val="16"/>
              </w:rPr>
            </w:pPr>
            <w:del w:id="1319" w:author="Johnson, David M ERDC-RDE-ITL-MS" w:date="2016-10-19T16:04:00Z">
              <w:r w:rsidRPr="00B64136" w:rsidDel="00BA5083">
                <w:rPr>
                  <w:rFonts w:ascii="Calibri" w:eastAsia="Times New Roman" w:hAnsi="Calibri" w:cs="Times New Roman"/>
                  <w:color w:val="000000"/>
                  <w:sz w:val="16"/>
                  <w:szCs w:val="16"/>
                </w:rPr>
                <w:delText>BLDG_ID</w:delText>
              </w:r>
            </w:del>
          </w:p>
        </w:tc>
        <w:tc>
          <w:tcPr>
            <w:tcW w:w="811"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320" w:author="Johnson, David M ERDC-RDE-ITL-MS" w:date="2016-10-19T16:04:00Z"/>
                <w:rFonts w:ascii="Calibri" w:eastAsia="Times New Roman" w:hAnsi="Calibri" w:cs="Times New Roman"/>
                <w:color w:val="000000"/>
                <w:sz w:val="16"/>
                <w:szCs w:val="16"/>
              </w:rPr>
            </w:pPr>
            <w:del w:id="1321" w:author="Johnson, David M ERDC-RDE-ITL-MS" w:date="2016-10-19T16:04:00Z">
              <w:r w:rsidRPr="00B64136" w:rsidDel="00BA5083">
                <w:rPr>
                  <w:rFonts w:ascii="Calibri" w:eastAsia="Times New Roman" w:hAnsi="Calibri" w:cs="Times New Roman"/>
                  <w:color w:val="000000"/>
                  <w:sz w:val="16"/>
                  <w:szCs w:val="16"/>
                </w:rPr>
                <w:delText>TEXT</w:delText>
              </w:r>
            </w:del>
          </w:p>
        </w:tc>
        <w:tc>
          <w:tcPr>
            <w:tcW w:w="346"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322" w:author="Johnson, David M ERDC-RDE-ITL-MS" w:date="2016-10-19T16:04:00Z"/>
                <w:rFonts w:ascii="Calibri" w:eastAsia="Times New Roman" w:hAnsi="Calibri" w:cs="Times New Roman"/>
                <w:color w:val="000000"/>
                <w:sz w:val="16"/>
                <w:szCs w:val="16"/>
              </w:rPr>
            </w:pPr>
            <w:del w:id="1323" w:author="Johnson, David M ERDC-RDE-ITL-MS" w:date="2016-10-19T16:04:00Z">
              <w:r w:rsidRPr="00B64136" w:rsidDel="00BA5083">
                <w:rPr>
                  <w:rFonts w:ascii="Calibri" w:eastAsia="Times New Roman" w:hAnsi="Calibri" w:cs="Times New Roman"/>
                  <w:color w:val="000000"/>
                  <w:sz w:val="16"/>
                  <w:szCs w:val="16"/>
                </w:rPr>
                <w:delText> </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324" w:author="Johnson, David M ERDC-RDE-ITL-MS" w:date="2016-10-19T16:04:00Z"/>
                <w:rFonts w:ascii="Calibri" w:eastAsia="Times New Roman" w:hAnsi="Calibri" w:cs="Times New Roman"/>
                <w:color w:val="000000"/>
                <w:sz w:val="16"/>
                <w:szCs w:val="16"/>
              </w:rPr>
            </w:pPr>
            <w:del w:id="1325" w:author="Johnson, David M ERDC-RDE-ITL-MS" w:date="2016-10-19T16:04:00Z">
              <w:r w:rsidRPr="00B64136" w:rsidDel="00BA5083">
                <w:rPr>
                  <w:rFonts w:ascii="Calibri" w:eastAsia="Times New Roman" w:hAnsi="Calibri" w:cs="Times New Roman"/>
                  <w:color w:val="000000"/>
                  <w:sz w:val="16"/>
                  <w:szCs w:val="16"/>
                </w:rPr>
                <w:delText>7</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326" w:author="Johnson, David M ERDC-RDE-ITL-MS" w:date="2016-10-19T16:04:00Z"/>
                <w:rFonts w:ascii="Calibri" w:eastAsia="Times New Roman" w:hAnsi="Calibri" w:cs="Times New Roman"/>
                <w:color w:val="000000"/>
                <w:sz w:val="16"/>
                <w:szCs w:val="16"/>
              </w:rPr>
            </w:pPr>
            <w:del w:id="1327" w:author="Johnson, David M ERDC-RDE-ITL-MS" w:date="2016-10-19T16:04:00Z">
              <w:r w:rsidRPr="00B64136" w:rsidDel="00BA5083">
                <w:rPr>
                  <w:rFonts w:ascii="Calibri" w:eastAsia="Times New Roman" w:hAnsi="Calibri" w:cs="Times New Roman"/>
                  <w:color w:val="000000"/>
                  <w:sz w:val="16"/>
                  <w:szCs w:val="16"/>
                </w:rPr>
                <w:delText>1</w:delText>
              </w:r>
            </w:del>
          </w:p>
        </w:tc>
        <w:tc>
          <w:tcPr>
            <w:tcW w:w="2160" w:type="dxa"/>
            <w:tcBorders>
              <w:top w:val="single" w:sz="4" w:space="0" w:color="494529"/>
              <w:left w:val="single" w:sz="4" w:space="0" w:color="494529"/>
              <w:bottom w:val="single" w:sz="4" w:space="0" w:color="494529"/>
              <w:right w:val="single" w:sz="4" w:space="0" w:color="000000"/>
            </w:tcBorders>
            <w:shd w:val="clear" w:color="auto" w:fill="auto"/>
            <w:noWrap/>
            <w:vAlign w:val="bottom"/>
            <w:hideMark/>
          </w:tcPr>
          <w:p w:rsidR="00B64136" w:rsidRPr="00B64136" w:rsidDel="00BA5083" w:rsidRDefault="00B64136" w:rsidP="00B64136">
            <w:pPr>
              <w:widowControl/>
              <w:rPr>
                <w:del w:id="1328" w:author="Johnson, David M ERDC-RDE-ITL-MS" w:date="2016-10-19T16:04:00Z"/>
                <w:rFonts w:ascii="Calibri" w:eastAsia="Times New Roman" w:hAnsi="Calibri" w:cs="Times New Roman"/>
                <w:color w:val="000000"/>
                <w:sz w:val="16"/>
                <w:szCs w:val="16"/>
              </w:rPr>
            </w:pPr>
            <w:del w:id="1329" w:author="Johnson, David M ERDC-RDE-ITL-MS" w:date="2016-10-19T16:04:00Z">
              <w:r w:rsidRPr="00B64136" w:rsidDel="00BA5083">
                <w:rPr>
                  <w:rFonts w:ascii="Calibri" w:eastAsia="Times New Roman" w:hAnsi="Calibri" w:cs="Times New Roman"/>
                  <w:color w:val="000000"/>
                  <w:sz w:val="16"/>
                  <w:szCs w:val="16"/>
                </w:rPr>
                <w:delText>USACE_Sheet</w:delText>
              </w:r>
            </w:del>
          </w:p>
        </w:tc>
      </w:tr>
      <w:tr w:rsidR="00B64136" w:rsidRPr="00B64136" w:rsidDel="00BA5083" w:rsidTr="00B64136">
        <w:trPr>
          <w:trHeight w:val="300"/>
          <w:del w:id="1330" w:author="Johnson, David M ERDC-RDE-ITL-MS" w:date="2016-10-19T16:04:00Z"/>
        </w:trPr>
        <w:tc>
          <w:tcPr>
            <w:tcW w:w="708" w:type="dxa"/>
            <w:tcBorders>
              <w:top w:val="single" w:sz="4" w:space="0" w:color="494529"/>
              <w:left w:val="single" w:sz="4" w:space="0" w:color="000000"/>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331" w:author="Johnson, David M ERDC-RDE-ITL-MS" w:date="2016-10-19T16:04:00Z"/>
                <w:rFonts w:ascii="Calibri" w:eastAsia="Times New Roman" w:hAnsi="Calibri" w:cs="Times New Roman"/>
                <w:color w:val="000000"/>
                <w:sz w:val="16"/>
                <w:szCs w:val="16"/>
              </w:rPr>
            </w:pPr>
            <w:del w:id="1332" w:author="Johnson, David M ERDC-RDE-ITL-MS" w:date="2016-10-19T16:04:00Z">
              <w:r w:rsidRPr="00B64136" w:rsidDel="00BA5083">
                <w:rPr>
                  <w:rFonts w:ascii="Calibri" w:eastAsia="Times New Roman" w:hAnsi="Calibri" w:cs="Times New Roman"/>
                  <w:color w:val="000000"/>
                  <w:sz w:val="16"/>
                  <w:szCs w:val="16"/>
                </w:rPr>
                <w:delText>PARAM</w:delText>
              </w:r>
            </w:del>
          </w:p>
        </w:tc>
        <w:tc>
          <w:tcPr>
            <w:tcW w:w="3087"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333" w:author="Johnson, David M ERDC-RDE-ITL-MS" w:date="2016-10-19T16:04:00Z"/>
                <w:rFonts w:ascii="Calibri" w:eastAsia="Times New Roman" w:hAnsi="Calibri" w:cs="Times New Roman"/>
                <w:color w:val="000000"/>
                <w:sz w:val="16"/>
                <w:szCs w:val="16"/>
              </w:rPr>
            </w:pPr>
            <w:del w:id="1334" w:author="Johnson, David M ERDC-RDE-ITL-MS" w:date="2016-10-19T16:04:00Z">
              <w:r w:rsidRPr="00B64136" w:rsidDel="00BA5083">
                <w:rPr>
                  <w:rFonts w:ascii="Calibri" w:eastAsia="Times New Roman" w:hAnsi="Calibri" w:cs="Times New Roman"/>
                  <w:color w:val="000000"/>
                  <w:sz w:val="16"/>
                  <w:szCs w:val="16"/>
                </w:rPr>
                <w:delText>2b025999-ba4d-4813-b357-c962d46a0a6b</w:delText>
              </w:r>
            </w:del>
          </w:p>
        </w:tc>
        <w:tc>
          <w:tcPr>
            <w:tcW w:w="198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335" w:author="Johnson, David M ERDC-RDE-ITL-MS" w:date="2016-10-19T16:04:00Z"/>
                <w:rFonts w:ascii="Calibri" w:eastAsia="Times New Roman" w:hAnsi="Calibri" w:cs="Times New Roman"/>
                <w:color w:val="000000"/>
                <w:sz w:val="16"/>
                <w:szCs w:val="16"/>
              </w:rPr>
            </w:pPr>
            <w:del w:id="1336" w:author="Johnson, David M ERDC-RDE-ITL-MS" w:date="2016-10-19T16:04:00Z">
              <w:r w:rsidRPr="00B64136" w:rsidDel="00BA5083">
                <w:rPr>
                  <w:rFonts w:ascii="Calibri" w:eastAsia="Times New Roman" w:hAnsi="Calibri" w:cs="Times New Roman"/>
                  <w:color w:val="000000"/>
                  <w:sz w:val="16"/>
                  <w:szCs w:val="16"/>
                </w:rPr>
                <w:delText>CAT_Code</w:delText>
              </w:r>
            </w:del>
          </w:p>
        </w:tc>
        <w:tc>
          <w:tcPr>
            <w:tcW w:w="811"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337" w:author="Johnson, David M ERDC-RDE-ITL-MS" w:date="2016-10-19T16:04:00Z"/>
                <w:rFonts w:ascii="Calibri" w:eastAsia="Times New Roman" w:hAnsi="Calibri" w:cs="Times New Roman"/>
                <w:color w:val="000000"/>
                <w:sz w:val="16"/>
                <w:szCs w:val="16"/>
              </w:rPr>
            </w:pPr>
            <w:del w:id="1338" w:author="Johnson, David M ERDC-RDE-ITL-MS" w:date="2016-10-19T16:04:00Z">
              <w:r w:rsidRPr="00B64136" w:rsidDel="00BA5083">
                <w:rPr>
                  <w:rFonts w:ascii="Calibri" w:eastAsia="Times New Roman" w:hAnsi="Calibri" w:cs="Times New Roman"/>
                  <w:color w:val="000000"/>
                  <w:sz w:val="16"/>
                  <w:szCs w:val="16"/>
                </w:rPr>
                <w:delText>TEXT</w:delText>
              </w:r>
            </w:del>
          </w:p>
        </w:tc>
        <w:tc>
          <w:tcPr>
            <w:tcW w:w="346"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339" w:author="Johnson, David M ERDC-RDE-ITL-MS" w:date="2016-10-19T16:04:00Z"/>
                <w:rFonts w:ascii="Calibri" w:eastAsia="Times New Roman" w:hAnsi="Calibri" w:cs="Times New Roman"/>
                <w:color w:val="000000"/>
                <w:sz w:val="16"/>
                <w:szCs w:val="16"/>
              </w:rPr>
            </w:pPr>
            <w:del w:id="1340" w:author="Johnson, David M ERDC-RDE-ITL-MS" w:date="2016-10-19T16:04:00Z">
              <w:r w:rsidRPr="00B64136" w:rsidDel="00BA5083">
                <w:rPr>
                  <w:rFonts w:ascii="Calibri" w:eastAsia="Times New Roman" w:hAnsi="Calibri" w:cs="Times New Roman"/>
                  <w:color w:val="000000"/>
                  <w:sz w:val="16"/>
                  <w:szCs w:val="16"/>
                </w:rPr>
                <w:delText> </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341" w:author="Johnson, David M ERDC-RDE-ITL-MS" w:date="2016-10-19T16:04:00Z"/>
                <w:rFonts w:ascii="Calibri" w:eastAsia="Times New Roman" w:hAnsi="Calibri" w:cs="Times New Roman"/>
                <w:color w:val="000000"/>
                <w:sz w:val="16"/>
                <w:szCs w:val="16"/>
              </w:rPr>
            </w:pPr>
            <w:del w:id="1342" w:author="Johnson, David M ERDC-RDE-ITL-MS" w:date="2016-10-19T16:04:00Z">
              <w:r w:rsidRPr="00B64136" w:rsidDel="00BA5083">
                <w:rPr>
                  <w:rFonts w:ascii="Calibri" w:eastAsia="Times New Roman" w:hAnsi="Calibri" w:cs="Times New Roman"/>
                  <w:color w:val="000000"/>
                  <w:sz w:val="16"/>
                  <w:szCs w:val="16"/>
                </w:rPr>
                <w:delText>5</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343" w:author="Johnson, David M ERDC-RDE-ITL-MS" w:date="2016-10-19T16:04:00Z"/>
                <w:rFonts w:ascii="Calibri" w:eastAsia="Times New Roman" w:hAnsi="Calibri" w:cs="Times New Roman"/>
                <w:color w:val="000000"/>
                <w:sz w:val="16"/>
                <w:szCs w:val="16"/>
              </w:rPr>
            </w:pPr>
            <w:del w:id="1344" w:author="Johnson, David M ERDC-RDE-ITL-MS" w:date="2016-10-19T16:04:00Z">
              <w:r w:rsidRPr="00B64136" w:rsidDel="00BA5083">
                <w:rPr>
                  <w:rFonts w:ascii="Calibri" w:eastAsia="Times New Roman" w:hAnsi="Calibri" w:cs="Times New Roman"/>
                  <w:color w:val="000000"/>
                  <w:sz w:val="16"/>
                  <w:szCs w:val="16"/>
                </w:rPr>
                <w:delText>1</w:delText>
              </w:r>
            </w:del>
          </w:p>
        </w:tc>
        <w:tc>
          <w:tcPr>
            <w:tcW w:w="2160" w:type="dxa"/>
            <w:tcBorders>
              <w:top w:val="single" w:sz="4" w:space="0" w:color="494529"/>
              <w:left w:val="single" w:sz="4" w:space="0" w:color="494529"/>
              <w:bottom w:val="single" w:sz="4" w:space="0" w:color="494529"/>
              <w:right w:val="single" w:sz="4" w:space="0" w:color="000000"/>
            </w:tcBorders>
            <w:shd w:val="clear" w:color="auto" w:fill="auto"/>
            <w:noWrap/>
            <w:vAlign w:val="bottom"/>
            <w:hideMark/>
          </w:tcPr>
          <w:p w:rsidR="00B64136" w:rsidRPr="00B64136" w:rsidDel="00BA5083" w:rsidRDefault="00B64136" w:rsidP="00B64136">
            <w:pPr>
              <w:widowControl/>
              <w:rPr>
                <w:del w:id="1345" w:author="Johnson, David M ERDC-RDE-ITL-MS" w:date="2016-10-19T16:04:00Z"/>
                <w:rFonts w:ascii="Calibri" w:eastAsia="Times New Roman" w:hAnsi="Calibri" w:cs="Times New Roman"/>
                <w:color w:val="000000"/>
                <w:sz w:val="16"/>
                <w:szCs w:val="16"/>
              </w:rPr>
            </w:pPr>
            <w:del w:id="1346" w:author="Johnson, David M ERDC-RDE-ITL-MS" w:date="2016-10-19T16:04:00Z">
              <w:r w:rsidRPr="00B64136" w:rsidDel="00BA5083">
                <w:rPr>
                  <w:rFonts w:ascii="Calibri" w:eastAsia="Times New Roman" w:hAnsi="Calibri" w:cs="Times New Roman"/>
                  <w:color w:val="000000"/>
                  <w:sz w:val="16"/>
                  <w:szCs w:val="16"/>
                </w:rPr>
                <w:delText> </w:delText>
              </w:r>
            </w:del>
          </w:p>
        </w:tc>
      </w:tr>
      <w:tr w:rsidR="00B64136" w:rsidRPr="00B64136" w:rsidDel="00BA5083" w:rsidTr="00B64136">
        <w:trPr>
          <w:trHeight w:val="300"/>
          <w:del w:id="1347" w:author="Johnson, David M ERDC-RDE-ITL-MS" w:date="2016-10-19T16:04:00Z"/>
        </w:trPr>
        <w:tc>
          <w:tcPr>
            <w:tcW w:w="708" w:type="dxa"/>
            <w:tcBorders>
              <w:top w:val="single" w:sz="4" w:space="0" w:color="494529"/>
              <w:left w:val="single" w:sz="4" w:space="0" w:color="000000"/>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348" w:author="Johnson, David M ERDC-RDE-ITL-MS" w:date="2016-10-19T16:04:00Z"/>
                <w:rFonts w:ascii="Calibri" w:eastAsia="Times New Roman" w:hAnsi="Calibri" w:cs="Times New Roman"/>
                <w:color w:val="000000"/>
                <w:sz w:val="16"/>
                <w:szCs w:val="16"/>
              </w:rPr>
            </w:pPr>
            <w:del w:id="1349" w:author="Johnson, David M ERDC-RDE-ITL-MS" w:date="2016-10-19T16:04:00Z">
              <w:r w:rsidRPr="00B64136" w:rsidDel="00BA5083">
                <w:rPr>
                  <w:rFonts w:ascii="Calibri" w:eastAsia="Times New Roman" w:hAnsi="Calibri" w:cs="Times New Roman"/>
                  <w:color w:val="000000"/>
                  <w:sz w:val="16"/>
                  <w:szCs w:val="16"/>
                </w:rPr>
                <w:delText>PARAM</w:delText>
              </w:r>
            </w:del>
          </w:p>
        </w:tc>
        <w:tc>
          <w:tcPr>
            <w:tcW w:w="3087"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350" w:author="Johnson, David M ERDC-RDE-ITL-MS" w:date="2016-10-19T16:04:00Z"/>
                <w:rFonts w:ascii="Calibri" w:eastAsia="Times New Roman" w:hAnsi="Calibri" w:cs="Times New Roman"/>
                <w:color w:val="000000"/>
                <w:sz w:val="16"/>
                <w:szCs w:val="16"/>
              </w:rPr>
            </w:pPr>
            <w:del w:id="1351" w:author="Johnson, David M ERDC-RDE-ITL-MS" w:date="2016-10-19T16:04:00Z">
              <w:r w:rsidRPr="00B64136" w:rsidDel="00BA5083">
                <w:rPr>
                  <w:rFonts w:ascii="Calibri" w:eastAsia="Times New Roman" w:hAnsi="Calibri" w:cs="Times New Roman"/>
                  <w:color w:val="000000"/>
                  <w:sz w:val="16"/>
                  <w:szCs w:val="16"/>
                </w:rPr>
                <w:delText>35f5efa8-743f-4655-aee7-5acbef068256</w:delText>
              </w:r>
            </w:del>
          </w:p>
        </w:tc>
        <w:tc>
          <w:tcPr>
            <w:tcW w:w="198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352" w:author="Johnson, David M ERDC-RDE-ITL-MS" w:date="2016-10-19T16:04:00Z"/>
                <w:rFonts w:ascii="Calibri" w:eastAsia="Times New Roman" w:hAnsi="Calibri" w:cs="Times New Roman"/>
                <w:color w:val="000000"/>
                <w:sz w:val="16"/>
                <w:szCs w:val="16"/>
              </w:rPr>
            </w:pPr>
            <w:del w:id="1353" w:author="Johnson, David M ERDC-RDE-ITL-MS" w:date="2016-10-19T16:04:00Z">
              <w:r w:rsidRPr="00B64136" w:rsidDel="00BA5083">
                <w:rPr>
                  <w:rFonts w:ascii="Calibri" w:eastAsia="Times New Roman" w:hAnsi="Calibri" w:cs="Times New Roman"/>
                  <w:color w:val="000000"/>
                  <w:sz w:val="16"/>
                  <w:szCs w:val="16"/>
                </w:rPr>
                <w:delText>CONTRACT_NO</w:delText>
              </w:r>
            </w:del>
          </w:p>
        </w:tc>
        <w:tc>
          <w:tcPr>
            <w:tcW w:w="811"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354" w:author="Johnson, David M ERDC-RDE-ITL-MS" w:date="2016-10-19T16:04:00Z"/>
                <w:rFonts w:ascii="Calibri" w:eastAsia="Times New Roman" w:hAnsi="Calibri" w:cs="Times New Roman"/>
                <w:color w:val="000000"/>
                <w:sz w:val="16"/>
                <w:szCs w:val="16"/>
              </w:rPr>
            </w:pPr>
            <w:del w:id="1355" w:author="Johnson, David M ERDC-RDE-ITL-MS" w:date="2016-10-19T16:04:00Z">
              <w:r w:rsidRPr="00B64136" w:rsidDel="00BA5083">
                <w:rPr>
                  <w:rFonts w:ascii="Calibri" w:eastAsia="Times New Roman" w:hAnsi="Calibri" w:cs="Times New Roman"/>
                  <w:color w:val="000000"/>
                  <w:sz w:val="16"/>
                  <w:szCs w:val="16"/>
                </w:rPr>
                <w:delText>TEXT</w:delText>
              </w:r>
            </w:del>
          </w:p>
        </w:tc>
        <w:tc>
          <w:tcPr>
            <w:tcW w:w="346"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356" w:author="Johnson, David M ERDC-RDE-ITL-MS" w:date="2016-10-19T16:04:00Z"/>
                <w:rFonts w:ascii="Calibri" w:eastAsia="Times New Roman" w:hAnsi="Calibri" w:cs="Times New Roman"/>
                <w:color w:val="000000"/>
                <w:sz w:val="16"/>
                <w:szCs w:val="16"/>
              </w:rPr>
            </w:pPr>
            <w:del w:id="1357" w:author="Johnson, David M ERDC-RDE-ITL-MS" w:date="2016-10-19T16:04:00Z">
              <w:r w:rsidRPr="00B64136" w:rsidDel="00BA5083">
                <w:rPr>
                  <w:rFonts w:ascii="Calibri" w:eastAsia="Times New Roman" w:hAnsi="Calibri" w:cs="Times New Roman"/>
                  <w:color w:val="000000"/>
                  <w:sz w:val="16"/>
                  <w:szCs w:val="16"/>
                </w:rPr>
                <w:delText> </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358" w:author="Johnson, David M ERDC-RDE-ITL-MS" w:date="2016-10-19T16:04:00Z"/>
                <w:rFonts w:ascii="Calibri" w:eastAsia="Times New Roman" w:hAnsi="Calibri" w:cs="Times New Roman"/>
                <w:color w:val="000000"/>
                <w:sz w:val="16"/>
                <w:szCs w:val="16"/>
              </w:rPr>
            </w:pPr>
            <w:del w:id="1359" w:author="Johnson, David M ERDC-RDE-ITL-MS" w:date="2016-10-19T16:04:00Z">
              <w:r w:rsidRPr="00B64136" w:rsidDel="00BA5083">
                <w:rPr>
                  <w:rFonts w:ascii="Calibri" w:eastAsia="Times New Roman" w:hAnsi="Calibri" w:cs="Times New Roman"/>
                  <w:color w:val="000000"/>
                  <w:sz w:val="16"/>
                  <w:szCs w:val="16"/>
                </w:rPr>
                <w:delText>8</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360" w:author="Johnson, David M ERDC-RDE-ITL-MS" w:date="2016-10-19T16:04:00Z"/>
                <w:rFonts w:ascii="Calibri" w:eastAsia="Times New Roman" w:hAnsi="Calibri" w:cs="Times New Roman"/>
                <w:color w:val="000000"/>
                <w:sz w:val="16"/>
                <w:szCs w:val="16"/>
              </w:rPr>
            </w:pPr>
            <w:del w:id="1361" w:author="Johnson, David M ERDC-RDE-ITL-MS" w:date="2016-10-19T16:04:00Z">
              <w:r w:rsidRPr="00B64136" w:rsidDel="00BA5083">
                <w:rPr>
                  <w:rFonts w:ascii="Calibri" w:eastAsia="Times New Roman" w:hAnsi="Calibri" w:cs="Times New Roman"/>
                  <w:color w:val="000000"/>
                  <w:sz w:val="16"/>
                  <w:szCs w:val="16"/>
                </w:rPr>
                <w:delText>1</w:delText>
              </w:r>
            </w:del>
          </w:p>
        </w:tc>
        <w:tc>
          <w:tcPr>
            <w:tcW w:w="2160" w:type="dxa"/>
            <w:tcBorders>
              <w:top w:val="single" w:sz="4" w:space="0" w:color="494529"/>
              <w:left w:val="single" w:sz="4" w:space="0" w:color="494529"/>
              <w:bottom w:val="single" w:sz="4" w:space="0" w:color="494529"/>
              <w:right w:val="single" w:sz="4" w:space="0" w:color="000000"/>
            </w:tcBorders>
            <w:shd w:val="clear" w:color="auto" w:fill="auto"/>
            <w:noWrap/>
            <w:vAlign w:val="bottom"/>
            <w:hideMark/>
          </w:tcPr>
          <w:p w:rsidR="00B64136" w:rsidRPr="00B64136" w:rsidDel="00BA5083" w:rsidRDefault="00B64136" w:rsidP="00B64136">
            <w:pPr>
              <w:widowControl/>
              <w:rPr>
                <w:del w:id="1362" w:author="Johnson, David M ERDC-RDE-ITL-MS" w:date="2016-10-19T16:04:00Z"/>
                <w:rFonts w:ascii="Calibri" w:eastAsia="Times New Roman" w:hAnsi="Calibri" w:cs="Times New Roman"/>
                <w:color w:val="000000"/>
                <w:sz w:val="16"/>
                <w:szCs w:val="16"/>
              </w:rPr>
            </w:pPr>
            <w:del w:id="1363" w:author="Johnson, David M ERDC-RDE-ITL-MS" w:date="2016-10-19T16:04:00Z">
              <w:r w:rsidRPr="00B64136" w:rsidDel="00BA5083">
                <w:rPr>
                  <w:rFonts w:ascii="Calibri" w:eastAsia="Times New Roman" w:hAnsi="Calibri" w:cs="Times New Roman"/>
                  <w:color w:val="000000"/>
                  <w:sz w:val="16"/>
                  <w:szCs w:val="16"/>
                </w:rPr>
                <w:delText>USACE_Project</w:delText>
              </w:r>
            </w:del>
          </w:p>
        </w:tc>
      </w:tr>
      <w:tr w:rsidR="00B64136" w:rsidRPr="00B64136" w:rsidDel="00BA5083" w:rsidTr="00B64136">
        <w:trPr>
          <w:trHeight w:val="300"/>
          <w:del w:id="1364" w:author="Johnson, David M ERDC-RDE-ITL-MS" w:date="2016-10-19T16:04:00Z"/>
        </w:trPr>
        <w:tc>
          <w:tcPr>
            <w:tcW w:w="708" w:type="dxa"/>
            <w:tcBorders>
              <w:top w:val="single" w:sz="4" w:space="0" w:color="494529"/>
              <w:left w:val="single" w:sz="4" w:space="0" w:color="000000"/>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365" w:author="Johnson, David M ERDC-RDE-ITL-MS" w:date="2016-10-19T16:04:00Z"/>
                <w:rFonts w:ascii="Calibri" w:eastAsia="Times New Roman" w:hAnsi="Calibri" w:cs="Times New Roman"/>
                <w:color w:val="000000"/>
                <w:sz w:val="16"/>
                <w:szCs w:val="16"/>
              </w:rPr>
            </w:pPr>
            <w:del w:id="1366" w:author="Johnson, David M ERDC-RDE-ITL-MS" w:date="2016-10-19T16:04:00Z">
              <w:r w:rsidRPr="00B64136" w:rsidDel="00BA5083">
                <w:rPr>
                  <w:rFonts w:ascii="Calibri" w:eastAsia="Times New Roman" w:hAnsi="Calibri" w:cs="Times New Roman"/>
                  <w:color w:val="000000"/>
                  <w:sz w:val="16"/>
                  <w:szCs w:val="16"/>
                </w:rPr>
                <w:delText>PARAM</w:delText>
              </w:r>
            </w:del>
          </w:p>
        </w:tc>
        <w:tc>
          <w:tcPr>
            <w:tcW w:w="3087"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367" w:author="Johnson, David M ERDC-RDE-ITL-MS" w:date="2016-10-19T16:04:00Z"/>
                <w:rFonts w:ascii="Calibri" w:eastAsia="Times New Roman" w:hAnsi="Calibri" w:cs="Times New Roman"/>
                <w:color w:val="000000"/>
                <w:sz w:val="16"/>
                <w:szCs w:val="16"/>
              </w:rPr>
            </w:pPr>
            <w:del w:id="1368" w:author="Johnson, David M ERDC-RDE-ITL-MS" w:date="2016-10-19T16:04:00Z">
              <w:r w:rsidRPr="00B64136" w:rsidDel="00BA5083">
                <w:rPr>
                  <w:rFonts w:ascii="Calibri" w:eastAsia="Times New Roman" w:hAnsi="Calibri" w:cs="Times New Roman"/>
                  <w:color w:val="000000"/>
                  <w:sz w:val="16"/>
                  <w:szCs w:val="16"/>
                </w:rPr>
                <w:delText>a102f4b7-6285-4aa1-9da3-d33418b9a29e</w:delText>
              </w:r>
            </w:del>
          </w:p>
        </w:tc>
        <w:tc>
          <w:tcPr>
            <w:tcW w:w="198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369" w:author="Johnson, David M ERDC-RDE-ITL-MS" w:date="2016-10-19T16:04:00Z"/>
                <w:rFonts w:ascii="Calibri" w:eastAsia="Times New Roman" w:hAnsi="Calibri" w:cs="Times New Roman"/>
                <w:color w:val="000000"/>
                <w:sz w:val="16"/>
                <w:szCs w:val="16"/>
              </w:rPr>
            </w:pPr>
            <w:del w:id="1370" w:author="Johnson, David M ERDC-RDE-ITL-MS" w:date="2016-10-19T16:04:00Z">
              <w:r w:rsidRPr="00B64136" w:rsidDel="00BA5083">
                <w:rPr>
                  <w:rFonts w:ascii="Calibri" w:eastAsia="Times New Roman" w:hAnsi="Calibri" w:cs="Times New Roman"/>
                  <w:color w:val="000000"/>
                  <w:sz w:val="16"/>
                  <w:szCs w:val="16"/>
                </w:rPr>
                <w:delText>USACE_Template_Date</w:delText>
              </w:r>
            </w:del>
          </w:p>
        </w:tc>
        <w:tc>
          <w:tcPr>
            <w:tcW w:w="811"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371" w:author="Johnson, David M ERDC-RDE-ITL-MS" w:date="2016-10-19T16:04:00Z"/>
                <w:rFonts w:ascii="Calibri" w:eastAsia="Times New Roman" w:hAnsi="Calibri" w:cs="Times New Roman"/>
                <w:color w:val="000000"/>
                <w:sz w:val="16"/>
                <w:szCs w:val="16"/>
              </w:rPr>
            </w:pPr>
            <w:del w:id="1372" w:author="Johnson, David M ERDC-RDE-ITL-MS" w:date="2016-10-19T16:04:00Z">
              <w:r w:rsidRPr="00B64136" w:rsidDel="00BA5083">
                <w:rPr>
                  <w:rFonts w:ascii="Calibri" w:eastAsia="Times New Roman" w:hAnsi="Calibri" w:cs="Times New Roman"/>
                  <w:color w:val="000000"/>
                  <w:sz w:val="16"/>
                  <w:szCs w:val="16"/>
                </w:rPr>
                <w:delText>TEXT</w:delText>
              </w:r>
            </w:del>
          </w:p>
        </w:tc>
        <w:tc>
          <w:tcPr>
            <w:tcW w:w="346"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373" w:author="Johnson, David M ERDC-RDE-ITL-MS" w:date="2016-10-19T16:04:00Z"/>
                <w:rFonts w:ascii="Calibri" w:eastAsia="Times New Roman" w:hAnsi="Calibri" w:cs="Times New Roman"/>
                <w:color w:val="000000"/>
                <w:sz w:val="16"/>
                <w:szCs w:val="16"/>
              </w:rPr>
            </w:pPr>
            <w:del w:id="1374" w:author="Johnson, David M ERDC-RDE-ITL-MS" w:date="2016-10-19T16:04:00Z">
              <w:r w:rsidRPr="00B64136" w:rsidDel="00BA5083">
                <w:rPr>
                  <w:rFonts w:ascii="Calibri" w:eastAsia="Times New Roman" w:hAnsi="Calibri" w:cs="Times New Roman"/>
                  <w:color w:val="000000"/>
                  <w:sz w:val="16"/>
                  <w:szCs w:val="16"/>
                </w:rPr>
                <w:delText> </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375" w:author="Johnson, David M ERDC-RDE-ITL-MS" w:date="2016-10-19T16:04:00Z"/>
                <w:rFonts w:ascii="Calibri" w:eastAsia="Times New Roman" w:hAnsi="Calibri" w:cs="Times New Roman"/>
                <w:color w:val="000000"/>
                <w:sz w:val="16"/>
                <w:szCs w:val="16"/>
              </w:rPr>
            </w:pPr>
            <w:del w:id="1376" w:author="Johnson, David M ERDC-RDE-ITL-MS" w:date="2016-10-19T16:04:00Z">
              <w:r w:rsidRPr="00B64136" w:rsidDel="00BA5083">
                <w:rPr>
                  <w:rFonts w:ascii="Calibri" w:eastAsia="Times New Roman" w:hAnsi="Calibri" w:cs="Times New Roman"/>
                  <w:color w:val="000000"/>
                  <w:sz w:val="16"/>
                  <w:szCs w:val="16"/>
                </w:rPr>
                <w:delText>10</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377" w:author="Johnson, David M ERDC-RDE-ITL-MS" w:date="2016-10-19T16:04:00Z"/>
                <w:rFonts w:ascii="Calibri" w:eastAsia="Times New Roman" w:hAnsi="Calibri" w:cs="Times New Roman"/>
                <w:color w:val="000000"/>
                <w:sz w:val="16"/>
                <w:szCs w:val="16"/>
              </w:rPr>
            </w:pPr>
            <w:del w:id="1378" w:author="Johnson, David M ERDC-RDE-ITL-MS" w:date="2016-10-19T16:04:00Z">
              <w:r w:rsidRPr="00B64136" w:rsidDel="00BA5083">
                <w:rPr>
                  <w:rFonts w:ascii="Calibri" w:eastAsia="Times New Roman" w:hAnsi="Calibri" w:cs="Times New Roman"/>
                  <w:color w:val="000000"/>
                  <w:sz w:val="16"/>
                  <w:szCs w:val="16"/>
                </w:rPr>
                <w:delText>1</w:delText>
              </w:r>
            </w:del>
          </w:p>
        </w:tc>
        <w:tc>
          <w:tcPr>
            <w:tcW w:w="2160" w:type="dxa"/>
            <w:tcBorders>
              <w:top w:val="single" w:sz="4" w:space="0" w:color="494529"/>
              <w:left w:val="single" w:sz="4" w:space="0" w:color="494529"/>
              <w:bottom w:val="single" w:sz="4" w:space="0" w:color="494529"/>
              <w:right w:val="single" w:sz="4" w:space="0" w:color="000000"/>
            </w:tcBorders>
            <w:shd w:val="clear" w:color="auto" w:fill="auto"/>
            <w:noWrap/>
            <w:vAlign w:val="bottom"/>
            <w:hideMark/>
          </w:tcPr>
          <w:p w:rsidR="00B64136" w:rsidRPr="00B64136" w:rsidDel="00BA5083" w:rsidRDefault="00B64136" w:rsidP="00B64136">
            <w:pPr>
              <w:widowControl/>
              <w:rPr>
                <w:del w:id="1379" w:author="Johnson, David M ERDC-RDE-ITL-MS" w:date="2016-10-19T16:04:00Z"/>
                <w:rFonts w:ascii="Calibri" w:eastAsia="Times New Roman" w:hAnsi="Calibri" w:cs="Times New Roman"/>
                <w:color w:val="000000"/>
                <w:sz w:val="16"/>
                <w:szCs w:val="16"/>
              </w:rPr>
            </w:pPr>
            <w:del w:id="1380" w:author="Johnson, David M ERDC-RDE-ITL-MS" w:date="2016-10-19T16:04:00Z">
              <w:r w:rsidRPr="00B64136" w:rsidDel="00BA5083">
                <w:rPr>
                  <w:rFonts w:ascii="Calibri" w:eastAsia="Times New Roman" w:hAnsi="Calibri" w:cs="Times New Roman"/>
                  <w:color w:val="000000"/>
                  <w:sz w:val="16"/>
                  <w:szCs w:val="16"/>
                </w:rPr>
                <w:delText>USACE_Revit_Template</w:delText>
              </w:r>
            </w:del>
          </w:p>
        </w:tc>
      </w:tr>
      <w:tr w:rsidR="00B64136" w:rsidRPr="00B64136" w:rsidDel="00BA5083" w:rsidTr="00B64136">
        <w:trPr>
          <w:trHeight w:val="300"/>
          <w:del w:id="1381" w:author="Johnson, David M ERDC-RDE-ITL-MS" w:date="2016-10-19T16:04:00Z"/>
        </w:trPr>
        <w:tc>
          <w:tcPr>
            <w:tcW w:w="708" w:type="dxa"/>
            <w:tcBorders>
              <w:top w:val="single" w:sz="4" w:space="0" w:color="494529"/>
              <w:left w:val="single" w:sz="4" w:space="0" w:color="000000"/>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382" w:author="Johnson, David M ERDC-RDE-ITL-MS" w:date="2016-10-19T16:04:00Z"/>
                <w:rFonts w:ascii="Calibri" w:eastAsia="Times New Roman" w:hAnsi="Calibri" w:cs="Times New Roman"/>
                <w:color w:val="000000"/>
                <w:sz w:val="16"/>
                <w:szCs w:val="16"/>
              </w:rPr>
            </w:pPr>
            <w:del w:id="1383" w:author="Johnson, David M ERDC-RDE-ITL-MS" w:date="2016-10-19T16:04:00Z">
              <w:r w:rsidRPr="00B64136" w:rsidDel="00BA5083">
                <w:rPr>
                  <w:rFonts w:ascii="Calibri" w:eastAsia="Times New Roman" w:hAnsi="Calibri" w:cs="Times New Roman"/>
                  <w:color w:val="000000"/>
                  <w:sz w:val="16"/>
                  <w:szCs w:val="16"/>
                </w:rPr>
                <w:delText>PARAM</w:delText>
              </w:r>
            </w:del>
          </w:p>
        </w:tc>
        <w:tc>
          <w:tcPr>
            <w:tcW w:w="3087"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384" w:author="Johnson, David M ERDC-RDE-ITL-MS" w:date="2016-10-19T16:04:00Z"/>
                <w:rFonts w:ascii="Calibri" w:eastAsia="Times New Roman" w:hAnsi="Calibri" w:cs="Times New Roman"/>
                <w:color w:val="000000"/>
                <w:sz w:val="16"/>
                <w:szCs w:val="16"/>
              </w:rPr>
            </w:pPr>
            <w:del w:id="1385" w:author="Johnson, David M ERDC-RDE-ITL-MS" w:date="2016-10-19T16:04:00Z">
              <w:r w:rsidRPr="00B64136" w:rsidDel="00BA5083">
                <w:rPr>
                  <w:rFonts w:ascii="Calibri" w:eastAsia="Times New Roman" w:hAnsi="Calibri" w:cs="Times New Roman"/>
                  <w:color w:val="000000"/>
                  <w:sz w:val="16"/>
                  <w:szCs w:val="16"/>
                </w:rPr>
                <w:delText>58f8f5d2-0c86-43ee-a0ce-b96f7d427866</w:delText>
              </w:r>
            </w:del>
          </w:p>
        </w:tc>
        <w:tc>
          <w:tcPr>
            <w:tcW w:w="198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386" w:author="Johnson, David M ERDC-RDE-ITL-MS" w:date="2016-10-19T16:04:00Z"/>
                <w:rFonts w:ascii="Calibri" w:eastAsia="Times New Roman" w:hAnsi="Calibri" w:cs="Times New Roman"/>
                <w:color w:val="000000"/>
                <w:sz w:val="16"/>
                <w:szCs w:val="16"/>
              </w:rPr>
            </w:pPr>
            <w:del w:id="1387" w:author="Johnson, David M ERDC-RDE-ITL-MS" w:date="2016-10-19T16:04:00Z">
              <w:r w:rsidRPr="00B64136" w:rsidDel="00BA5083">
                <w:rPr>
                  <w:rFonts w:ascii="Calibri" w:eastAsia="Times New Roman" w:hAnsi="Calibri" w:cs="Times New Roman"/>
                  <w:color w:val="000000"/>
                  <w:sz w:val="16"/>
                  <w:szCs w:val="16"/>
                </w:rPr>
                <w:delText>SHEET_SIZE</w:delText>
              </w:r>
            </w:del>
          </w:p>
        </w:tc>
        <w:tc>
          <w:tcPr>
            <w:tcW w:w="811"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388" w:author="Johnson, David M ERDC-RDE-ITL-MS" w:date="2016-10-19T16:04:00Z"/>
                <w:rFonts w:ascii="Calibri" w:eastAsia="Times New Roman" w:hAnsi="Calibri" w:cs="Times New Roman"/>
                <w:color w:val="000000"/>
                <w:sz w:val="16"/>
                <w:szCs w:val="16"/>
              </w:rPr>
            </w:pPr>
            <w:del w:id="1389" w:author="Johnson, David M ERDC-RDE-ITL-MS" w:date="2016-10-19T16:04:00Z">
              <w:r w:rsidRPr="00B64136" w:rsidDel="00BA5083">
                <w:rPr>
                  <w:rFonts w:ascii="Calibri" w:eastAsia="Times New Roman" w:hAnsi="Calibri" w:cs="Times New Roman"/>
                  <w:color w:val="000000"/>
                  <w:sz w:val="16"/>
                  <w:szCs w:val="16"/>
                </w:rPr>
                <w:delText>TEXT</w:delText>
              </w:r>
            </w:del>
          </w:p>
        </w:tc>
        <w:tc>
          <w:tcPr>
            <w:tcW w:w="346"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390" w:author="Johnson, David M ERDC-RDE-ITL-MS" w:date="2016-10-19T16:04:00Z"/>
                <w:rFonts w:ascii="Calibri" w:eastAsia="Times New Roman" w:hAnsi="Calibri" w:cs="Times New Roman"/>
                <w:color w:val="000000"/>
                <w:sz w:val="16"/>
                <w:szCs w:val="16"/>
              </w:rPr>
            </w:pPr>
            <w:del w:id="1391" w:author="Johnson, David M ERDC-RDE-ITL-MS" w:date="2016-10-19T16:04:00Z">
              <w:r w:rsidRPr="00B64136" w:rsidDel="00BA5083">
                <w:rPr>
                  <w:rFonts w:ascii="Calibri" w:eastAsia="Times New Roman" w:hAnsi="Calibri" w:cs="Times New Roman"/>
                  <w:color w:val="000000"/>
                  <w:sz w:val="16"/>
                  <w:szCs w:val="16"/>
                </w:rPr>
                <w:delText> </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392" w:author="Johnson, David M ERDC-RDE-ITL-MS" w:date="2016-10-19T16:04:00Z"/>
                <w:rFonts w:ascii="Calibri" w:eastAsia="Times New Roman" w:hAnsi="Calibri" w:cs="Times New Roman"/>
                <w:color w:val="000000"/>
                <w:sz w:val="16"/>
                <w:szCs w:val="16"/>
              </w:rPr>
            </w:pPr>
            <w:del w:id="1393" w:author="Johnson, David M ERDC-RDE-ITL-MS" w:date="2016-10-19T16:04:00Z">
              <w:r w:rsidRPr="00B64136" w:rsidDel="00BA5083">
                <w:rPr>
                  <w:rFonts w:ascii="Calibri" w:eastAsia="Times New Roman" w:hAnsi="Calibri" w:cs="Times New Roman"/>
                  <w:color w:val="000000"/>
                  <w:sz w:val="16"/>
                  <w:szCs w:val="16"/>
                </w:rPr>
                <w:delText>7</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394" w:author="Johnson, David M ERDC-RDE-ITL-MS" w:date="2016-10-19T16:04:00Z"/>
                <w:rFonts w:ascii="Calibri" w:eastAsia="Times New Roman" w:hAnsi="Calibri" w:cs="Times New Roman"/>
                <w:color w:val="000000"/>
                <w:sz w:val="16"/>
                <w:szCs w:val="16"/>
              </w:rPr>
            </w:pPr>
            <w:del w:id="1395" w:author="Johnson, David M ERDC-RDE-ITL-MS" w:date="2016-10-19T16:04:00Z">
              <w:r w:rsidRPr="00B64136" w:rsidDel="00BA5083">
                <w:rPr>
                  <w:rFonts w:ascii="Calibri" w:eastAsia="Times New Roman" w:hAnsi="Calibri" w:cs="Times New Roman"/>
                  <w:color w:val="000000"/>
                  <w:sz w:val="16"/>
                  <w:szCs w:val="16"/>
                </w:rPr>
                <w:delText>1</w:delText>
              </w:r>
            </w:del>
          </w:p>
        </w:tc>
        <w:tc>
          <w:tcPr>
            <w:tcW w:w="2160" w:type="dxa"/>
            <w:tcBorders>
              <w:top w:val="single" w:sz="4" w:space="0" w:color="494529"/>
              <w:left w:val="single" w:sz="4" w:space="0" w:color="494529"/>
              <w:bottom w:val="single" w:sz="4" w:space="0" w:color="494529"/>
              <w:right w:val="single" w:sz="4" w:space="0" w:color="000000"/>
            </w:tcBorders>
            <w:shd w:val="clear" w:color="auto" w:fill="auto"/>
            <w:noWrap/>
            <w:vAlign w:val="bottom"/>
            <w:hideMark/>
          </w:tcPr>
          <w:p w:rsidR="00B64136" w:rsidRPr="00B64136" w:rsidDel="00BA5083" w:rsidRDefault="00B64136" w:rsidP="00B64136">
            <w:pPr>
              <w:widowControl/>
              <w:rPr>
                <w:del w:id="1396" w:author="Johnson, David M ERDC-RDE-ITL-MS" w:date="2016-10-19T16:04:00Z"/>
                <w:rFonts w:ascii="Calibri" w:eastAsia="Times New Roman" w:hAnsi="Calibri" w:cs="Times New Roman"/>
                <w:color w:val="000000"/>
                <w:sz w:val="16"/>
                <w:szCs w:val="16"/>
              </w:rPr>
            </w:pPr>
            <w:del w:id="1397" w:author="Johnson, David M ERDC-RDE-ITL-MS" w:date="2016-10-19T16:04:00Z">
              <w:r w:rsidRPr="00B64136" w:rsidDel="00BA5083">
                <w:rPr>
                  <w:rFonts w:ascii="Calibri" w:eastAsia="Times New Roman" w:hAnsi="Calibri" w:cs="Times New Roman"/>
                  <w:color w:val="000000"/>
                  <w:sz w:val="16"/>
                  <w:szCs w:val="16"/>
                </w:rPr>
                <w:delText>USACE_Sheet</w:delText>
              </w:r>
            </w:del>
          </w:p>
        </w:tc>
      </w:tr>
      <w:tr w:rsidR="00B64136" w:rsidRPr="00B64136" w:rsidDel="00BA5083" w:rsidTr="00B64136">
        <w:trPr>
          <w:trHeight w:val="300"/>
          <w:del w:id="1398" w:author="Johnson, David M ERDC-RDE-ITL-MS" w:date="2016-10-19T16:04:00Z"/>
        </w:trPr>
        <w:tc>
          <w:tcPr>
            <w:tcW w:w="708" w:type="dxa"/>
            <w:tcBorders>
              <w:top w:val="single" w:sz="4" w:space="0" w:color="494529"/>
              <w:left w:val="single" w:sz="4" w:space="0" w:color="000000"/>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399" w:author="Johnson, David M ERDC-RDE-ITL-MS" w:date="2016-10-19T16:04:00Z"/>
                <w:rFonts w:ascii="Calibri" w:eastAsia="Times New Roman" w:hAnsi="Calibri" w:cs="Times New Roman"/>
                <w:color w:val="000000"/>
                <w:sz w:val="16"/>
                <w:szCs w:val="16"/>
              </w:rPr>
            </w:pPr>
            <w:del w:id="1400" w:author="Johnson, David M ERDC-RDE-ITL-MS" w:date="2016-10-19T16:04:00Z">
              <w:r w:rsidRPr="00B64136" w:rsidDel="00BA5083">
                <w:rPr>
                  <w:rFonts w:ascii="Calibri" w:eastAsia="Times New Roman" w:hAnsi="Calibri" w:cs="Times New Roman"/>
                  <w:color w:val="000000"/>
                  <w:sz w:val="16"/>
                  <w:szCs w:val="16"/>
                </w:rPr>
                <w:delText>PARAM</w:delText>
              </w:r>
            </w:del>
          </w:p>
        </w:tc>
        <w:tc>
          <w:tcPr>
            <w:tcW w:w="3087"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401" w:author="Johnson, David M ERDC-RDE-ITL-MS" w:date="2016-10-19T16:04:00Z"/>
                <w:rFonts w:ascii="Calibri" w:eastAsia="Times New Roman" w:hAnsi="Calibri" w:cs="Times New Roman"/>
                <w:color w:val="000000"/>
                <w:sz w:val="16"/>
                <w:szCs w:val="16"/>
              </w:rPr>
            </w:pPr>
            <w:del w:id="1402" w:author="Johnson, David M ERDC-RDE-ITL-MS" w:date="2016-10-19T16:04:00Z">
              <w:r w:rsidRPr="00B64136" w:rsidDel="00BA5083">
                <w:rPr>
                  <w:rFonts w:ascii="Calibri" w:eastAsia="Times New Roman" w:hAnsi="Calibri" w:cs="Times New Roman"/>
                  <w:color w:val="000000"/>
                  <w:sz w:val="16"/>
                  <w:szCs w:val="16"/>
                </w:rPr>
                <w:delText>1616a8d5-d795-4112-97d8-2da1fc84d784</w:delText>
              </w:r>
            </w:del>
          </w:p>
        </w:tc>
        <w:tc>
          <w:tcPr>
            <w:tcW w:w="198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403" w:author="Johnson, David M ERDC-RDE-ITL-MS" w:date="2016-10-19T16:04:00Z"/>
                <w:rFonts w:ascii="Calibri" w:eastAsia="Times New Roman" w:hAnsi="Calibri" w:cs="Times New Roman"/>
                <w:color w:val="000000"/>
                <w:sz w:val="16"/>
                <w:szCs w:val="16"/>
              </w:rPr>
            </w:pPr>
            <w:del w:id="1404" w:author="Johnson, David M ERDC-RDE-ITL-MS" w:date="2016-10-19T16:04:00Z">
              <w:r w:rsidRPr="00B64136" w:rsidDel="00BA5083">
                <w:rPr>
                  <w:rFonts w:ascii="Calibri" w:eastAsia="Times New Roman" w:hAnsi="Calibri" w:cs="Times New Roman"/>
                  <w:color w:val="000000"/>
                  <w:sz w:val="16"/>
                  <w:szCs w:val="16"/>
                </w:rPr>
                <w:delText>Project Status Visibility</w:delText>
              </w:r>
            </w:del>
          </w:p>
        </w:tc>
        <w:tc>
          <w:tcPr>
            <w:tcW w:w="811"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405" w:author="Johnson, David M ERDC-RDE-ITL-MS" w:date="2016-10-19T16:04:00Z"/>
                <w:rFonts w:ascii="Calibri" w:eastAsia="Times New Roman" w:hAnsi="Calibri" w:cs="Times New Roman"/>
                <w:color w:val="000000"/>
                <w:sz w:val="16"/>
                <w:szCs w:val="16"/>
              </w:rPr>
            </w:pPr>
            <w:del w:id="1406" w:author="Johnson, David M ERDC-RDE-ITL-MS" w:date="2016-10-19T16:04:00Z">
              <w:r w:rsidRPr="00B64136" w:rsidDel="00BA5083">
                <w:rPr>
                  <w:rFonts w:ascii="Calibri" w:eastAsia="Times New Roman" w:hAnsi="Calibri" w:cs="Times New Roman"/>
                  <w:color w:val="000000"/>
                  <w:sz w:val="16"/>
                  <w:szCs w:val="16"/>
                </w:rPr>
                <w:delText>YESNO</w:delText>
              </w:r>
            </w:del>
          </w:p>
        </w:tc>
        <w:tc>
          <w:tcPr>
            <w:tcW w:w="346"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407" w:author="Johnson, David M ERDC-RDE-ITL-MS" w:date="2016-10-19T16:04:00Z"/>
                <w:rFonts w:ascii="Calibri" w:eastAsia="Times New Roman" w:hAnsi="Calibri" w:cs="Times New Roman"/>
                <w:color w:val="000000"/>
                <w:sz w:val="16"/>
                <w:szCs w:val="16"/>
              </w:rPr>
            </w:pPr>
            <w:del w:id="1408" w:author="Johnson, David M ERDC-RDE-ITL-MS" w:date="2016-10-19T16:04:00Z">
              <w:r w:rsidRPr="00B64136" w:rsidDel="00BA5083">
                <w:rPr>
                  <w:rFonts w:ascii="Calibri" w:eastAsia="Times New Roman" w:hAnsi="Calibri" w:cs="Times New Roman"/>
                  <w:color w:val="000000"/>
                  <w:sz w:val="16"/>
                  <w:szCs w:val="16"/>
                </w:rPr>
                <w:delText> </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409" w:author="Johnson, David M ERDC-RDE-ITL-MS" w:date="2016-10-19T16:04:00Z"/>
                <w:rFonts w:ascii="Calibri" w:eastAsia="Times New Roman" w:hAnsi="Calibri" w:cs="Times New Roman"/>
                <w:color w:val="000000"/>
                <w:sz w:val="16"/>
                <w:szCs w:val="16"/>
              </w:rPr>
            </w:pPr>
            <w:del w:id="1410" w:author="Johnson, David M ERDC-RDE-ITL-MS" w:date="2016-10-19T16:04:00Z">
              <w:r w:rsidRPr="00B64136" w:rsidDel="00BA5083">
                <w:rPr>
                  <w:rFonts w:ascii="Calibri" w:eastAsia="Times New Roman" w:hAnsi="Calibri" w:cs="Times New Roman"/>
                  <w:color w:val="000000"/>
                  <w:sz w:val="16"/>
                  <w:szCs w:val="16"/>
                </w:rPr>
                <w:delText>7</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411" w:author="Johnson, David M ERDC-RDE-ITL-MS" w:date="2016-10-19T16:04:00Z"/>
                <w:rFonts w:ascii="Calibri" w:eastAsia="Times New Roman" w:hAnsi="Calibri" w:cs="Times New Roman"/>
                <w:color w:val="000000"/>
                <w:sz w:val="16"/>
                <w:szCs w:val="16"/>
              </w:rPr>
            </w:pPr>
            <w:del w:id="1412" w:author="Johnson, David M ERDC-RDE-ITL-MS" w:date="2016-10-19T16:04:00Z">
              <w:r w:rsidRPr="00B64136" w:rsidDel="00BA5083">
                <w:rPr>
                  <w:rFonts w:ascii="Calibri" w:eastAsia="Times New Roman" w:hAnsi="Calibri" w:cs="Times New Roman"/>
                  <w:color w:val="000000"/>
                  <w:sz w:val="16"/>
                  <w:szCs w:val="16"/>
                </w:rPr>
                <w:delText>1</w:delText>
              </w:r>
            </w:del>
          </w:p>
        </w:tc>
        <w:tc>
          <w:tcPr>
            <w:tcW w:w="2160" w:type="dxa"/>
            <w:tcBorders>
              <w:top w:val="single" w:sz="4" w:space="0" w:color="494529"/>
              <w:left w:val="single" w:sz="4" w:space="0" w:color="494529"/>
              <w:bottom w:val="single" w:sz="4" w:space="0" w:color="494529"/>
              <w:right w:val="single" w:sz="4" w:space="0" w:color="000000"/>
            </w:tcBorders>
            <w:shd w:val="clear" w:color="auto" w:fill="auto"/>
            <w:noWrap/>
            <w:vAlign w:val="bottom"/>
            <w:hideMark/>
          </w:tcPr>
          <w:p w:rsidR="00B64136" w:rsidRPr="00B64136" w:rsidDel="00BA5083" w:rsidRDefault="00B64136" w:rsidP="00B64136">
            <w:pPr>
              <w:widowControl/>
              <w:rPr>
                <w:del w:id="1413" w:author="Johnson, David M ERDC-RDE-ITL-MS" w:date="2016-10-19T16:04:00Z"/>
                <w:rFonts w:ascii="Calibri" w:eastAsia="Times New Roman" w:hAnsi="Calibri" w:cs="Times New Roman"/>
                <w:color w:val="000000"/>
                <w:sz w:val="16"/>
                <w:szCs w:val="16"/>
              </w:rPr>
            </w:pPr>
            <w:del w:id="1414" w:author="Johnson, David M ERDC-RDE-ITL-MS" w:date="2016-10-19T16:04:00Z">
              <w:r w:rsidRPr="00B64136" w:rsidDel="00BA5083">
                <w:rPr>
                  <w:rFonts w:ascii="Calibri" w:eastAsia="Times New Roman" w:hAnsi="Calibri" w:cs="Times New Roman"/>
                  <w:color w:val="000000"/>
                  <w:sz w:val="16"/>
                  <w:szCs w:val="16"/>
                </w:rPr>
                <w:delText>USACE_Sheet</w:delText>
              </w:r>
            </w:del>
          </w:p>
        </w:tc>
      </w:tr>
      <w:tr w:rsidR="00B64136" w:rsidRPr="00B64136" w:rsidDel="00BA5083" w:rsidTr="00B64136">
        <w:trPr>
          <w:trHeight w:val="300"/>
          <w:del w:id="1415" w:author="Johnson, David M ERDC-RDE-ITL-MS" w:date="2016-10-19T16:04:00Z"/>
        </w:trPr>
        <w:tc>
          <w:tcPr>
            <w:tcW w:w="708" w:type="dxa"/>
            <w:tcBorders>
              <w:top w:val="single" w:sz="4" w:space="0" w:color="494529"/>
              <w:left w:val="single" w:sz="4" w:space="0" w:color="000000"/>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416" w:author="Johnson, David M ERDC-RDE-ITL-MS" w:date="2016-10-19T16:04:00Z"/>
                <w:rFonts w:ascii="Calibri" w:eastAsia="Times New Roman" w:hAnsi="Calibri" w:cs="Times New Roman"/>
                <w:color w:val="000000"/>
                <w:sz w:val="16"/>
                <w:szCs w:val="16"/>
              </w:rPr>
            </w:pPr>
            <w:del w:id="1417" w:author="Johnson, David M ERDC-RDE-ITL-MS" w:date="2016-10-19T16:04:00Z">
              <w:r w:rsidRPr="00B64136" w:rsidDel="00BA5083">
                <w:rPr>
                  <w:rFonts w:ascii="Calibri" w:eastAsia="Times New Roman" w:hAnsi="Calibri" w:cs="Times New Roman"/>
                  <w:color w:val="000000"/>
                  <w:sz w:val="16"/>
                  <w:szCs w:val="16"/>
                </w:rPr>
                <w:delText>PARAM</w:delText>
              </w:r>
            </w:del>
          </w:p>
        </w:tc>
        <w:tc>
          <w:tcPr>
            <w:tcW w:w="3087"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418" w:author="Johnson, David M ERDC-RDE-ITL-MS" w:date="2016-10-19T16:04:00Z"/>
                <w:rFonts w:ascii="Calibri" w:eastAsia="Times New Roman" w:hAnsi="Calibri" w:cs="Times New Roman"/>
                <w:color w:val="000000"/>
                <w:sz w:val="16"/>
                <w:szCs w:val="16"/>
              </w:rPr>
            </w:pPr>
            <w:del w:id="1419" w:author="Johnson, David M ERDC-RDE-ITL-MS" w:date="2016-10-19T16:04:00Z">
              <w:r w:rsidRPr="00B64136" w:rsidDel="00BA5083">
                <w:rPr>
                  <w:rFonts w:ascii="Calibri" w:eastAsia="Times New Roman" w:hAnsi="Calibri" w:cs="Times New Roman"/>
                  <w:color w:val="000000"/>
                  <w:sz w:val="16"/>
                  <w:szCs w:val="16"/>
                </w:rPr>
                <w:delText>b83c0ddd-414d-4524-ae31-3b1c4566e700</w:delText>
              </w:r>
            </w:del>
          </w:p>
        </w:tc>
        <w:tc>
          <w:tcPr>
            <w:tcW w:w="198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420" w:author="Johnson, David M ERDC-RDE-ITL-MS" w:date="2016-10-19T16:04:00Z"/>
                <w:rFonts w:ascii="Calibri" w:eastAsia="Times New Roman" w:hAnsi="Calibri" w:cs="Times New Roman"/>
                <w:color w:val="000000"/>
                <w:sz w:val="16"/>
                <w:szCs w:val="16"/>
              </w:rPr>
            </w:pPr>
            <w:del w:id="1421" w:author="Johnson, David M ERDC-RDE-ITL-MS" w:date="2016-10-19T16:04:00Z">
              <w:r w:rsidRPr="00B64136" w:rsidDel="00BA5083">
                <w:rPr>
                  <w:rFonts w:ascii="Calibri" w:eastAsia="Times New Roman" w:hAnsi="Calibri" w:cs="Times New Roman"/>
                  <w:color w:val="000000"/>
                  <w:sz w:val="16"/>
                  <w:szCs w:val="16"/>
                </w:rPr>
                <w:delText>Publish_Order</w:delText>
              </w:r>
            </w:del>
          </w:p>
        </w:tc>
        <w:tc>
          <w:tcPr>
            <w:tcW w:w="811"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422" w:author="Johnson, David M ERDC-RDE-ITL-MS" w:date="2016-10-19T16:04:00Z"/>
                <w:rFonts w:ascii="Calibri" w:eastAsia="Times New Roman" w:hAnsi="Calibri" w:cs="Times New Roman"/>
                <w:color w:val="000000"/>
                <w:sz w:val="16"/>
                <w:szCs w:val="16"/>
              </w:rPr>
            </w:pPr>
            <w:del w:id="1423" w:author="Johnson, David M ERDC-RDE-ITL-MS" w:date="2016-10-19T16:04:00Z">
              <w:r w:rsidRPr="00B64136" w:rsidDel="00BA5083">
                <w:rPr>
                  <w:rFonts w:ascii="Calibri" w:eastAsia="Times New Roman" w:hAnsi="Calibri" w:cs="Times New Roman"/>
                  <w:color w:val="000000"/>
                  <w:sz w:val="16"/>
                  <w:szCs w:val="16"/>
                </w:rPr>
                <w:delText>NUMBER</w:delText>
              </w:r>
            </w:del>
          </w:p>
        </w:tc>
        <w:tc>
          <w:tcPr>
            <w:tcW w:w="346"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424" w:author="Johnson, David M ERDC-RDE-ITL-MS" w:date="2016-10-19T16:04:00Z"/>
                <w:rFonts w:ascii="Calibri" w:eastAsia="Times New Roman" w:hAnsi="Calibri" w:cs="Times New Roman"/>
                <w:color w:val="000000"/>
                <w:sz w:val="16"/>
                <w:szCs w:val="16"/>
              </w:rPr>
            </w:pPr>
            <w:del w:id="1425" w:author="Johnson, David M ERDC-RDE-ITL-MS" w:date="2016-10-19T16:04:00Z">
              <w:r w:rsidRPr="00B64136" w:rsidDel="00BA5083">
                <w:rPr>
                  <w:rFonts w:ascii="Calibri" w:eastAsia="Times New Roman" w:hAnsi="Calibri" w:cs="Times New Roman"/>
                  <w:color w:val="000000"/>
                  <w:sz w:val="16"/>
                  <w:szCs w:val="16"/>
                </w:rPr>
                <w:delText> </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426" w:author="Johnson, David M ERDC-RDE-ITL-MS" w:date="2016-10-19T16:04:00Z"/>
                <w:rFonts w:ascii="Calibri" w:eastAsia="Times New Roman" w:hAnsi="Calibri" w:cs="Times New Roman"/>
                <w:color w:val="000000"/>
                <w:sz w:val="16"/>
                <w:szCs w:val="16"/>
              </w:rPr>
            </w:pPr>
            <w:del w:id="1427" w:author="Johnson, David M ERDC-RDE-ITL-MS" w:date="2016-10-19T16:04:00Z">
              <w:r w:rsidRPr="00B64136" w:rsidDel="00BA5083">
                <w:rPr>
                  <w:rFonts w:ascii="Calibri" w:eastAsia="Times New Roman" w:hAnsi="Calibri" w:cs="Times New Roman"/>
                  <w:color w:val="000000"/>
                  <w:sz w:val="16"/>
                  <w:szCs w:val="16"/>
                </w:rPr>
                <w:delText>7</w:delText>
              </w:r>
            </w:del>
          </w:p>
        </w:tc>
        <w:tc>
          <w:tcPr>
            <w:tcW w:w="360" w:type="dxa"/>
            <w:tcBorders>
              <w:top w:val="nil"/>
              <w:left w:val="nil"/>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428" w:author="Johnson, David M ERDC-RDE-ITL-MS" w:date="2016-10-19T16:04:00Z"/>
                <w:rFonts w:ascii="Calibri" w:eastAsia="Times New Roman" w:hAnsi="Calibri" w:cs="Times New Roman"/>
                <w:color w:val="000000"/>
                <w:sz w:val="16"/>
                <w:szCs w:val="16"/>
              </w:rPr>
            </w:pPr>
            <w:del w:id="1429" w:author="Johnson, David M ERDC-RDE-ITL-MS" w:date="2016-10-19T16:04:00Z">
              <w:r w:rsidRPr="00B64136" w:rsidDel="00BA5083">
                <w:rPr>
                  <w:rFonts w:ascii="Calibri" w:eastAsia="Times New Roman" w:hAnsi="Calibri" w:cs="Times New Roman"/>
                  <w:color w:val="000000"/>
                  <w:sz w:val="16"/>
                  <w:szCs w:val="16"/>
                </w:rPr>
                <w:delText>1</w:delText>
              </w:r>
            </w:del>
          </w:p>
        </w:tc>
        <w:tc>
          <w:tcPr>
            <w:tcW w:w="2160" w:type="dxa"/>
            <w:tcBorders>
              <w:top w:val="single" w:sz="4" w:space="0" w:color="494529"/>
              <w:left w:val="single" w:sz="4" w:space="0" w:color="494529"/>
              <w:bottom w:val="single" w:sz="4" w:space="0" w:color="494529"/>
              <w:right w:val="single" w:sz="4" w:space="0" w:color="000000"/>
            </w:tcBorders>
            <w:shd w:val="clear" w:color="auto" w:fill="auto"/>
            <w:noWrap/>
            <w:vAlign w:val="bottom"/>
            <w:hideMark/>
          </w:tcPr>
          <w:p w:rsidR="00B64136" w:rsidRPr="00B64136" w:rsidDel="00BA5083" w:rsidRDefault="00B64136" w:rsidP="00B64136">
            <w:pPr>
              <w:widowControl/>
              <w:rPr>
                <w:del w:id="1430" w:author="Johnson, David M ERDC-RDE-ITL-MS" w:date="2016-10-19T16:04:00Z"/>
                <w:rFonts w:ascii="Calibri" w:eastAsia="Times New Roman" w:hAnsi="Calibri" w:cs="Times New Roman"/>
                <w:color w:val="000000"/>
                <w:sz w:val="16"/>
                <w:szCs w:val="16"/>
              </w:rPr>
            </w:pPr>
            <w:del w:id="1431" w:author="Johnson, David M ERDC-RDE-ITL-MS" w:date="2016-10-19T16:04:00Z">
              <w:r w:rsidRPr="00B64136" w:rsidDel="00BA5083">
                <w:rPr>
                  <w:rFonts w:ascii="Calibri" w:eastAsia="Times New Roman" w:hAnsi="Calibri" w:cs="Times New Roman"/>
                  <w:color w:val="000000"/>
                  <w:sz w:val="16"/>
                  <w:szCs w:val="16"/>
                </w:rPr>
                <w:delText>USACE_Sheet</w:delText>
              </w:r>
            </w:del>
          </w:p>
        </w:tc>
      </w:tr>
      <w:tr w:rsidR="00B64136" w:rsidRPr="00B64136" w:rsidDel="00BA5083" w:rsidTr="00B64136">
        <w:trPr>
          <w:trHeight w:val="300"/>
          <w:del w:id="1432" w:author="Johnson, David M ERDC-RDE-ITL-MS" w:date="2016-10-19T16:04:00Z"/>
        </w:trPr>
        <w:tc>
          <w:tcPr>
            <w:tcW w:w="708" w:type="dxa"/>
            <w:tcBorders>
              <w:top w:val="single" w:sz="4" w:space="0" w:color="494529"/>
              <w:left w:val="single" w:sz="4" w:space="0" w:color="000000"/>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433" w:author="Johnson, David M ERDC-RDE-ITL-MS" w:date="2016-10-19T16:04:00Z"/>
                <w:rFonts w:ascii="Calibri" w:eastAsia="Times New Roman" w:hAnsi="Calibri" w:cs="Times New Roman"/>
                <w:color w:val="000000"/>
                <w:sz w:val="16"/>
                <w:szCs w:val="16"/>
              </w:rPr>
            </w:pPr>
            <w:del w:id="1434" w:author="Johnson, David M ERDC-RDE-ITL-MS" w:date="2016-10-19T16:04:00Z">
              <w:r w:rsidRPr="00B64136" w:rsidDel="00BA5083">
                <w:rPr>
                  <w:rFonts w:ascii="Calibri" w:eastAsia="Times New Roman" w:hAnsi="Calibri" w:cs="Times New Roman"/>
                  <w:color w:val="000000"/>
                  <w:sz w:val="16"/>
                  <w:szCs w:val="16"/>
                </w:rPr>
                <w:delText>PARAM</w:delText>
              </w:r>
            </w:del>
          </w:p>
        </w:tc>
        <w:tc>
          <w:tcPr>
            <w:tcW w:w="3087" w:type="dxa"/>
            <w:tcBorders>
              <w:top w:val="single" w:sz="4" w:space="0" w:color="494529"/>
              <w:left w:val="single" w:sz="4" w:space="0" w:color="494529"/>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435" w:author="Johnson, David M ERDC-RDE-ITL-MS" w:date="2016-10-19T16:04:00Z"/>
                <w:rFonts w:ascii="Calibri" w:eastAsia="Times New Roman" w:hAnsi="Calibri" w:cs="Times New Roman"/>
                <w:color w:val="000000"/>
                <w:sz w:val="16"/>
                <w:szCs w:val="16"/>
              </w:rPr>
            </w:pPr>
            <w:del w:id="1436" w:author="Johnson, David M ERDC-RDE-ITL-MS" w:date="2016-10-19T16:04:00Z">
              <w:r w:rsidRPr="00B64136" w:rsidDel="00BA5083">
                <w:rPr>
                  <w:rFonts w:ascii="Calibri" w:eastAsia="Times New Roman" w:hAnsi="Calibri" w:cs="Times New Roman"/>
                  <w:color w:val="000000"/>
                  <w:sz w:val="16"/>
                  <w:szCs w:val="16"/>
                </w:rPr>
                <w:delText>852905eb-fe17-412d-995c-94417af6d61e</w:delText>
              </w:r>
            </w:del>
          </w:p>
        </w:tc>
        <w:tc>
          <w:tcPr>
            <w:tcW w:w="1980" w:type="dxa"/>
            <w:tcBorders>
              <w:top w:val="single" w:sz="4" w:space="0" w:color="494529"/>
              <w:left w:val="single" w:sz="4" w:space="0" w:color="494529"/>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437" w:author="Johnson, David M ERDC-RDE-ITL-MS" w:date="2016-10-19T16:04:00Z"/>
                <w:rFonts w:ascii="Calibri" w:eastAsia="Times New Roman" w:hAnsi="Calibri" w:cs="Times New Roman"/>
                <w:color w:val="000000"/>
                <w:sz w:val="16"/>
                <w:szCs w:val="16"/>
              </w:rPr>
            </w:pPr>
            <w:del w:id="1438" w:author="Johnson, David M ERDC-RDE-ITL-MS" w:date="2016-10-19T16:04:00Z">
              <w:r w:rsidRPr="00B64136" w:rsidDel="00BA5083">
                <w:rPr>
                  <w:rFonts w:ascii="Calibri" w:eastAsia="Times New Roman" w:hAnsi="Calibri" w:cs="Times New Roman"/>
                  <w:color w:val="000000"/>
                  <w:sz w:val="16"/>
                  <w:szCs w:val="16"/>
                </w:rPr>
                <w:delText>Project_Code</w:delText>
              </w:r>
            </w:del>
          </w:p>
        </w:tc>
        <w:tc>
          <w:tcPr>
            <w:tcW w:w="811" w:type="dxa"/>
            <w:tcBorders>
              <w:top w:val="single" w:sz="4" w:space="0" w:color="494529"/>
              <w:left w:val="single" w:sz="4" w:space="0" w:color="494529"/>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439" w:author="Johnson, David M ERDC-RDE-ITL-MS" w:date="2016-10-19T16:04:00Z"/>
                <w:rFonts w:ascii="Calibri" w:eastAsia="Times New Roman" w:hAnsi="Calibri" w:cs="Times New Roman"/>
                <w:color w:val="000000"/>
                <w:sz w:val="16"/>
                <w:szCs w:val="16"/>
              </w:rPr>
            </w:pPr>
            <w:del w:id="1440" w:author="Johnson, David M ERDC-RDE-ITL-MS" w:date="2016-10-19T16:04:00Z">
              <w:r w:rsidRPr="00B64136" w:rsidDel="00BA5083">
                <w:rPr>
                  <w:rFonts w:ascii="Calibri" w:eastAsia="Times New Roman" w:hAnsi="Calibri" w:cs="Times New Roman"/>
                  <w:color w:val="000000"/>
                  <w:sz w:val="16"/>
                  <w:szCs w:val="16"/>
                </w:rPr>
                <w:delText>TEXT</w:delText>
              </w:r>
            </w:del>
          </w:p>
        </w:tc>
        <w:tc>
          <w:tcPr>
            <w:tcW w:w="346" w:type="dxa"/>
            <w:tcBorders>
              <w:top w:val="single" w:sz="4" w:space="0" w:color="494529"/>
              <w:left w:val="single" w:sz="4" w:space="0" w:color="494529"/>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441" w:author="Johnson, David M ERDC-RDE-ITL-MS" w:date="2016-10-19T16:04:00Z"/>
                <w:rFonts w:ascii="Calibri" w:eastAsia="Times New Roman" w:hAnsi="Calibri" w:cs="Times New Roman"/>
                <w:color w:val="000000"/>
                <w:sz w:val="16"/>
                <w:szCs w:val="16"/>
              </w:rPr>
            </w:pPr>
            <w:del w:id="1442" w:author="Johnson, David M ERDC-RDE-ITL-MS" w:date="2016-10-19T16:04:00Z">
              <w:r w:rsidRPr="00B64136" w:rsidDel="00BA5083">
                <w:rPr>
                  <w:rFonts w:ascii="Calibri" w:eastAsia="Times New Roman" w:hAnsi="Calibri" w:cs="Times New Roman"/>
                  <w:color w:val="000000"/>
                  <w:sz w:val="16"/>
                  <w:szCs w:val="16"/>
                </w:rPr>
                <w:delText> </w:delText>
              </w:r>
            </w:del>
          </w:p>
        </w:tc>
        <w:tc>
          <w:tcPr>
            <w:tcW w:w="360" w:type="dxa"/>
            <w:tcBorders>
              <w:top w:val="single" w:sz="4" w:space="0" w:color="494529"/>
              <w:left w:val="single" w:sz="4" w:space="0" w:color="494529"/>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443" w:author="Johnson, David M ERDC-RDE-ITL-MS" w:date="2016-10-19T16:04:00Z"/>
                <w:rFonts w:ascii="Calibri" w:eastAsia="Times New Roman" w:hAnsi="Calibri" w:cs="Times New Roman"/>
                <w:color w:val="000000"/>
                <w:sz w:val="16"/>
                <w:szCs w:val="16"/>
              </w:rPr>
            </w:pPr>
            <w:del w:id="1444" w:author="Johnson, David M ERDC-RDE-ITL-MS" w:date="2016-10-19T16:04:00Z">
              <w:r w:rsidRPr="00B64136" w:rsidDel="00BA5083">
                <w:rPr>
                  <w:rFonts w:ascii="Calibri" w:eastAsia="Times New Roman" w:hAnsi="Calibri" w:cs="Times New Roman"/>
                  <w:color w:val="000000"/>
                  <w:sz w:val="16"/>
                  <w:szCs w:val="16"/>
                </w:rPr>
                <w:delText>8</w:delText>
              </w:r>
            </w:del>
          </w:p>
        </w:tc>
        <w:tc>
          <w:tcPr>
            <w:tcW w:w="360" w:type="dxa"/>
            <w:tcBorders>
              <w:top w:val="single" w:sz="4" w:space="0" w:color="494529"/>
              <w:left w:val="single" w:sz="4" w:space="0" w:color="494529"/>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445" w:author="Johnson, David M ERDC-RDE-ITL-MS" w:date="2016-10-19T16:04:00Z"/>
                <w:rFonts w:ascii="Calibri" w:eastAsia="Times New Roman" w:hAnsi="Calibri" w:cs="Times New Roman"/>
                <w:color w:val="000000"/>
                <w:sz w:val="16"/>
                <w:szCs w:val="16"/>
              </w:rPr>
            </w:pPr>
            <w:del w:id="1446" w:author="Johnson, David M ERDC-RDE-ITL-MS" w:date="2016-10-19T16:04:00Z">
              <w:r w:rsidRPr="00B64136" w:rsidDel="00BA5083">
                <w:rPr>
                  <w:rFonts w:ascii="Calibri" w:eastAsia="Times New Roman" w:hAnsi="Calibri" w:cs="Times New Roman"/>
                  <w:color w:val="000000"/>
                  <w:sz w:val="16"/>
                  <w:szCs w:val="16"/>
                </w:rPr>
                <w:delText>1</w:delText>
              </w:r>
            </w:del>
          </w:p>
        </w:tc>
        <w:tc>
          <w:tcPr>
            <w:tcW w:w="2160" w:type="dxa"/>
            <w:tcBorders>
              <w:top w:val="single" w:sz="4" w:space="0" w:color="494529"/>
              <w:left w:val="single" w:sz="4" w:space="0" w:color="494529"/>
              <w:bottom w:val="single" w:sz="4" w:space="0" w:color="494529"/>
              <w:right w:val="single" w:sz="4" w:space="0" w:color="000000"/>
            </w:tcBorders>
            <w:shd w:val="clear" w:color="auto" w:fill="auto"/>
            <w:noWrap/>
            <w:vAlign w:val="bottom"/>
            <w:hideMark/>
          </w:tcPr>
          <w:p w:rsidR="00B64136" w:rsidRPr="00B64136" w:rsidDel="00BA5083" w:rsidRDefault="00B64136" w:rsidP="00B64136">
            <w:pPr>
              <w:widowControl/>
              <w:rPr>
                <w:del w:id="1447" w:author="Johnson, David M ERDC-RDE-ITL-MS" w:date="2016-10-19T16:04:00Z"/>
                <w:rFonts w:ascii="Calibri" w:eastAsia="Times New Roman" w:hAnsi="Calibri" w:cs="Times New Roman"/>
                <w:color w:val="000000"/>
                <w:sz w:val="16"/>
                <w:szCs w:val="16"/>
              </w:rPr>
            </w:pPr>
            <w:del w:id="1448" w:author="Johnson, David M ERDC-RDE-ITL-MS" w:date="2016-10-19T16:04:00Z">
              <w:r w:rsidRPr="00B64136" w:rsidDel="00BA5083">
                <w:rPr>
                  <w:rFonts w:ascii="Calibri" w:eastAsia="Times New Roman" w:hAnsi="Calibri" w:cs="Times New Roman"/>
                  <w:color w:val="000000"/>
                  <w:sz w:val="16"/>
                  <w:szCs w:val="16"/>
                </w:rPr>
                <w:delText>USACE_Project</w:delText>
              </w:r>
            </w:del>
          </w:p>
        </w:tc>
      </w:tr>
      <w:tr w:rsidR="00B64136" w:rsidRPr="00B64136" w:rsidDel="00BA5083" w:rsidTr="00B64136">
        <w:trPr>
          <w:trHeight w:val="300"/>
          <w:del w:id="1449" w:author="Johnson, David M ERDC-RDE-ITL-MS" w:date="2016-10-19T16:04:00Z"/>
        </w:trPr>
        <w:tc>
          <w:tcPr>
            <w:tcW w:w="708" w:type="dxa"/>
            <w:tcBorders>
              <w:top w:val="single" w:sz="4" w:space="0" w:color="494529"/>
              <w:left w:val="single" w:sz="4" w:space="0" w:color="000000"/>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450" w:author="Johnson, David M ERDC-RDE-ITL-MS" w:date="2016-10-19T16:04:00Z"/>
                <w:rFonts w:ascii="Calibri" w:eastAsia="Times New Roman" w:hAnsi="Calibri" w:cs="Times New Roman"/>
                <w:color w:val="000000"/>
                <w:sz w:val="16"/>
                <w:szCs w:val="16"/>
              </w:rPr>
            </w:pPr>
            <w:del w:id="1451" w:author="Johnson, David M ERDC-RDE-ITL-MS" w:date="2016-10-19T16:04:00Z">
              <w:r w:rsidRPr="00B64136" w:rsidDel="00BA5083">
                <w:rPr>
                  <w:rFonts w:ascii="Calibri" w:eastAsia="Times New Roman" w:hAnsi="Calibri" w:cs="Times New Roman"/>
                  <w:color w:val="000000"/>
                  <w:sz w:val="16"/>
                  <w:szCs w:val="16"/>
                </w:rPr>
                <w:delText>PARAM</w:delText>
              </w:r>
            </w:del>
          </w:p>
        </w:tc>
        <w:tc>
          <w:tcPr>
            <w:tcW w:w="3087" w:type="dxa"/>
            <w:tcBorders>
              <w:top w:val="single" w:sz="4" w:space="0" w:color="494529"/>
              <w:left w:val="single" w:sz="4" w:space="0" w:color="494529"/>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452" w:author="Johnson, David M ERDC-RDE-ITL-MS" w:date="2016-10-19T16:04:00Z"/>
                <w:rFonts w:ascii="Calibri" w:eastAsia="Times New Roman" w:hAnsi="Calibri" w:cs="Times New Roman"/>
                <w:color w:val="000000"/>
                <w:sz w:val="16"/>
                <w:szCs w:val="16"/>
              </w:rPr>
            </w:pPr>
            <w:del w:id="1453" w:author="Johnson, David M ERDC-RDE-ITL-MS" w:date="2016-10-19T16:04:00Z">
              <w:r w:rsidRPr="00B64136" w:rsidDel="00BA5083">
                <w:rPr>
                  <w:rFonts w:ascii="Calibri" w:eastAsia="Times New Roman" w:hAnsi="Calibri" w:cs="Times New Roman"/>
                  <w:color w:val="000000"/>
                  <w:sz w:val="16"/>
                  <w:szCs w:val="16"/>
                </w:rPr>
                <w:delText>5f6aedeb-0ca7-426e-9138-adbef1ce9e89</w:delText>
              </w:r>
            </w:del>
          </w:p>
        </w:tc>
        <w:tc>
          <w:tcPr>
            <w:tcW w:w="1980" w:type="dxa"/>
            <w:tcBorders>
              <w:top w:val="single" w:sz="4" w:space="0" w:color="494529"/>
              <w:left w:val="single" w:sz="4" w:space="0" w:color="494529"/>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454" w:author="Johnson, David M ERDC-RDE-ITL-MS" w:date="2016-10-19T16:04:00Z"/>
                <w:rFonts w:ascii="Calibri" w:eastAsia="Times New Roman" w:hAnsi="Calibri" w:cs="Times New Roman"/>
                <w:color w:val="000000"/>
                <w:sz w:val="16"/>
                <w:szCs w:val="16"/>
              </w:rPr>
            </w:pPr>
            <w:del w:id="1455" w:author="Johnson, David M ERDC-RDE-ITL-MS" w:date="2016-10-19T16:04:00Z">
              <w:r w:rsidRPr="00B64136" w:rsidDel="00BA5083">
                <w:rPr>
                  <w:rFonts w:ascii="Calibri" w:eastAsia="Times New Roman" w:hAnsi="Calibri" w:cs="Times New Roman"/>
                  <w:color w:val="000000"/>
                  <w:sz w:val="16"/>
                  <w:szCs w:val="16"/>
                </w:rPr>
                <w:delText>SHEET_DISCIPLINE</w:delText>
              </w:r>
            </w:del>
          </w:p>
        </w:tc>
        <w:tc>
          <w:tcPr>
            <w:tcW w:w="811" w:type="dxa"/>
            <w:tcBorders>
              <w:top w:val="single" w:sz="4" w:space="0" w:color="494529"/>
              <w:left w:val="single" w:sz="4" w:space="0" w:color="494529"/>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456" w:author="Johnson, David M ERDC-RDE-ITL-MS" w:date="2016-10-19T16:04:00Z"/>
                <w:rFonts w:ascii="Calibri" w:eastAsia="Times New Roman" w:hAnsi="Calibri" w:cs="Times New Roman"/>
                <w:color w:val="000000"/>
                <w:sz w:val="16"/>
                <w:szCs w:val="16"/>
              </w:rPr>
            </w:pPr>
            <w:del w:id="1457" w:author="Johnson, David M ERDC-RDE-ITL-MS" w:date="2016-10-19T16:04:00Z">
              <w:r w:rsidRPr="00B64136" w:rsidDel="00BA5083">
                <w:rPr>
                  <w:rFonts w:ascii="Calibri" w:eastAsia="Times New Roman" w:hAnsi="Calibri" w:cs="Times New Roman"/>
                  <w:color w:val="000000"/>
                  <w:sz w:val="16"/>
                  <w:szCs w:val="16"/>
                </w:rPr>
                <w:delText>TEXT</w:delText>
              </w:r>
            </w:del>
          </w:p>
        </w:tc>
        <w:tc>
          <w:tcPr>
            <w:tcW w:w="346" w:type="dxa"/>
            <w:tcBorders>
              <w:top w:val="single" w:sz="4" w:space="0" w:color="494529"/>
              <w:left w:val="single" w:sz="4" w:space="0" w:color="494529"/>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458" w:author="Johnson, David M ERDC-RDE-ITL-MS" w:date="2016-10-19T16:04:00Z"/>
                <w:rFonts w:ascii="Calibri" w:eastAsia="Times New Roman" w:hAnsi="Calibri" w:cs="Times New Roman"/>
                <w:color w:val="000000"/>
                <w:sz w:val="16"/>
                <w:szCs w:val="16"/>
              </w:rPr>
            </w:pPr>
            <w:del w:id="1459" w:author="Johnson, David M ERDC-RDE-ITL-MS" w:date="2016-10-19T16:04:00Z">
              <w:r w:rsidRPr="00B64136" w:rsidDel="00BA5083">
                <w:rPr>
                  <w:rFonts w:ascii="Calibri" w:eastAsia="Times New Roman" w:hAnsi="Calibri" w:cs="Times New Roman"/>
                  <w:color w:val="000000"/>
                  <w:sz w:val="16"/>
                  <w:szCs w:val="16"/>
                </w:rPr>
                <w:delText> </w:delText>
              </w:r>
            </w:del>
          </w:p>
        </w:tc>
        <w:tc>
          <w:tcPr>
            <w:tcW w:w="360" w:type="dxa"/>
            <w:tcBorders>
              <w:top w:val="single" w:sz="4" w:space="0" w:color="494529"/>
              <w:left w:val="single" w:sz="4" w:space="0" w:color="494529"/>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460" w:author="Johnson, David M ERDC-RDE-ITL-MS" w:date="2016-10-19T16:04:00Z"/>
                <w:rFonts w:ascii="Calibri" w:eastAsia="Times New Roman" w:hAnsi="Calibri" w:cs="Times New Roman"/>
                <w:color w:val="000000"/>
                <w:sz w:val="16"/>
                <w:szCs w:val="16"/>
              </w:rPr>
            </w:pPr>
            <w:del w:id="1461" w:author="Johnson, David M ERDC-RDE-ITL-MS" w:date="2016-10-19T16:04:00Z">
              <w:r w:rsidRPr="00B64136" w:rsidDel="00BA5083">
                <w:rPr>
                  <w:rFonts w:ascii="Calibri" w:eastAsia="Times New Roman" w:hAnsi="Calibri" w:cs="Times New Roman"/>
                  <w:color w:val="000000"/>
                  <w:sz w:val="16"/>
                  <w:szCs w:val="16"/>
                </w:rPr>
                <w:delText>7</w:delText>
              </w:r>
            </w:del>
          </w:p>
        </w:tc>
        <w:tc>
          <w:tcPr>
            <w:tcW w:w="360" w:type="dxa"/>
            <w:tcBorders>
              <w:top w:val="single" w:sz="4" w:space="0" w:color="494529"/>
              <w:left w:val="single" w:sz="4" w:space="0" w:color="494529"/>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462" w:author="Johnson, David M ERDC-RDE-ITL-MS" w:date="2016-10-19T16:04:00Z"/>
                <w:rFonts w:ascii="Calibri" w:eastAsia="Times New Roman" w:hAnsi="Calibri" w:cs="Times New Roman"/>
                <w:color w:val="000000"/>
                <w:sz w:val="16"/>
                <w:szCs w:val="16"/>
              </w:rPr>
            </w:pPr>
            <w:del w:id="1463" w:author="Johnson, David M ERDC-RDE-ITL-MS" w:date="2016-10-19T16:04:00Z">
              <w:r w:rsidRPr="00B64136" w:rsidDel="00BA5083">
                <w:rPr>
                  <w:rFonts w:ascii="Calibri" w:eastAsia="Times New Roman" w:hAnsi="Calibri" w:cs="Times New Roman"/>
                  <w:color w:val="000000"/>
                  <w:sz w:val="16"/>
                  <w:szCs w:val="16"/>
                </w:rPr>
                <w:delText>1</w:delText>
              </w:r>
            </w:del>
          </w:p>
        </w:tc>
        <w:tc>
          <w:tcPr>
            <w:tcW w:w="2160" w:type="dxa"/>
            <w:tcBorders>
              <w:top w:val="single" w:sz="4" w:space="0" w:color="494529"/>
              <w:left w:val="single" w:sz="4" w:space="0" w:color="494529"/>
              <w:bottom w:val="single" w:sz="4" w:space="0" w:color="494529"/>
              <w:right w:val="single" w:sz="4" w:space="0" w:color="000000"/>
            </w:tcBorders>
            <w:shd w:val="clear" w:color="auto" w:fill="auto"/>
            <w:noWrap/>
            <w:vAlign w:val="bottom"/>
            <w:hideMark/>
          </w:tcPr>
          <w:p w:rsidR="00B64136" w:rsidRPr="00B64136" w:rsidDel="00BA5083" w:rsidRDefault="00B64136" w:rsidP="00B64136">
            <w:pPr>
              <w:widowControl/>
              <w:rPr>
                <w:del w:id="1464" w:author="Johnson, David M ERDC-RDE-ITL-MS" w:date="2016-10-19T16:04:00Z"/>
                <w:rFonts w:ascii="Calibri" w:eastAsia="Times New Roman" w:hAnsi="Calibri" w:cs="Times New Roman"/>
                <w:color w:val="000000"/>
                <w:sz w:val="16"/>
                <w:szCs w:val="16"/>
              </w:rPr>
            </w:pPr>
            <w:del w:id="1465" w:author="Johnson, David M ERDC-RDE-ITL-MS" w:date="2016-10-19T16:04:00Z">
              <w:r w:rsidRPr="00B64136" w:rsidDel="00BA5083">
                <w:rPr>
                  <w:rFonts w:ascii="Calibri" w:eastAsia="Times New Roman" w:hAnsi="Calibri" w:cs="Times New Roman"/>
                  <w:color w:val="000000"/>
                  <w:sz w:val="16"/>
                  <w:szCs w:val="16"/>
                </w:rPr>
                <w:delText>USACE_Sheet</w:delText>
              </w:r>
            </w:del>
          </w:p>
        </w:tc>
      </w:tr>
      <w:tr w:rsidR="00B64136" w:rsidRPr="00B64136" w:rsidDel="00BA5083" w:rsidTr="00B64136">
        <w:trPr>
          <w:trHeight w:val="300"/>
          <w:del w:id="1466" w:author="Johnson, David M ERDC-RDE-ITL-MS" w:date="2016-10-19T16:04:00Z"/>
        </w:trPr>
        <w:tc>
          <w:tcPr>
            <w:tcW w:w="708" w:type="dxa"/>
            <w:tcBorders>
              <w:top w:val="single" w:sz="4" w:space="0" w:color="494529"/>
              <w:left w:val="single" w:sz="4" w:space="0" w:color="000000"/>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467" w:author="Johnson, David M ERDC-RDE-ITL-MS" w:date="2016-10-19T16:04:00Z"/>
                <w:rFonts w:ascii="Calibri" w:eastAsia="Times New Roman" w:hAnsi="Calibri" w:cs="Times New Roman"/>
                <w:color w:val="000000"/>
                <w:sz w:val="16"/>
                <w:szCs w:val="16"/>
              </w:rPr>
            </w:pPr>
            <w:del w:id="1468" w:author="Johnson, David M ERDC-RDE-ITL-MS" w:date="2016-10-19T16:04:00Z">
              <w:r w:rsidRPr="00B64136" w:rsidDel="00BA5083">
                <w:rPr>
                  <w:rFonts w:ascii="Calibri" w:eastAsia="Times New Roman" w:hAnsi="Calibri" w:cs="Times New Roman"/>
                  <w:color w:val="000000"/>
                  <w:sz w:val="16"/>
                  <w:szCs w:val="16"/>
                </w:rPr>
                <w:delText>PARAM</w:delText>
              </w:r>
            </w:del>
          </w:p>
        </w:tc>
        <w:tc>
          <w:tcPr>
            <w:tcW w:w="3087" w:type="dxa"/>
            <w:tcBorders>
              <w:top w:val="single" w:sz="4" w:space="0" w:color="494529"/>
              <w:left w:val="single" w:sz="4" w:space="0" w:color="494529"/>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469" w:author="Johnson, David M ERDC-RDE-ITL-MS" w:date="2016-10-19T16:04:00Z"/>
                <w:rFonts w:ascii="Calibri" w:eastAsia="Times New Roman" w:hAnsi="Calibri" w:cs="Times New Roman"/>
                <w:color w:val="000000"/>
                <w:sz w:val="16"/>
                <w:szCs w:val="16"/>
              </w:rPr>
            </w:pPr>
            <w:del w:id="1470" w:author="Johnson, David M ERDC-RDE-ITL-MS" w:date="2016-10-19T16:04:00Z">
              <w:r w:rsidRPr="00B64136" w:rsidDel="00BA5083">
                <w:rPr>
                  <w:rFonts w:ascii="Calibri" w:eastAsia="Times New Roman" w:hAnsi="Calibri" w:cs="Times New Roman"/>
                  <w:color w:val="000000"/>
                  <w:sz w:val="16"/>
                  <w:szCs w:val="16"/>
                </w:rPr>
                <w:delText>56781fef-bc48-49e3-a5d4-9331d2c73b48</w:delText>
              </w:r>
            </w:del>
          </w:p>
        </w:tc>
        <w:tc>
          <w:tcPr>
            <w:tcW w:w="1980" w:type="dxa"/>
            <w:tcBorders>
              <w:top w:val="single" w:sz="4" w:space="0" w:color="494529"/>
              <w:left w:val="single" w:sz="4" w:space="0" w:color="494529"/>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471" w:author="Johnson, David M ERDC-RDE-ITL-MS" w:date="2016-10-19T16:04:00Z"/>
                <w:rFonts w:ascii="Calibri" w:eastAsia="Times New Roman" w:hAnsi="Calibri" w:cs="Times New Roman"/>
                <w:color w:val="000000"/>
                <w:sz w:val="16"/>
                <w:szCs w:val="16"/>
              </w:rPr>
            </w:pPr>
            <w:del w:id="1472" w:author="Johnson, David M ERDC-RDE-ITL-MS" w:date="2016-10-19T16:04:00Z">
              <w:r w:rsidRPr="00B64136" w:rsidDel="00BA5083">
                <w:rPr>
                  <w:rFonts w:ascii="Calibri" w:eastAsia="Times New Roman" w:hAnsi="Calibri" w:cs="Times New Roman"/>
                  <w:color w:val="000000"/>
                  <w:sz w:val="16"/>
                  <w:szCs w:val="16"/>
                </w:rPr>
                <w:delText>CLASS</w:delText>
              </w:r>
            </w:del>
          </w:p>
        </w:tc>
        <w:tc>
          <w:tcPr>
            <w:tcW w:w="811" w:type="dxa"/>
            <w:tcBorders>
              <w:top w:val="single" w:sz="4" w:space="0" w:color="494529"/>
              <w:left w:val="single" w:sz="4" w:space="0" w:color="494529"/>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473" w:author="Johnson, David M ERDC-RDE-ITL-MS" w:date="2016-10-19T16:04:00Z"/>
                <w:rFonts w:ascii="Calibri" w:eastAsia="Times New Roman" w:hAnsi="Calibri" w:cs="Times New Roman"/>
                <w:color w:val="000000"/>
                <w:sz w:val="16"/>
                <w:szCs w:val="16"/>
              </w:rPr>
            </w:pPr>
            <w:del w:id="1474" w:author="Johnson, David M ERDC-RDE-ITL-MS" w:date="2016-10-19T16:04:00Z">
              <w:r w:rsidRPr="00B64136" w:rsidDel="00BA5083">
                <w:rPr>
                  <w:rFonts w:ascii="Calibri" w:eastAsia="Times New Roman" w:hAnsi="Calibri" w:cs="Times New Roman"/>
                  <w:color w:val="000000"/>
                  <w:sz w:val="16"/>
                  <w:szCs w:val="16"/>
                </w:rPr>
                <w:delText>TEXT</w:delText>
              </w:r>
            </w:del>
          </w:p>
        </w:tc>
        <w:tc>
          <w:tcPr>
            <w:tcW w:w="346" w:type="dxa"/>
            <w:tcBorders>
              <w:top w:val="single" w:sz="4" w:space="0" w:color="494529"/>
              <w:left w:val="single" w:sz="4" w:space="0" w:color="494529"/>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475" w:author="Johnson, David M ERDC-RDE-ITL-MS" w:date="2016-10-19T16:04:00Z"/>
                <w:rFonts w:ascii="Calibri" w:eastAsia="Times New Roman" w:hAnsi="Calibri" w:cs="Times New Roman"/>
                <w:color w:val="000000"/>
                <w:sz w:val="16"/>
                <w:szCs w:val="16"/>
              </w:rPr>
            </w:pPr>
            <w:del w:id="1476" w:author="Johnson, David M ERDC-RDE-ITL-MS" w:date="2016-10-19T16:04:00Z">
              <w:r w:rsidRPr="00B64136" w:rsidDel="00BA5083">
                <w:rPr>
                  <w:rFonts w:ascii="Calibri" w:eastAsia="Times New Roman" w:hAnsi="Calibri" w:cs="Times New Roman"/>
                  <w:color w:val="000000"/>
                  <w:sz w:val="16"/>
                  <w:szCs w:val="16"/>
                </w:rPr>
                <w:delText> </w:delText>
              </w:r>
            </w:del>
          </w:p>
        </w:tc>
        <w:tc>
          <w:tcPr>
            <w:tcW w:w="360" w:type="dxa"/>
            <w:tcBorders>
              <w:top w:val="single" w:sz="4" w:space="0" w:color="494529"/>
              <w:left w:val="single" w:sz="4" w:space="0" w:color="494529"/>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477" w:author="Johnson, David M ERDC-RDE-ITL-MS" w:date="2016-10-19T16:04:00Z"/>
                <w:rFonts w:ascii="Calibri" w:eastAsia="Times New Roman" w:hAnsi="Calibri" w:cs="Times New Roman"/>
                <w:color w:val="000000"/>
                <w:sz w:val="16"/>
                <w:szCs w:val="16"/>
              </w:rPr>
            </w:pPr>
            <w:del w:id="1478" w:author="Johnson, David M ERDC-RDE-ITL-MS" w:date="2016-10-19T16:04:00Z">
              <w:r w:rsidRPr="00B64136" w:rsidDel="00BA5083">
                <w:rPr>
                  <w:rFonts w:ascii="Calibri" w:eastAsia="Times New Roman" w:hAnsi="Calibri" w:cs="Times New Roman"/>
                  <w:color w:val="000000"/>
                  <w:sz w:val="16"/>
                  <w:szCs w:val="16"/>
                </w:rPr>
                <w:delText>11</w:delText>
              </w:r>
            </w:del>
          </w:p>
        </w:tc>
        <w:tc>
          <w:tcPr>
            <w:tcW w:w="360" w:type="dxa"/>
            <w:tcBorders>
              <w:top w:val="single" w:sz="4" w:space="0" w:color="494529"/>
              <w:left w:val="single" w:sz="4" w:space="0" w:color="494529"/>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479" w:author="Johnson, David M ERDC-RDE-ITL-MS" w:date="2016-10-19T16:04:00Z"/>
                <w:rFonts w:ascii="Calibri" w:eastAsia="Times New Roman" w:hAnsi="Calibri" w:cs="Times New Roman"/>
                <w:color w:val="000000"/>
                <w:sz w:val="16"/>
                <w:szCs w:val="16"/>
              </w:rPr>
            </w:pPr>
            <w:del w:id="1480" w:author="Johnson, David M ERDC-RDE-ITL-MS" w:date="2016-10-19T16:04:00Z">
              <w:r w:rsidRPr="00B64136" w:rsidDel="00BA5083">
                <w:rPr>
                  <w:rFonts w:ascii="Calibri" w:eastAsia="Times New Roman" w:hAnsi="Calibri" w:cs="Times New Roman"/>
                  <w:color w:val="000000"/>
                  <w:sz w:val="16"/>
                  <w:szCs w:val="16"/>
                </w:rPr>
                <w:delText>1</w:delText>
              </w:r>
            </w:del>
          </w:p>
        </w:tc>
        <w:tc>
          <w:tcPr>
            <w:tcW w:w="2160" w:type="dxa"/>
            <w:tcBorders>
              <w:top w:val="single" w:sz="4" w:space="0" w:color="494529"/>
              <w:left w:val="single" w:sz="4" w:space="0" w:color="494529"/>
              <w:bottom w:val="single" w:sz="4" w:space="0" w:color="494529"/>
              <w:right w:val="single" w:sz="4" w:space="0" w:color="000000"/>
            </w:tcBorders>
            <w:shd w:val="clear" w:color="auto" w:fill="auto"/>
            <w:noWrap/>
            <w:vAlign w:val="bottom"/>
            <w:hideMark/>
          </w:tcPr>
          <w:p w:rsidR="00B64136" w:rsidRPr="00B64136" w:rsidDel="00BA5083" w:rsidRDefault="00B64136" w:rsidP="00B64136">
            <w:pPr>
              <w:widowControl/>
              <w:rPr>
                <w:del w:id="1481" w:author="Johnson, David M ERDC-RDE-ITL-MS" w:date="2016-10-19T16:04:00Z"/>
                <w:rFonts w:ascii="Calibri" w:eastAsia="Times New Roman" w:hAnsi="Calibri" w:cs="Times New Roman"/>
                <w:color w:val="000000"/>
                <w:sz w:val="16"/>
                <w:szCs w:val="16"/>
              </w:rPr>
            </w:pPr>
            <w:del w:id="1482" w:author="Johnson, David M ERDC-RDE-ITL-MS" w:date="2016-10-19T16:04:00Z">
              <w:r w:rsidRPr="00B64136" w:rsidDel="00BA5083">
                <w:rPr>
                  <w:rFonts w:ascii="Calibri" w:eastAsia="Times New Roman" w:hAnsi="Calibri" w:cs="Times New Roman"/>
                  <w:color w:val="000000"/>
                  <w:sz w:val="16"/>
                  <w:szCs w:val="16"/>
                </w:rPr>
                <w:delText>USACE_Equipment</w:delText>
              </w:r>
            </w:del>
          </w:p>
        </w:tc>
      </w:tr>
      <w:tr w:rsidR="00B64136" w:rsidRPr="00B64136" w:rsidDel="00BA5083" w:rsidTr="00B64136">
        <w:trPr>
          <w:trHeight w:val="300"/>
          <w:del w:id="1483" w:author="Johnson, David M ERDC-RDE-ITL-MS" w:date="2016-10-19T16:04:00Z"/>
        </w:trPr>
        <w:tc>
          <w:tcPr>
            <w:tcW w:w="708" w:type="dxa"/>
            <w:tcBorders>
              <w:top w:val="single" w:sz="4" w:space="0" w:color="494529"/>
              <w:left w:val="single" w:sz="4" w:space="0" w:color="000000"/>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484" w:author="Johnson, David M ERDC-RDE-ITL-MS" w:date="2016-10-19T16:04:00Z"/>
                <w:rFonts w:ascii="Calibri" w:eastAsia="Times New Roman" w:hAnsi="Calibri" w:cs="Times New Roman"/>
                <w:color w:val="000000"/>
                <w:sz w:val="16"/>
                <w:szCs w:val="16"/>
              </w:rPr>
            </w:pPr>
            <w:del w:id="1485" w:author="Johnson, David M ERDC-RDE-ITL-MS" w:date="2016-10-19T16:04:00Z">
              <w:r w:rsidRPr="00B64136" w:rsidDel="00BA5083">
                <w:rPr>
                  <w:rFonts w:ascii="Calibri" w:eastAsia="Times New Roman" w:hAnsi="Calibri" w:cs="Times New Roman"/>
                  <w:color w:val="000000"/>
                  <w:sz w:val="16"/>
                  <w:szCs w:val="16"/>
                </w:rPr>
                <w:delText>PARAM</w:delText>
              </w:r>
            </w:del>
          </w:p>
        </w:tc>
        <w:tc>
          <w:tcPr>
            <w:tcW w:w="3087" w:type="dxa"/>
            <w:tcBorders>
              <w:top w:val="single" w:sz="4" w:space="0" w:color="494529"/>
              <w:left w:val="single" w:sz="4" w:space="0" w:color="494529"/>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486" w:author="Johnson, David M ERDC-RDE-ITL-MS" w:date="2016-10-19T16:04:00Z"/>
                <w:rFonts w:ascii="Calibri" w:eastAsia="Times New Roman" w:hAnsi="Calibri" w:cs="Times New Roman"/>
                <w:color w:val="000000"/>
                <w:sz w:val="16"/>
                <w:szCs w:val="16"/>
              </w:rPr>
            </w:pPr>
            <w:del w:id="1487" w:author="Johnson, David M ERDC-RDE-ITL-MS" w:date="2016-10-19T16:04:00Z">
              <w:r w:rsidRPr="00B64136" w:rsidDel="00BA5083">
                <w:rPr>
                  <w:rFonts w:ascii="Calibri" w:eastAsia="Times New Roman" w:hAnsi="Calibri" w:cs="Times New Roman"/>
                  <w:color w:val="000000"/>
                  <w:sz w:val="16"/>
                  <w:szCs w:val="16"/>
                </w:rPr>
                <w:delText>28ea4ef0-bb85-4a12-954f-50709de812cd</w:delText>
              </w:r>
            </w:del>
          </w:p>
        </w:tc>
        <w:tc>
          <w:tcPr>
            <w:tcW w:w="1980" w:type="dxa"/>
            <w:tcBorders>
              <w:top w:val="single" w:sz="4" w:space="0" w:color="494529"/>
              <w:left w:val="single" w:sz="4" w:space="0" w:color="494529"/>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488" w:author="Johnson, David M ERDC-RDE-ITL-MS" w:date="2016-10-19T16:04:00Z"/>
                <w:rFonts w:ascii="Calibri" w:eastAsia="Times New Roman" w:hAnsi="Calibri" w:cs="Times New Roman"/>
                <w:color w:val="000000"/>
                <w:sz w:val="16"/>
                <w:szCs w:val="16"/>
              </w:rPr>
            </w:pPr>
            <w:del w:id="1489" w:author="Johnson, David M ERDC-RDE-ITL-MS" w:date="2016-10-19T16:04:00Z">
              <w:r w:rsidRPr="00B64136" w:rsidDel="00BA5083">
                <w:rPr>
                  <w:rFonts w:ascii="Calibri" w:eastAsia="Times New Roman" w:hAnsi="Calibri" w:cs="Times New Roman"/>
                  <w:color w:val="000000"/>
                  <w:sz w:val="16"/>
                  <w:szCs w:val="16"/>
                </w:rPr>
                <w:delText>Level_2_Designator</w:delText>
              </w:r>
            </w:del>
          </w:p>
        </w:tc>
        <w:tc>
          <w:tcPr>
            <w:tcW w:w="811" w:type="dxa"/>
            <w:tcBorders>
              <w:top w:val="single" w:sz="4" w:space="0" w:color="494529"/>
              <w:left w:val="single" w:sz="4" w:space="0" w:color="494529"/>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490" w:author="Johnson, David M ERDC-RDE-ITL-MS" w:date="2016-10-19T16:04:00Z"/>
                <w:rFonts w:ascii="Calibri" w:eastAsia="Times New Roman" w:hAnsi="Calibri" w:cs="Times New Roman"/>
                <w:color w:val="000000"/>
                <w:sz w:val="16"/>
                <w:szCs w:val="16"/>
              </w:rPr>
            </w:pPr>
            <w:del w:id="1491" w:author="Johnson, David M ERDC-RDE-ITL-MS" w:date="2016-10-19T16:04:00Z">
              <w:r w:rsidRPr="00B64136" w:rsidDel="00BA5083">
                <w:rPr>
                  <w:rFonts w:ascii="Calibri" w:eastAsia="Times New Roman" w:hAnsi="Calibri" w:cs="Times New Roman"/>
                  <w:color w:val="000000"/>
                  <w:sz w:val="16"/>
                  <w:szCs w:val="16"/>
                </w:rPr>
                <w:delText>TEXT</w:delText>
              </w:r>
            </w:del>
          </w:p>
        </w:tc>
        <w:tc>
          <w:tcPr>
            <w:tcW w:w="346" w:type="dxa"/>
            <w:tcBorders>
              <w:top w:val="single" w:sz="4" w:space="0" w:color="494529"/>
              <w:left w:val="single" w:sz="4" w:space="0" w:color="494529"/>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492" w:author="Johnson, David M ERDC-RDE-ITL-MS" w:date="2016-10-19T16:04:00Z"/>
                <w:rFonts w:ascii="Calibri" w:eastAsia="Times New Roman" w:hAnsi="Calibri" w:cs="Times New Roman"/>
                <w:color w:val="000000"/>
                <w:sz w:val="16"/>
                <w:szCs w:val="16"/>
              </w:rPr>
            </w:pPr>
            <w:del w:id="1493" w:author="Johnson, David M ERDC-RDE-ITL-MS" w:date="2016-10-19T16:04:00Z">
              <w:r w:rsidRPr="00B64136" w:rsidDel="00BA5083">
                <w:rPr>
                  <w:rFonts w:ascii="Calibri" w:eastAsia="Times New Roman" w:hAnsi="Calibri" w:cs="Times New Roman"/>
                  <w:color w:val="000000"/>
                  <w:sz w:val="16"/>
                  <w:szCs w:val="16"/>
                </w:rPr>
                <w:delText> </w:delText>
              </w:r>
            </w:del>
          </w:p>
        </w:tc>
        <w:tc>
          <w:tcPr>
            <w:tcW w:w="360" w:type="dxa"/>
            <w:tcBorders>
              <w:top w:val="single" w:sz="4" w:space="0" w:color="494529"/>
              <w:left w:val="single" w:sz="4" w:space="0" w:color="494529"/>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494" w:author="Johnson, David M ERDC-RDE-ITL-MS" w:date="2016-10-19T16:04:00Z"/>
                <w:rFonts w:ascii="Calibri" w:eastAsia="Times New Roman" w:hAnsi="Calibri" w:cs="Times New Roman"/>
                <w:color w:val="000000"/>
                <w:sz w:val="16"/>
                <w:szCs w:val="16"/>
              </w:rPr>
            </w:pPr>
            <w:del w:id="1495" w:author="Johnson, David M ERDC-RDE-ITL-MS" w:date="2016-10-19T16:04:00Z">
              <w:r w:rsidRPr="00B64136" w:rsidDel="00BA5083">
                <w:rPr>
                  <w:rFonts w:ascii="Calibri" w:eastAsia="Times New Roman" w:hAnsi="Calibri" w:cs="Times New Roman"/>
                  <w:color w:val="000000"/>
                  <w:sz w:val="16"/>
                  <w:szCs w:val="16"/>
                </w:rPr>
                <w:delText>7</w:delText>
              </w:r>
            </w:del>
          </w:p>
        </w:tc>
        <w:tc>
          <w:tcPr>
            <w:tcW w:w="360" w:type="dxa"/>
            <w:tcBorders>
              <w:top w:val="single" w:sz="4" w:space="0" w:color="494529"/>
              <w:left w:val="single" w:sz="4" w:space="0" w:color="494529"/>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496" w:author="Johnson, David M ERDC-RDE-ITL-MS" w:date="2016-10-19T16:04:00Z"/>
                <w:rFonts w:ascii="Calibri" w:eastAsia="Times New Roman" w:hAnsi="Calibri" w:cs="Times New Roman"/>
                <w:color w:val="000000"/>
                <w:sz w:val="16"/>
                <w:szCs w:val="16"/>
              </w:rPr>
            </w:pPr>
            <w:del w:id="1497" w:author="Johnson, David M ERDC-RDE-ITL-MS" w:date="2016-10-19T16:04:00Z">
              <w:r w:rsidRPr="00B64136" w:rsidDel="00BA5083">
                <w:rPr>
                  <w:rFonts w:ascii="Calibri" w:eastAsia="Times New Roman" w:hAnsi="Calibri" w:cs="Times New Roman"/>
                  <w:color w:val="000000"/>
                  <w:sz w:val="16"/>
                  <w:szCs w:val="16"/>
                </w:rPr>
                <w:delText>1</w:delText>
              </w:r>
            </w:del>
          </w:p>
        </w:tc>
        <w:tc>
          <w:tcPr>
            <w:tcW w:w="2160" w:type="dxa"/>
            <w:tcBorders>
              <w:top w:val="single" w:sz="4" w:space="0" w:color="494529"/>
              <w:left w:val="single" w:sz="4" w:space="0" w:color="494529"/>
              <w:bottom w:val="single" w:sz="4" w:space="0" w:color="494529"/>
              <w:right w:val="single" w:sz="4" w:space="0" w:color="000000"/>
            </w:tcBorders>
            <w:shd w:val="clear" w:color="auto" w:fill="auto"/>
            <w:noWrap/>
            <w:vAlign w:val="bottom"/>
            <w:hideMark/>
          </w:tcPr>
          <w:p w:rsidR="00B64136" w:rsidRPr="00B64136" w:rsidDel="00BA5083" w:rsidRDefault="00B64136" w:rsidP="00B64136">
            <w:pPr>
              <w:widowControl/>
              <w:rPr>
                <w:del w:id="1498" w:author="Johnson, David M ERDC-RDE-ITL-MS" w:date="2016-10-19T16:04:00Z"/>
                <w:rFonts w:ascii="Calibri" w:eastAsia="Times New Roman" w:hAnsi="Calibri" w:cs="Times New Roman"/>
                <w:color w:val="000000"/>
                <w:sz w:val="16"/>
                <w:szCs w:val="16"/>
              </w:rPr>
            </w:pPr>
            <w:del w:id="1499" w:author="Johnson, David M ERDC-RDE-ITL-MS" w:date="2016-10-19T16:04:00Z">
              <w:r w:rsidRPr="00B64136" w:rsidDel="00BA5083">
                <w:rPr>
                  <w:rFonts w:ascii="Calibri" w:eastAsia="Times New Roman" w:hAnsi="Calibri" w:cs="Times New Roman"/>
                  <w:color w:val="000000"/>
                  <w:sz w:val="16"/>
                  <w:szCs w:val="16"/>
                </w:rPr>
                <w:delText>USACE_Sheet</w:delText>
              </w:r>
            </w:del>
          </w:p>
        </w:tc>
      </w:tr>
      <w:tr w:rsidR="00B64136" w:rsidRPr="00B64136" w:rsidDel="00BA5083" w:rsidTr="00B64136">
        <w:trPr>
          <w:trHeight w:val="300"/>
          <w:del w:id="1500" w:author="Johnson, David M ERDC-RDE-ITL-MS" w:date="2016-10-19T16:04:00Z"/>
        </w:trPr>
        <w:tc>
          <w:tcPr>
            <w:tcW w:w="708" w:type="dxa"/>
            <w:tcBorders>
              <w:top w:val="single" w:sz="4" w:space="0" w:color="494529"/>
              <w:left w:val="single" w:sz="4" w:space="0" w:color="000000"/>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501" w:author="Johnson, David M ERDC-RDE-ITL-MS" w:date="2016-10-19T16:04:00Z"/>
                <w:rFonts w:ascii="Calibri" w:eastAsia="Times New Roman" w:hAnsi="Calibri" w:cs="Times New Roman"/>
                <w:color w:val="000000"/>
                <w:sz w:val="16"/>
                <w:szCs w:val="16"/>
              </w:rPr>
            </w:pPr>
            <w:del w:id="1502" w:author="Johnson, David M ERDC-RDE-ITL-MS" w:date="2016-10-19T16:04:00Z">
              <w:r w:rsidRPr="00B64136" w:rsidDel="00BA5083">
                <w:rPr>
                  <w:rFonts w:ascii="Calibri" w:eastAsia="Times New Roman" w:hAnsi="Calibri" w:cs="Times New Roman"/>
                  <w:color w:val="000000"/>
                  <w:sz w:val="16"/>
                  <w:szCs w:val="16"/>
                </w:rPr>
                <w:delText>PARAM</w:delText>
              </w:r>
            </w:del>
          </w:p>
        </w:tc>
        <w:tc>
          <w:tcPr>
            <w:tcW w:w="3087" w:type="dxa"/>
            <w:tcBorders>
              <w:top w:val="single" w:sz="4" w:space="0" w:color="494529"/>
              <w:left w:val="single" w:sz="4" w:space="0" w:color="494529"/>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503" w:author="Johnson, David M ERDC-RDE-ITL-MS" w:date="2016-10-19T16:04:00Z"/>
                <w:rFonts w:ascii="Calibri" w:eastAsia="Times New Roman" w:hAnsi="Calibri" w:cs="Times New Roman"/>
                <w:color w:val="000000"/>
                <w:sz w:val="16"/>
                <w:szCs w:val="16"/>
              </w:rPr>
            </w:pPr>
            <w:del w:id="1504" w:author="Johnson, David M ERDC-RDE-ITL-MS" w:date="2016-10-19T16:04:00Z">
              <w:r w:rsidRPr="00B64136" w:rsidDel="00BA5083">
                <w:rPr>
                  <w:rFonts w:ascii="Calibri" w:eastAsia="Times New Roman" w:hAnsi="Calibri" w:cs="Times New Roman"/>
                  <w:color w:val="000000"/>
                  <w:sz w:val="16"/>
                  <w:szCs w:val="16"/>
                </w:rPr>
                <w:delText>00b71af1-01e2-4dd2-8fb0-e5db6852c234</w:delText>
              </w:r>
            </w:del>
          </w:p>
        </w:tc>
        <w:tc>
          <w:tcPr>
            <w:tcW w:w="1980" w:type="dxa"/>
            <w:tcBorders>
              <w:top w:val="single" w:sz="4" w:space="0" w:color="494529"/>
              <w:left w:val="single" w:sz="4" w:space="0" w:color="494529"/>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505" w:author="Johnson, David M ERDC-RDE-ITL-MS" w:date="2016-10-19T16:04:00Z"/>
                <w:rFonts w:ascii="Calibri" w:eastAsia="Times New Roman" w:hAnsi="Calibri" w:cs="Times New Roman"/>
                <w:color w:val="000000"/>
                <w:sz w:val="16"/>
                <w:szCs w:val="16"/>
              </w:rPr>
            </w:pPr>
            <w:del w:id="1506" w:author="Johnson, David M ERDC-RDE-ITL-MS" w:date="2016-10-19T16:04:00Z">
              <w:r w:rsidRPr="00B64136" w:rsidDel="00BA5083">
                <w:rPr>
                  <w:rFonts w:ascii="Calibri" w:eastAsia="Times New Roman" w:hAnsi="Calibri" w:cs="Times New Roman"/>
                  <w:color w:val="000000"/>
                  <w:sz w:val="16"/>
                  <w:szCs w:val="16"/>
                </w:rPr>
                <w:delText>FILENAME</w:delText>
              </w:r>
            </w:del>
          </w:p>
        </w:tc>
        <w:tc>
          <w:tcPr>
            <w:tcW w:w="811" w:type="dxa"/>
            <w:tcBorders>
              <w:top w:val="single" w:sz="4" w:space="0" w:color="494529"/>
              <w:left w:val="single" w:sz="4" w:space="0" w:color="494529"/>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507" w:author="Johnson, David M ERDC-RDE-ITL-MS" w:date="2016-10-19T16:04:00Z"/>
                <w:rFonts w:ascii="Calibri" w:eastAsia="Times New Roman" w:hAnsi="Calibri" w:cs="Times New Roman"/>
                <w:color w:val="000000"/>
                <w:sz w:val="16"/>
                <w:szCs w:val="16"/>
              </w:rPr>
            </w:pPr>
            <w:del w:id="1508" w:author="Johnson, David M ERDC-RDE-ITL-MS" w:date="2016-10-19T16:04:00Z">
              <w:r w:rsidRPr="00B64136" w:rsidDel="00BA5083">
                <w:rPr>
                  <w:rFonts w:ascii="Calibri" w:eastAsia="Times New Roman" w:hAnsi="Calibri" w:cs="Times New Roman"/>
                  <w:color w:val="000000"/>
                  <w:sz w:val="16"/>
                  <w:szCs w:val="16"/>
                </w:rPr>
                <w:delText>TEXT</w:delText>
              </w:r>
            </w:del>
          </w:p>
        </w:tc>
        <w:tc>
          <w:tcPr>
            <w:tcW w:w="346" w:type="dxa"/>
            <w:tcBorders>
              <w:top w:val="single" w:sz="4" w:space="0" w:color="494529"/>
              <w:left w:val="single" w:sz="4" w:space="0" w:color="494529"/>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rPr>
                <w:del w:id="1509" w:author="Johnson, David M ERDC-RDE-ITL-MS" w:date="2016-10-19T16:04:00Z"/>
                <w:rFonts w:ascii="Calibri" w:eastAsia="Times New Roman" w:hAnsi="Calibri" w:cs="Times New Roman"/>
                <w:color w:val="000000"/>
                <w:sz w:val="16"/>
                <w:szCs w:val="16"/>
              </w:rPr>
            </w:pPr>
            <w:del w:id="1510" w:author="Johnson, David M ERDC-RDE-ITL-MS" w:date="2016-10-19T16:04:00Z">
              <w:r w:rsidRPr="00B64136" w:rsidDel="00BA5083">
                <w:rPr>
                  <w:rFonts w:ascii="Calibri" w:eastAsia="Times New Roman" w:hAnsi="Calibri" w:cs="Times New Roman"/>
                  <w:color w:val="000000"/>
                  <w:sz w:val="16"/>
                  <w:szCs w:val="16"/>
                </w:rPr>
                <w:delText> </w:delText>
              </w:r>
            </w:del>
          </w:p>
        </w:tc>
        <w:tc>
          <w:tcPr>
            <w:tcW w:w="360" w:type="dxa"/>
            <w:tcBorders>
              <w:top w:val="single" w:sz="4" w:space="0" w:color="494529"/>
              <w:left w:val="single" w:sz="4" w:space="0" w:color="494529"/>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511" w:author="Johnson, David M ERDC-RDE-ITL-MS" w:date="2016-10-19T16:04:00Z"/>
                <w:rFonts w:ascii="Calibri" w:eastAsia="Times New Roman" w:hAnsi="Calibri" w:cs="Times New Roman"/>
                <w:color w:val="000000"/>
                <w:sz w:val="16"/>
                <w:szCs w:val="16"/>
              </w:rPr>
            </w:pPr>
            <w:del w:id="1512" w:author="Johnson, David M ERDC-RDE-ITL-MS" w:date="2016-10-19T16:04:00Z">
              <w:r w:rsidRPr="00B64136" w:rsidDel="00BA5083">
                <w:rPr>
                  <w:rFonts w:ascii="Calibri" w:eastAsia="Times New Roman" w:hAnsi="Calibri" w:cs="Times New Roman"/>
                  <w:color w:val="000000"/>
                  <w:sz w:val="16"/>
                  <w:szCs w:val="16"/>
                </w:rPr>
                <w:delText>8</w:delText>
              </w:r>
            </w:del>
          </w:p>
        </w:tc>
        <w:tc>
          <w:tcPr>
            <w:tcW w:w="360" w:type="dxa"/>
            <w:tcBorders>
              <w:top w:val="single" w:sz="4" w:space="0" w:color="494529"/>
              <w:left w:val="single" w:sz="4" w:space="0" w:color="494529"/>
              <w:bottom w:val="single" w:sz="4" w:space="0" w:color="494529"/>
              <w:right w:val="single" w:sz="4" w:space="0" w:color="494529"/>
            </w:tcBorders>
            <w:shd w:val="clear" w:color="auto" w:fill="auto"/>
            <w:noWrap/>
            <w:vAlign w:val="bottom"/>
            <w:hideMark/>
          </w:tcPr>
          <w:p w:rsidR="00B64136" w:rsidRPr="00B64136" w:rsidDel="00BA5083" w:rsidRDefault="00B64136" w:rsidP="00B64136">
            <w:pPr>
              <w:widowControl/>
              <w:jc w:val="right"/>
              <w:rPr>
                <w:del w:id="1513" w:author="Johnson, David M ERDC-RDE-ITL-MS" w:date="2016-10-19T16:04:00Z"/>
                <w:rFonts w:ascii="Calibri" w:eastAsia="Times New Roman" w:hAnsi="Calibri" w:cs="Times New Roman"/>
                <w:color w:val="000000"/>
                <w:sz w:val="16"/>
                <w:szCs w:val="16"/>
              </w:rPr>
            </w:pPr>
            <w:del w:id="1514" w:author="Johnson, David M ERDC-RDE-ITL-MS" w:date="2016-10-19T16:04:00Z">
              <w:r w:rsidRPr="00B64136" w:rsidDel="00BA5083">
                <w:rPr>
                  <w:rFonts w:ascii="Calibri" w:eastAsia="Times New Roman" w:hAnsi="Calibri" w:cs="Times New Roman"/>
                  <w:color w:val="000000"/>
                  <w:sz w:val="16"/>
                  <w:szCs w:val="16"/>
                </w:rPr>
                <w:delText>1</w:delText>
              </w:r>
            </w:del>
          </w:p>
        </w:tc>
        <w:tc>
          <w:tcPr>
            <w:tcW w:w="2160" w:type="dxa"/>
            <w:tcBorders>
              <w:top w:val="single" w:sz="4" w:space="0" w:color="494529"/>
              <w:left w:val="single" w:sz="4" w:space="0" w:color="494529"/>
              <w:bottom w:val="single" w:sz="4" w:space="0" w:color="494529"/>
              <w:right w:val="single" w:sz="4" w:space="0" w:color="000000"/>
            </w:tcBorders>
            <w:shd w:val="clear" w:color="auto" w:fill="auto"/>
            <w:noWrap/>
            <w:vAlign w:val="bottom"/>
            <w:hideMark/>
          </w:tcPr>
          <w:p w:rsidR="00B64136" w:rsidRPr="00B64136" w:rsidDel="00BA5083" w:rsidRDefault="00B64136" w:rsidP="00B64136">
            <w:pPr>
              <w:widowControl/>
              <w:rPr>
                <w:del w:id="1515" w:author="Johnson, David M ERDC-RDE-ITL-MS" w:date="2016-10-19T16:04:00Z"/>
                <w:rFonts w:ascii="Calibri" w:eastAsia="Times New Roman" w:hAnsi="Calibri" w:cs="Times New Roman"/>
                <w:color w:val="000000"/>
                <w:sz w:val="16"/>
                <w:szCs w:val="16"/>
              </w:rPr>
            </w:pPr>
            <w:del w:id="1516" w:author="Johnson, David M ERDC-RDE-ITL-MS" w:date="2016-10-19T16:04:00Z">
              <w:r w:rsidRPr="00B64136" w:rsidDel="00BA5083">
                <w:rPr>
                  <w:rFonts w:ascii="Calibri" w:eastAsia="Times New Roman" w:hAnsi="Calibri" w:cs="Times New Roman"/>
                  <w:color w:val="000000"/>
                  <w:sz w:val="16"/>
                  <w:szCs w:val="16"/>
                </w:rPr>
                <w:delText>USACE_Project</w:delText>
              </w:r>
            </w:del>
          </w:p>
        </w:tc>
      </w:tr>
      <w:tr w:rsidR="00B64136" w:rsidRPr="00B64136" w:rsidDel="00BA5083" w:rsidTr="00B64136">
        <w:trPr>
          <w:trHeight w:val="300"/>
          <w:del w:id="1517" w:author="Johnson, David M ERDC-RDE-ITL-MS" w:date="2016-10-19T16:04:00Z"/>
        </w:trPr>
        <w:tc>
          <w:tcPr>
            <w:tcW w:w="708" w:type="dxa"/>
            <w:tcBorders>
              <w:top w:val="single" w:sz="4" w:space="0" w:color="494529"/>
              <w:left w:val="single" w:sz="4" w:space="0" w:color="000000"/>
              <w:bottom w:val="single" w:sz="4" w:space="0" w:color="000000"/>
              <w:right w:val="single" w:sz="4" w:space="0" w:color="494529"/>
            </w:tcBorders>
            <w:shd w:val="clear" w:color="auto" w:fill="auto"/>
            <w:noWrap/>
            <w:vAlign w:val="bottom"/>
            <w:hideMark/>
          </w:tcPr>
          <w:p w:rsidR="00B64136" w:rsidRPr="00B64136" w:rsidDel="00BA5083" w:rsidRDefault="00B64136" w:rsidP="00B64136">
            <w:pPr>
              <w:widowControl/>
              <w:rPr>
                <w:del w:id="1518" w:author="Johnson, David M ERDC-RDE-ITL-MS" w:date="2016-10-19T16:04:00Z"/>
                <w:rFonts w:ascii="Calibri" w:eastAsia="Times New Roman" w:hAnsi="Calibri" w:cs="Times New Roman"/>
                <w:color w:val="000000"/>
                <w:sz w:val="16"/>
                <w:szCs w:val="16"/>
              </w:rPr>
            </w:pPr>
            <w:del w:id="1519" w:author="Johnson, David M ERDC-RDE-ITL-MS" w:date="2016-10-19T16:04:00Z">
              <w:r w:rsidRPr="00B64136" w:rsidDel="00BA5083">
                <w:rPr>
                  <w:rFonts w:ascii="Calibri" w:eastAsia="Times New Roman" w:hAnsi="Calibri" w:cs="Times New Roman"/>
                  <w:color w:val="000000"/>
                  <w:sz w:val="16"/>
                  <w:szCs w:val="16"/>
                </w:rPr>
                <w:delText>PARAM</w:delText>
              </w:r>
            </w:del>
          </w:p>
        </w:tc>
        <w:tc>
          <w:tcPr>
            <w:tcW w:w="3087" w:type="dxa"/>
            <w:tcBorders>
              <w:top w:val="single" w:sz="4" w:space="0" w:color="494529"/>
              <w:left w:val="single" w:sz="4" w:space="0" w:color="494529"/>
              <w:bottom w:val="single" w:sz="4" w:space="0" w:color="000000"/>
              <w:right w:val="single" w:sz="4" w:space="0" w:color="494529"/>
            </w:tcBorders>
            <w:shd w:val="clear" w:color="auto" w:fill="auto"/>
            <w:noWrap/>
            <w:vAlign w:val="bottom"/>
            <w:hideMark/>
          </w:tcPr>
          <w:p w:rsidR="00B64136" w:rsidRPr="00B64136" w:rsidDel="00BA5083" w:rsidRDefault="00B64136" w:rsidP="00B64136">
            <w:pPr>
              <w:widowControl/>
              <w:rPr>
                <w:del w:id="1520" w:author="Johnson, David M ERDC-RDE-ITL-MS" w:date="2016-10-19T16:04:00Z"/>
                <w:rFonts w:ascii="Calibri" w:eastAsia="Times New Roman" w:hAnsi="Calibri" w:cs="Times New Roman"/>
                <w:color w:val="000000"/>
                <w:sz w:val="16"/>
                <w:szCs w:val="16"/>
              </w:rPr>
            </w:pPr>
            <w:del w:id="1521" w:author="Johnson, David M ERDC-RDE-ITL-MS" w:date="2016-10-19T16:04:00Z">
              <w:r w:rsidRPr="00B64136" w:rsidDel="00BA5083">
                <w:rPr>
                  <w:rFonts w:ascii="Calibri" w:eastAsia="Times New Roman" w:hAnsi="Calibri" w:cs="Times New Roman"/>
                  <w:color w:val="000000"/>
                  <w:sz w:val="16"/>
                  <w:szCs w:val="16"/>
                </w:rPr>
                <w:delText>1a10bdf4-75d7-491c-99dd-da3f343372e3</w:delText>
              </w:r>
            </w:del>
          </w:p>
        </w:tc>
        <w:tc>
          <w:tcPr>
            <w:tcW w:w="1980" w:type="dxa"/>
            <w:tcBorders>
              <w:top w:val="single" w:sz="4" w:space="0" w:color="494529"/>
              <w:left w:val="single" w:sz="4" w:space="0" w:color="494529"/>
              <w:bottom w:val="single" w:sz="4" w:space="0" w:color="000000"/>
              <w:right w:val="single" w:sz="4" w:space="0" w:color="494529"/>
            </w:tcBorders>
            <w:shd w:val="clear" w:color="auto" w:fill="auto"/>
            <w:noWrap/>
            <w:vAlign w:val="bottom"/>
            <w:hideMark/>
          </w:tcPr>
          <w:p w:rsidR="00B64136" w:rsidRPr="00B64136" w:rsidDel="00BA5083" w:rsidRDefault="00B64136" w:rsidP="00B64136">
            <w:pPr>
              <w:widowControl/>
              <w:rPr>
                <w:del w:id="1522" w:author="Johnson, David M ERDC-RDE-ITL-MS" w:date="2016-10-19T16:04:00Z"/>
                <w:rFonts w:ascii="Calibri" w:eastAsia="Times New Roman" w:hAnsi="Calibri" w:cs="Times New Roman"/>
                <w:color w:val="000000"/>
                <w:sz w:val="16"/>
                <w:szCs w:val="16"/>
              </w:rPr>
            </w:pPr>
            <w:del w:id="1523" w:author="Johnson, David M ERDC-RDE-ITL-MS" w:date="2016-10-19T16:04:00Z">
              <w:r w:rsidRPr="00B64136" w:rsidDel="00BA5083">
                <w:rPr>
                  <w:rFonts w:ascii="Calibri" w:eastAsia="Times New Roman" w:hAnsi="Calibri" w:cs="Times New Roman"/>
                  <w:color w:val="000000"/>
                  <w:sz w:val="16"/>
                  <w:szCs w:val="16"/>
                </w:rPr>
                <w:delText>Alternate_Info_Title 2</w:delText>
              </w:r>
            </w:del>
          </w:p>
        </w:tc>
        <w:tc>
          <w:tcPr>
            <w:tcW w:w="811" w:type="dxa"/>
            <w:tcBorders>
              <w:top w:val="single" w:sz="4" w:space="0" w:color="494529"/>
              <w:left w:val="single" w:sz="4" w:space="0" w:color="494529"/>
              <w:bottom w:val="single" w:sz="4" w:space="0" w:color="000000"/>
              <w:right w:val="single" w:sz="4" w:space="0" w:color="494529"/>
            </w:tcBorders>
            <w:shd w:val="clear" w:color="auto" w:fill="auto"/>
            <w:noWrap/>
            <w:vAlign w:val="bottom"/>
            <w:hideMark/>
          </w:tcPr>
          <w:p w:rsidR="00B64136" w:rsidRPr="00B64136" w:rsidDel="00BA5083" w:rsidRDefault="00B64136" w:rsidP="00B64136">
            <w:pPr>
              <w:widowControl/>
              <w:rPr>
                <w:del w:id="1524" w:author="Johnson, David M ERDC-RDE-ITL-MS" w:date="2016-10-19T16:04:00Z"/>
                <w:rFonts w:ascii="Calibri" w:eastAsia="Times New Roman" w:hAnsi="Calibri" w:cs="Times New Roman"/>
                <w:color w:val="000000"/>
                <w:sz w:val="16"/>
                <w:szCs w:val="16"/>
              </w:rPr>
            </w:pPr>
            <w:del w:id="1525" w:author="Johnson, David M ERDC-RDE-ITL-MS" w:date="2016-10-19T16:04:00Z">
              <w:r w:rsidRPr="00B64136" w:rsidDel="00BA5083">
                <w:rPr>
                  <w:rFonts w:ascii="Calibri" w:eastAsia="Times New Roman" w:hAnsi="Calibri" w:cs="Times New Roman"/>
                  <w:color w:val="000000"/>
                  <w:sz w:val="16"/>
                  <w:szCs w:val="16"/>
                </w:rPr>
                <w:delText>TEXT</w:delText>
              </w:r>
            </w:del>
          </w:p>
        </w:tc>
        <w:tc>
          <w:tcPr>
            <w:tcW w:w="346" w:type="dxa"/>
            <w:tcBorders>
              <w:top w:val="single" w:sz="4" w:space="0" w:color="494529"/>
              <w:left w:val="single" w:sz="4" w:space="0" w:color="494529"/>
              <w:bottom w:val="single" w:sz="4" w:space="0" w:color="000000"/>
              <w:right w:val="single" w:sz="4" w:space="0" w:color="494529"/>
            </w:tcBorders>
            <w:shd w:val="clear" w:color="auto" w:fill="auto"/>
            <w:noWrap/>
            <w:vAlign w:val="bottom"/>
            <w:hideMark/>
          </w:tcPr>
          <w:p w:rsidR="00B64136" w:rsidRPr="00B64136" w:rsidDel="00BA5083" w:rsidRDefault="00B64136" w:rsidP="00B64136">
            <w:pPr>
              <w:widowControl/>
              <w:rPr>
                <w:del w:id="1526" w:author="Johnson, David M ERDC-RDE-ITL-MS" w:date="2016-10-19T16:04:00Z"/>
                <w:rFonts w:ascii="Calibri" w:eastAsia="Times New Roman" w:hAnsi="Calibri" w:cs="Times New Roman"/>
                <w:color w:val="000000"/>
                <w:sz w:val="16"/>
                <w:szCs w:val="16"/>
              </w:rPr>
            </w:pPr>
            <w:del w:id="1527" w:author="Johnson, David M ERDC-RDE-ITL-MS" w:date="2016-10-19T16:04:00Z">
              <w:r w:rsidRPr="00B64136" w:rsidDel="00BA5083">
                <w:rPr>
                  <w:rFonts w:ascii="Calibri" w:eastAsia="Times New Roman" w:hAnsi="Calibri" w:cs="Times New Roman"/>
                  <w:color w:val="000000"/>
                  <w:sz w:val="16"/>
                  <w:szCs w:val="16"/>
                </w:rPr>
                <w:delText> </w:delText>
              </w:r>
            </w:del>
          </w:p>
        </w:tc>
        <w:tc>
          <w:tcPr>
            <w:tcW w:w="360" w:type="dxa"/>
            <w:tcBorders>
              <w:top w:val="single" w:sz="4" w:space="0" w:color="494529"/>
              <w:left w:val="single" w:sz="4" w:space="0" w:color="494529"/>
              <w:bottom w:val="single" w:sz="4" w:space="0" w:color="000000"/>
              <w:right w:val="single" w:sz="4" w:space="0" w:color="494529"/>
            </w:tcBorders>
            <w:shd w:val="clear" w:color="auto" w:fill="auto"/>
            <w:noWrap/>
            <w:vAlign w:val="bottom"/>
            <w:hideMark/>
          </w:tcPr>
          <w:p w:rsidR="00B64136" w:rsidRPr="00B64136" w:rsidDel="00BA5083" w:rsidRDefault="00B64136" w:rsidP="00B64136">
            <w:pPr>
              <w:widowControl/>
              <w:jc w:val="right"/>
              <w:rPr>
                <w:del w:id="1528" w:author="Johnson, David M ERDC-RDE-ITL-MS" w:date="2016-10-19T16:04:00Z"/>
                <w:rFonts w:ascii="Calibri" w:eastAsia="Times New Roman" w:hAnsi="Calibri" w:cs="Times New Roman"/>
                <w:color w:val="000000"/>
                <w:sz w:val="16"/>
                <w:szCs w:val="16"/>
              </w:rPr>
            </w:pPr>
            <w:del w:id="1529" w:author="Johnson, David M ERDC-RDE-ITL-MS" w:date="2016-10-19T16:04:00Z">
              <w:r w:rsidRPr="00B64136" w:rsidDel="00BA5083">
                <w:rPr>
                  <w:rFonts w:ascii="Calibri" w:eastAsia="Times New Roman" w:hAnsi="Calibri" w:cs="Times New Roman"/>
                  <w:color w:val="000000"/>
                  <w:sz w:val="16"/>
                  <w:szCs w:val="16"/>
                </w:rPr>
                <w:delText>8</w:delText>
              </w:r>
            </w:del>
          </w:p>
        </w:tc>
        <w:tc>
          <w:tcPr>
            <w:tcW w:w="360" w:type="dxa"/>
            <w:tcBorders>
              <w:top w:val="single" w:sz="4" w:space="0" w:color="494529"/>
              <w:left w:val="single" w:sz="4" w:space="0" w:color="494529"/>
              <w:bottom w:val="single" w:sz="4" w:space="0" w:color="000000"/>
              <w:right w:val="single" w:sz="4" w:space="0" w:color="494529"/>
            </w:tcBorders>
            <w:shd w:val="clear" w:color="auto" w:fill="auto"/>
            <w:noWrap/>
            <w:vAlign w:val="bottom"/>
            <w:hideMark/>
          </w:tcPr>
          <w:p w:rsidR="00B64136" w:rsidRPr="00B64136" w:rsidDel="00BA5083" w:rsidRDefault="00B64136" w:rsidP="00B64136">
            <w:pPr>
              <w:widowControl/>
              <w:jc w:val="right"/>
              <w:rPr>
                <w:del w:id="1530" w:author="Johnson, David M ERDC-RDE-ITL-MS" w:date="2016-10-19T16:04:00Z"/>
                <w:rFonts w:ascii="Calibri" w:eastAsia="Times New Roman" w:hAnsi="Calibri" w:cs="Times New Roman"/>
                <w:color w:val="000000"/>
                <w:sz w:val="16"/>
                <w:szCs w:val="16"/>
              </w:rPr>
            </w:pPr>
            <w:del w:id="1531" w:author="Johnson, David M ERDC-RDE-ITL-MS" w:date="2016-10-19T16:04:00Z">
              <w:r w:rsidRPr="00B64136" w:rsidDel="00BA5083">
                <w:rPr>
                  <w:rFonts w:ascii="Calibri" w:eastAsia="Times New Roman" w:hAnsi="Calibri" w:cs="Times New Roman"/>
                  <w:color w:val="000000"/>
                  <w:sz w:val="16"/>
                  <w:szCs w:val="16"/>
                </w:rPr>
                <w:delText>1</w:delText>
              </w:r>
            </w:del>
          </w:p>
        </w:tc>
        <w:tc>
          <w:tcPr>
            <w:tcW w:w="2160" w:type="dxa"/>
            <w:tcBorders>
              <w:top w:val="single" w:sz="4" w:space="0" w:color="494529"/>
              <w:left w:val="single" w:sz="4" w:space="0" w:color="494529"/>
              <w:bottom w:val="single" w:sz="4" w:space="0" w:color="000000"/>
              <w:right w:val="single" w:sz="4" w:space="0" w:color="000000"/>
            </w:tcBorders>
            <w:shd w:val="clear" w:color="auto" w:fill="auto"/>
            <w:noWrap/>
            <w:vAlign w:val="bottom"/>
            <w:hideMark/>
          </w:tcPr>
          <w:p w:rsidR="00B64136" w:rsidRPr="00B64136" w:rsidDel="00BA5083" w:rsidRDefault="00B64136" w:rsidP="00B64136">
            <w:pPr>
              <w:widowControl/>
              <w:rPr>
                <w:del w:id="1532" w:author="Johnson, David M ERDC-RDE-ITL-MS" w:date="2016-10-19T16:04:00Z"/>
                <w:rFonts w:ascii="Calibri" w:eastAsia="Times New Roman" w:hAnsi="Calibri" w:cs="Times New Roman"/>
                <w:color w:val="000000"/>
                <w:sz w:val="16"/>
                <w:szCs w:val="16"/>
              </w:rPr>
            </w:pPr>
            <w:del w:id="1533" w:author="Johnson, David M ERDC-RDE-ITL-MS" w:date="2016-10-19T16:04:00Z">
              <w:r w:rsidRPr="00B64136" w:rsidDel="00BA5083">
                <w:rPr>
                  <w:rFonts w:ascii="Calibri" w:eastAsia="Times New Roman" w:hAnsi="Calibri" w:cs="Times New Roman"/>
                  <w:color w:val="000000"/>
                  <w:sz w:val="16"/>
                  <w:szCs w:val="16"/>
                </w:rPr>
                <w:delText>USACE_Project</w:delText>
              </w:r>
            </w:del>
          </w:p>
        </w:tc>
      </w:tr>
    </w:tbl>
    <w:p w:rsidR="00B64136" w:rsidDel="00BA5083" w:rsidRDefault="00B64136" w:rsidP="00B31CAF">
      <w:pPr>
        <w:rPr>
          <w:del w:id="1534" w:author="Johnson, David M ERDC-RDE-ITL-MS" w:date="2016-10-19T16:05:00Z"/>
          <w:sz w:val="20"/>
          <w:szCs w:val="20"/>
        </w:rPr>
      </w:pPr>
    </w:p>
    <w:p w:rsidR="00BA5083" w:rsidRDefault="00BA5083">
      <w:pPr>
        <w:rPr>
          <w:ins w:id="1535" w:author="Johnson, David M ERDC-RDE-ITL-MS" w:date="2016-10-19T16:04:00Z"/>
        </w:rPr>
      </w:pPr>
    </w:p>
    <w:tbl>
      <w:tblPr>
        <w:tblW w:w="9960" w:type="dxa"/>
        <w:tblCellMar>
          <w:left w:w="0" w:type="dxa"/>
          <w:right w:w="0" w:type="dxa"/>
        </w:tblCellMar>
        <w:tblLook w:val="04A0" w:firstRow="1" w:lastRow="0" w:firstColumn="1" w:lastColumn="0" w:noHBand="0" w:noVBand="1"/>
      </w:tblPr>
      <w:tblGrid>
        <w:gridCol w:w="700"/>
        <w:gridCol w:w="3280"/>
        <w:gridCol w:w="1960"/>
        <w:gridCol w:w="700"/>
        <w:gridCol w:w="380"/>
        <w:gridCol w:w="360"/>
        <w:gridCol w:w="420"/>
        <w:gridCol w:w="440"/>
        <w:gridCol w:w="1720"/>
      </w:tblGrid>
      <w:tr w:rsidR="00BA5083" w:rsidTr="00BA5083">
        <w:trPr>
          <w:trHeight w:val="1320"/>
          <w:ins w:id="1536" w:author="Johnson, David M ERDC-RDE-ITL-MS" w:date="2016-10-19T16:04:00Z"/>
        </w:trPr>
        <w:tc>
          <w:tcPr>
            <w:tcW w:w="700" w:type="dxa"/>
            <w:tcBorders>
              <w:top w:val="single" w:sz="4" w:space="0" w:color="4F81BD"/>
              <w:left w:val="single" w:sz="4" w:space="0" w:color="4F81BD"/>
              <w:bottom w:val="single" w:sz="4" w:space="0" w:color="4F81BD"/>
              <w:right w:val="single" w:sz="4" w:space="0" w:color="4F81BD"/>
            </w:tcBorders>
            <w:shd w:val="clear" w:color="000000" w:fill="0000FF"/>
            <w:noWrap/>
            <w:tcMar>
              <w:top w:w="15" w:type="dxa"/>
              <w:left w:w="15" w:type="dxa"/>
              <w:bottom w:w="0" w:type="dxa"/>
              <w:right w:w="15" w:type="dxa"/>
            </w:tcMar>
            <w:textDirection w:val="btLr"/>
            <w:vAlign w:val="bottom"/>
            <w:hideMark/>
          </w:tcPr>
          <w:p w:rsidR="00BA5083" w:rsidRDefault="00BA5083">
            <w:pPr>
              <w:jc w:val="center"/>
              <w:rPr>
                <w:ins w:id="1537" w:author="Johnson, David M ERDC-RDE-ITL-MS" w:date="2016-10-19T16:04:00Z"/>
                <w:rFonts w:ascii="Calibri" w:hAnsi="Calibri"/>
                <w:b/>
                <w:bCs/>
                <w:color w:val="FFFFFF"/>
                <w:sz w:val="16"/>
                <w:szCs w:val="16"/>
              </w:rPr>
            </w:pPr>
            <w:ins w:id="1538" w:author="Johnson, David M ERDC-RDE-ITL-MS" w:date="2016-10-19T16:04:00Z">
              <w:r>
                <w:rPr>
                  <w:rFonts w:ascii="Calibri" w:hAnsi="Calibri"/>
                  <w:b/>
                  <w:bCs/>
                  <w:color w:val="FFFFFF"/>
                  <w:sz w:val="16"/>
                  <w:szCs w:val="16"/>
                </w:rPr>
                <w:t>*PARAM</w:t>
              </w:r>
            </w:ins>
          </w:p>
        </w:tc>
        <w:tc>
          <w:tcPr>
            <w:tcW w:w="3280" w:type="dxa"/>
            <w:tcBorders>
              <w:top w:val="single" w:sz="4" w:space="0" w:color="4F81BD"/>
              <w:left w:val="single" w:sz="4" w:space="0" w:color="4F81BD"/>
              <w:bottom w:val="single" w:sz="4" w:space="0" w:color="4F81BD"/>
              <w:right w:val="single" w:sz="4" w:space="0" w:color="4F81BD"/>
            </w:tcBorders>
            <w:shd w:val="clear" w:color="000000" w:fill="0000FF"/>
            <w:noWrap/>
            <w:tcMar>
              <w:top w:w="15" w:type="dxa"/>
              <w:left w:w="15" w:type="dxa"/>
              <w:bottom w:w="0" w:type="dxa"/>
              <w:right w:w="15" w:type="dxa"/>
            </w:tcMar>
            <w:textDirection w:val="btLr"/>
            <w:vAlign w:val="bottom"/>
            <w:hideMark/>
          </w:tcPr>
          <w:p w:rsidR="00BA5083" w:rsidRDefault="00BA5083">
            <w:pPr>
              <w:jc w:val="center"/>
              <w:rPr>
                <w:ins w:id="1539" w:author="Johnson, David M ERDC-RDE-ITL-MS" w:date="2016-10-19T16:04:00Z"/>
                <w:rFonts w:ascii="Calibri" w:hAnsi="Calibri"/>
                <w:b/>
                <w:bCs/>
                <w:color w:val="FFFFFF"/>
                <w:sz w:val="16"/>
                <w:szCs w:val="16"/>
              </w:rPr>
            </w:pPr>
            <w:ins w:id="1540" w:author="Johnson, David M ERDC-RDE-ITL-MS" w:date="2016-10-19T16:04:00Z">
              <w:r>
                <w:rPr>
                  <w:rFonts w:ascii="Calibri" w:hAnsi="Calibri"/>
                  <w:b/>
                  <w:bCs/>
                  <w:color w:val="FFFFFF"/>
                  <w:sz w:val="16"/>
                  <w:szCs w:val="16"/>
                </w:rPr>
                <w:t>GUID</w:t>
              </w:r>
            </w:ins>
          </w:p>
        </w:tc>
        <w:tc>
          <w:tcPr>
            <w:tcW w:w="1960" w:type="dxa"/>
            <w:tcBorders>
              <w:top w:val="single" w:sz="4" w:space="0" w:color="4F81BD"/>
              <w:left w:val="single" w:sz="4" w:space="0" w:color="4F81BD"/>
              <w:bottom w:val="single" w:sz="4" w:space="0" w:color="4F81BD"/>
              <w:right w:val="single" w:sz="4" w:space="0" w:color="4F81BD"/>
            </w:tcBorders>
            <w:shd w:val="clear" w:color="000000" w:fill="0000FF"/>
            <w:noWrap/>
            <w:tcMar>
              <w:top w:w="15" w:type="dxa"/>
              <w:left w:w="15" w:type="dxa"/>
              <w:bottom w:w="0" w:type="dxa"/>
              <w:right w:w="15" w:type="dxa"/>
            </w:tcMar>
            <w:textDirection w:val="btLr"/>
            <w:vAlign w:val="bottom"/>
            <w:hideMark/>
          </w:tcPr>
          <w:p w:rsidR="00BA5083" w:rsidRDefault="00BA5083">
            <w:pPr>
              <w:jc w:val="center"/>
              <w:rPr>
                <w:ins w:id="1541" w:author="Johnson, David M ERDC-RDE-ITL-MS" w:date="2016-10-19T16:04:00Z"/>
                <w:rFonts w:ascii="Calibri" w:hAnsi="Calibri"/>
                <w:b/>
                <w:bCs/>
                <w:color w:val="FFFFFF"/>
                <w:sz w:val="16"/>
                <w:szCs w:val="16"/>
              </w:rPr>
            </w:pPr>
            <w:ins w:id="1542" w:author="Johnson, David M ERDC-RDE-ITL-MS" w:date="2016-10-19T16:04:00Z">
              <w:r>
                <w:rPr>
                  <w:rFonts w:ascii="Calibri" w:hAnsi="Calibri"/>
                  <w:b/>
                  <w:bCs/>
                  <w:color w:val="FFFFFF"/>
                  <w:sz w:val="16"/>
                  <w:szCs w:val="16"/>
                </w:rPr>
                <w:t>NAME</w:t>
              </w:r>
            </w:ins>
          </w:p>
        </w:tc>
        <w:tc>
          <w:tcPr>
            <w:tcW w:w="700" w:type="dxa"/>
            <w:tcBorders>
              <w:top w:val="single" w:sz="4" w:space="0" w:color="4F81BD"/>
              <w:left w:val="single" w:sz="4" w:space="0" w:color="4F81BD"/>
              <w:bottom w:val="single" w:sz="4" w:space="0" w:color="4F81BD"/>
              <w:right w:val="single" w:sz="4" w:space="0" w:color="4F81BD"/>
            </w:tcBorders>
            <w:shd w:val="clear" w:color="000000" w:fill="0000FF"/>
            <w:noWrap/>
            <w:tcMar>
              <w:top w:w="15" w:type="dxa"/>
              <w:left w:w="15" w:type="dxa"/>
              <w:bottom w:w="0" w:type="dxa"/>
              <w:right w:w="15" w:type="dxa"/>
            </w:tcMar>
            <w:textDirection w:val="btLr"/>
            <w:vAlign w:val="bottom"/>
            <w:hideMark/>
          </w:tcPr>
          <w:p w:rsidR="00BA5083" w:rsidRDefault="00BA5083">
            <w:pPr>
              <w:jc w:val="center"/>
              <w:rPr>
                <w:ins w:id="1543" w:author="Johnson, David M ERDC-RDE-ITL-MS" w:date="2016-10-19T16:04:00Z"/>
                <w:rFonts w:ascii="Calibri" w:hAnsi="Calibri"/>
                <w:b/>
                <w:bCs/>
                <w:color w:val="FFFFFF"/>
                <w:sz w:val="16"/>
                <w:szCs w:val="16"/>
              </w:rPr>
            </w:pPr>
            <w:ins w:id="1544" w:author="Johnson, David M ERDC-RDE-ITL-MS" w:date="2016-10-19T16:04:00Z">
              <w:r>
                <w:rPr>
                  <w:rFonts w:ascii="Calibri" w:hAnsi="Calibri"/>
                  <w:b/>
                  <w:bCs/>
                  <w:color w:val="FFFFFF"/>
                  <w:sz w:val="16"/>
                  <w:szCs w:val="16"/>
                </w:rPr>
                <w:t>DATATYPE</w:t>
              </w:r>
            </w:ins>
          </w:p>
        </w:tc>
        <w:tc>
          <w:tcPr>
            <w:tcW w:w="380" w:type="dxa"/>
            <w:tcBorders>
              <w:top w:val="single" w:sz="4" w:space="0" w:color="4F81BD"/>
              <w:left w:val="single" w:sz="4" w:space="0" w:color="4F81BD"/>
              <w:bottom w:val="single" w:sz="4" w:space="0" w:color="4F81BD"/>
              <w:right w:val="single" w:sz="4" w:space="0" w:color="4F81BD"/>
            </w:tcBorders>
            <w:shd w:val="clear" w:color="000000" w:fill="0000FF"/>
            <w:noWrap/>
            <w:tcMar>
              <w:top w:w="15" w:type="dxa"/>
              <w:left w:w="15" w:type="dxa"/>
              <w:bottom w:w="0" w:type="dxa"/>
              <w:right w:w="15" w:type="dxa"/>
            </w:tcMar>
            <w:textDirection w:val="btLr"/>
            <w:vAlign w:val="bottom"/>
            <w:hideMark/>
          </w:tcPr>
          <w:p w:rsidR="00BA5083" w:rsidRDefault="00BA5083">
            <w:pPr>
              <w:jc w:val="center"/>
              <w:rPr>
                <w:ins w:id="1545" w:author="Johnson, David M ERDC-RDE-ITL-MS" w:date="2016-10-19T16:04:00Z"/>
                <w:rFonts w:ascii="Calibri" w:hAnsi="Calibri"/>
                <w:b/>
                <w:bCs/>
                <w:color w:val="FFFFFF"/>
                <w:sz w:val="16"/>
                <w:szCs w:val="16"/>
              </w:rPr>
            </w:pPr>
            <w:ins w:id="1546" w:author="Johnson, David M ERDC-RDE-ITL-MS" w:date="2016-10-19T16:04:00Z">
              <w:r>
                <w:rPr>
                  <w:rFonts w:ascii="Calibri" w:hAnsi="Calibri"/>
                  <w:b/>
                  <w:bCs/>
                  <w:color w:val="FFFFFF"/>
                  <w:sz w:val="16"/>
                  <w:szCs w:val="16"/>
                </w:rPr>
                <w:t>DATACATEGORY</w:t>
              </w:r>
            </w:ins>
          </w:p>
        </w:tc>
        <w:tc>
          <w:tcPr>
            <w:tcW w:w="360" w:type="dxa"/>
            <w:tcBorders>
              <w:top w:val="single" w:sz="4" w:space="0" w:color="4F81BD"/>
              <w:left w:val="single" w:sz="4" w:space="0" w:color="4F81BD"/>
              <w:bottom w:val="single" w:sz="4" w:space="0" w:color="4F81BD"/>
              <w:right w:val="single" w:sz="4" w:space="0" w:color="4F81BD"/>
            </w:tcBorders>
            <w:shd w:val="clear" w:color="000000" w:fill="0000FF"/>
            <w:noWrap/>
            <w:tcMar>
              <w:top w:w="15" w:type="dxa"/>
              <w:left w:w="15" w:type="dxa"/>
              <w:bottom w:w="0" w:type="dxa"/>
              <w:right w:w="15" w:type="dxa"/>
            </w:tcMar>
            <w:textDirection w:val="btLr"/>
            <w:vAlign w:val="center"/>
            <w:hideMark/>
          </w:tcPr>
          <w:p w:rsidR="00BA5083" w:rsidRDefault="00BA5083">
            <w:pPr>
              <w:jc w:val="center"/>
              <w:rPr>
                <w:ins w:id="1547" w:author="Johnson, David M ERDC-RDE-ITL-MS" w:date="2016-10-19T16:04:00Z"/>
                <w:rFonts w:ascii="Calibri" w:hAnsi="Calibri"/>
                <w:b/>
                <w:bCs/>
                <w:color w:val="FFFFFF"/>
                <w:sz w:val="16"/>
                <w:szCs w:val="16"/>
              </w:rPr>
            </w:pPr>
            <w:ins w:id="1548" w:author="Johnson, David M ERDC-RDE-ITL-MS" w:date="2016-10-19T16:04:00Z">
              <w:r>
                <w:rPr>
                  <w:rFonts w:ascii="Calibri" w:hAnsi="Calibri"/>
                  <w:b/>
                  <w:bCs/>
                  <w:color w:val="FFFFFF"/>
                  <w:sz w:val="16"/>
                  <w:szCs w:val="16"/>
                </w:rPr>
                <w:t>GROUP</w:t>
              </w:r>
            </w:ins>
          </w:p>
        </w:tc>
        <w:tc>
          <w:tcPr>
            <w:tcW w:w="420" w:type="dxa"/>
            <w:tcBorders>
              <w:top w:val="single" w:sz="4" w:space="0" w:color="4F81BD"/>
              <w:left w:val="single" w:sz="4" w:space="0" w:color="4F81BD"/>
              <w:bottom w:val="single" w:sz="4" w:space="0" w:color="4F81BD"/>
              <w:right w:val="single" w:sz="4" w:space="0" w:color="4F81BD"/>
            </w:tcBorders>
            <w:shd w:val="clear" w:color="000000" w:fill="0000FF"/>
            <w:noWrap/>
            <w:tcMar>
              <w:top w:w="15" w:type="dxa"/>
              <w:left w:w="15" w:type="dxa"/>
              <w:bottom w:w="0" w:type="dxa"/>
              <w:right w:w="15" w:type="dxa"/>
            </w:tcMar>
            <w:textDirection w:val="btLr"/>
            <w:vAlign w:val="center"/>
            <w:hideMark/>
          </w:tcPr>
          <w:p w:rsidR="00BA5083" w:rsidRDefault="00BA5083">
            <w:pPr>
              <w:jc w:val="center"/>
              <w:rPr>
                <w:ins w:id="1549" w:author="Johnson, David M ERDC-RDE-ITL-MS" w:date="2016-10-19T16:04:00Z"/>
                <w:rFonts w:ascii="Calibri" w:hAnsi="Calibri"/>
                <w:b/>
                <w:bCs/>
                <w:color w:val="FFFFFF"/>
                <w:sz w:val="16"/>
                <w:szCs w:val="16"/>
              </w:rPr>
            </w:pPr>
            <w:ins w:id="1550" w:author="Johnson, David M ERDC-RDE-ITL-MS" w:date="2016-10-19T16:04:00Z">
              <w:r>
                <w:rPr>
                  <w:rFonts w:ascii="Calibri" w:hAnsi="Calibri"/>
                  <w:b/>
                  <w:bCs/>
                  <w:color w:val="FFFFFF"/>
                  <w:sz w:val="16"/>
                  <w:szCs w:val="16"/>
                </w:rPr>
                <w:t>VISIBLE</w:t>
              </w:r>
            </w:ins>
          </w:p>
        </w:tc>
        <w:tc>
          <w:tcPr>
            <w:tcW w:w="440" w:type="dxa"/>
            <w:tcBorders>
              <w:top w:val="single" w:sz="4" w:space="0" w:color="4F81BD"/>
              <w:left w:val="single" w:sz="4" w:space="0" w:color="4F81BD"/>
              <w:bottom w:val="single" w:sz="4" w:space="0" w:color="4F81BD"/>
              <w:right w:val="single" w:sz="4" w:space="0" w:color="4F81BD"/>
            </w:tcBorders>
            <w:shd w:val="clear" w:color="000000" w:fill="0000FF"/>
            <w:noWrap/>
            <w:tcMar>
              <w:top w:w="15" w:type="dxa"/>
              <w:left w:w="15" w:type="dxa"/>
              <w:bottom w:w="0" w:type="dxa"/>
              <w:right w:w="15" w:type="dxa"/>
            </w:tcMar>
            <w:textDirection w:val="btLr"/>
            <w:vAlign w:val="center"/>
            <w:hideMark/>
          </w:tcPr>
          <w:p w:rsidR="00BA5083" w:rsidRDefault="00BA5083">
            <w:pPr>
              <w:jc w:val="center"/>
              <w:rPr>
                <w:ins w:id="1551" w:author="Johnson, David M ERDC-RDE-ITL-MS" w:date="2016-10-19T16:04:00Z"/>
                <w:rFonts w:ascii="Calibri" w:hAnsi="Calibri"/>
                <w:b/>
                <w:bCs/>
                <w:color w:val="FFFFFF"/>
                <w:sz w:val="16"/>
                <w:szCs w:val="16"/>
              </w:rPr>
            </w:pPr>
            <w:ins w:id="1552" w:author="Johnson, David M ERDC-RDE-ITL-MS" w:date="2016-10-19T16:04:00Z">
              <w:r>
                <w:rPr>
                  <w:rFonts w:ascii="Calibri" w:hAnsi="Calibri"/>
                  <w:b/>
                  <w:bCs/>
                  <w:color w:val="FFFFFF"/>
                  <w:sz w:val="16"/>
                  <w:szCs w:val="16"/>
                </w:rPr>
                <w:t>USERMODIFIABLE</w:t>
              </w:r>
            </w:ins>
          </w:p>
        </w:tc>
        <w:tc>
          <w:tcPr>
            <w:tcW w:w="1720" w:type="dxa"/>
            <w:tcBorders>
              <w:top w:val="single" w:sz="4" w:space="0" w:color="4F81BD"/>
              <w:left w:val="single" w:sz="4" w:space="0" w:color="4F81BD"/>
              <w:bottom w:val="single" w:sz="4" w:space="0" w:color="4F81BD"/>
              <w:right w:val="single" w:sz="4" w:space="0" w:color="4F81BD"/>
            </w:tcBorders>
            <w:shd w:val="clear" w:color="000000" w:fill="0000FF"/>
            <w:noWrap/>
            <w:tcMar>
              <w:top w:w="15" w:type="dxa"/>
              <w:left w:w="15" w:type="dxa"/>
              <w:bottom w:w="0" w:type="dxa"/>
              <w:right w:w="15" w:type="dxa"/>
            </w:tcMar>
            <w:textDirection w:val="btLr"/>
            <w:vAlign w:val="bottom"/>
            <w:hideMark/>
          </w:tcPr>
          <w:p w:rsidR="00BA5083" w:rsidRDefault="00BA5083">
            <w:pPr>
              <w:jc w:val="center"/>
              <w:rPr>
                <w:ins w:id="1553" w:author="Johnson, David M ERDC-RDE-ITL-MS" w:date="2016-10-19T16:04:00Z"/>
                <w:rFonts w:ascii="Calibri" w:hAnsi="Calibri"/>
                <w:b/>
                <w:bCs/>
                <w:color w:val="FFFFFF"/>
                <w:sz w:val="16"/>
                <w:szCs w:val="16"/>
              </w:rPr>
            </w:pPr>
            <w:ins w:id="1554" w:author="Johnson, David M ERDC-RDE-ITL-MS" w:date="2016-10-19T16:04:00Z">
              <w:r>
                <w:rPr>
                  <w:rFonts w:ascii="Calibri" w:hAnsi="Calibri"/>
                  <w:b/>
                  <w:bCs/>
                  <w:color w:val="FFFFFF"/>
                  <w:sz w:val="16"/>
                  <w:szCs w:val="16"/>
                </w:rPr>
                <w:t>GROUP2</w:t>
              </w:r>
            </w:ins>
          </w:p>
        </w:tc>
      </w:tr>
      <w:tr w:rsidR="00BA5083" w:rsidTr="00BA5083">
        <w:trPr>
          <w:trHeight w:val="300"/>
          <w:ins w:id="1555" w:author="Johnson, David M ERDC-RDE-ITL-MS" w:date="2016-10-19T16:04:00Z"/>
        </w:trPr>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556" w:author="Johnson, David M ERDC-RDE-ITL-MS" w:date="2016-10-19T16:04:00Z"/>
                <w:rFonts w:ascii="Calibri" w:hAnsi="Calibri"/>
                <w:color w:val="000000"/>
                <w:sz w:val="16"/>
                <w:szCs w:val="16"/>
              </w:rPr>
            </w:pPr>
            <w:ins w:id="1557" w:author="Johnson, David M ERDC-RDE-ITL-MS" w:date="2016-10-19T16:04:00Z">
              <w:r>
                <w:rPr>
                  <w:rFonts w:ascii="Calibri" w:hAnsi="Calibri"/>
                  <w:color w:val="000000"/>
                  <w:sz w:val="16"/>
                  <w:szCs w:val="16"/>
                </w:rPr>
                <w:t>PARAM</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558" w:author="Johnson, David M ERDC-RDE-ITL-MS" w:date="2016-10-19T16:04:00Z"/>
                <w:rFonts w:ascii="Calibri" w:hAnsi="Calibri"/>
                <w:color w:val="000000"/>
                <w:sz w:val="16"/>
                <w:szCs w:val="16"/>
              </w:rPr>
            </w:pPr>
            <w:ins w:id="1559" w:author="Johnson, David M ERDC-RDE-ITL-MS" w:date="2016-10-19T16:04:00Z">
              <w:r>
                <w:rPr>
                  <w:rFonts w:ascii="Calibri" w:hAnsi="Calibri"/>
                  <w:color w:val="000000"/>
                  <w:sz w:val="16"/>
                  <w:szCs w:val="16"/>
                </w:rPr>
                <w:t>02a8f20c-5a11-483a-88e7-70439cc53d79</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560" w:author="Johnson, David M ERDC-RDE-ITL-MS" w:date="2016-10-19T16:04:00Z"/>
                <w:rFonts w:ascii="Calibri" w:hAnsi="Calibri"/>
                <w:color w:val="000000"/>
                <w:sz w:val="16"/>
                <w:szCs w:val="16"/>
              </w:rPr>
            </w:pPr>
            <w:ins w:id="1561" w:author="Johnson, David M ERDC-RDE-ITL-MS" w:date="2016-10-19T16:04:00Z">
              <w:r>
                <w:rPr>
                  <w:rFonts w:ascii="Calibri" w:hAnsi="Calibri"/>
                  <w:color w:val="000000"/>
                  <w:sz w:val="16"/>
                  <w:szCs w:val="16"/>
                </w:rPr>
                <w:t>PLOT_DATE</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562" w:author="Johnson, David M ERDC-RDE-ITL-MS" w:date="2016-10-19T16:04:00Z"/>
                <w:rFonts w:ascii="Calibri" w:hAnsi="Calibri"/>
                <w:color w:val="000000"/>
                <w:sz w:val="16"/>
                <w:szCs w:val="16"/>
              </w:rPr>
            </w:pPr>
            <w:ins w:id="1563" w:author="Johnson, David M ERDC-RDE-ITL-MS" w:date="2016-10-19T16:04:00Z">
              <w:r>
                <w:rPr>
                  <w:rFonts w:ascii="Calibri" w:hAnsi="Calibri"/>
                  <w:color w:val="000000"/>
                  <w:sz w:val="16"/>
                  <w:szCs w:val="16"/>
                </w:rPr>
                <w:t>TEXT</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564" w:author="Johnson, David M ERDC-RDE-ITL-MS" w:date="2016-10-19T16:04:00Z"/>
                <w:rFonts w:ascii="Calibri" w:hAnsi="Calibri"/>
                <w:color w:val="000000"/>
                <w:sz w:val="16"/>
                <w:szCs w:val="16"/>
              </w:rPr>
            </w:pPr>
            <w:ins w:id="1565" w:author="Johnson, David M ERDC-RDE-ITL-MS" w:date="2016-10-19T16:04:00Z">
              <w:r>
                <w:rPr>
                  <w:rFonts w:ascii="Calibri" w:hAnsi="Calibri"/>
                  <w:color w:val="000000"/>
                  <w:sz w:val="16"/>
                  <w:szCs w:val="16"/>
                </w:rPr>
                <w:t> </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566" w:author="Johnson, David M ERDC-RDE-ITL-MS" w:date="2016-10-19T16:04:00Z"/>
                <w:rFonts w:ascii="Calibri" w:hAnsi="Calibri"/>
                <w:color w:val="000000"/>
                <w:sz w:val="16"/>
                <w:szCs w:val="16"/>
              </w:rPr>
            </w:pPr>
            <w:ins w:id="1567" w:author="Johnson, David M ERDC-RDE-ITL-MS" w:date="2016-10-19T16:04:00Z">
              <w:r>
                <w:rPr>
                  <w:rFonts w:ascii="Calibri" w:hAnsi="Calibri"/>
                  <w:color w:val="000000"/>
                  <w:sz w:val="16"/>
                  <w:szCs w:val="16"/>
                </w:rPr>
                <w:t>7</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568" w:author="Johnson, David M ERDC-RDE-ITL-MS" w:date="2016-10-19T16:04:00Z"/>
                <w:rFonts w:ascii="Calibri" w:hAnsi="Calibri"/>
                <w:color w:val="000000"/>
                <w:sz w:val="16"/>
                <w:szCs w:val="16"/>
              </w:rPr>
            </w:pPr>
            <w:ins w:id="1569" w:author="Johnson, David M ERDC-RDE-ITL-MS" w:date="2016-10-19T16:04:00Z">
              <w:r>
                <w:rPr>
                  <w:rFonts w:ascii="Calibri" w:hAnsi="Calibri"/>
                  <w:color w:val="000000"/>
                  <w:sz w:val="16"/>
                  <w:szCs w:val="16"/>
                </w:rPr>
                <w:t>1</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570" w:author="Johnson, David M ERDC-RDE-ITL-MS" w:date="2016-10-19T16:04:00Z"/>
                <w:rFonts w:ascii="Calibri" w:hAnsi="Calibri"/>
                <w:color w:val="000000"/>
                <w:sz w:val="16"/>
                <w:szCs w:val="16"/>
              </w:rPr>
            </w:pPr>
            <w:ins w:id="1571" w:author="Johnson, David M ERDC-RDE-ITL-MS" w:date="2016-10-19T16:04:00Z">
              <w:r>
                <w:rPr>
                  <w:rFonts w:ascii="Calibri" w:hAnsi="Calibri"/>
                  <w:color w:val="000000"/>
                  <w:sz w:val="16"/>
                  <w:szCs w:val="16"/>
                </w:rPr>
                <w:t>1</w:t>
              </w:r>
            </w:ins>
          </w:p>
        </w:tc>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572" w:author="Johnson, David M ERDC-RDE-ITL-MS" w:date="2016-10-19T16:04:00Z"/>
                <w:rFonts w:ascii="Calibri" w:hAnsi="Calibri"/>
                <w:color w:val="000000"/>
                <w:sz w:val="16"/>
                <w:szCs w:val="16"/>
              </w:rPr>
            </w:pPr>
            <w:proofErr w:type="spellStart"/>
            <w:ins w:id="1573" w:author="Johnson, David M ERDC-RDE-ITL-MS" w:date="2016-10-19T16:04:00Z">
              <w:r>
                <w:rPr>
                  <w:rFonts w:ascii="Calibri" w:hAnsi="Calibri"/>
                  <w:color w:val="000000"/>
                  <w:sz w:val="16"/>
                  <w:szCs w:val="16"/>
                </w:rPr>
                <w:t>USACE_Sheet</w:t>
              </w:r>
              <w:proofErr w:type="spellEnd"/>
            </w:ins>
          </w:p>
        </w:tc>
      </w:tr>
      <w:tr w:rsidR="00BA5083" w:rsidTr="00BA5083">
        <w:trPr>
          <w:trHeight w:val="300"/>
          <w:ins w:id="1574" w:author="Johnson, David M ERDC-RDE-ITL-MS" w:date="2016-10-19T16:04:00Z"/>
        </w:trPr>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575" w:author="Johnson, David M ERDC-RDE-ITL-MS" w:date="2016-10-19T16:04:00Z"/>
                <w:rFonts w:ascii="Calibri" w:hAnsi="Calibri"/>
                <w:color w:val="000000"/>
                <w:sz w:val="16"/>
                <w:szCs w:val="16"/>
              </w:rPr>
            </w:pPr>
            <w:ins w:id="1576" w:author="Johnson, David M ERDC-RDE-ITL-MS" w:date="2016-10-19T16:04:00Z">
              <w:r>
                <w:rPr>
                  <w:rFonts w:ascii="Calibri" w:hAnsi="Calibri"/>
                  <w:color w:val="000000"/>
                  <w:sz w:val="16"/>
                  <w:szCs w:val="16"/>
                </w:rPr>
                <w:t>PARAM</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577" w:author="Johnson, David M ERDC-RDE-ITL-MS" w:date="2016-10-19T16:04:00Z"/>
                <w:rFonts w:ascii="Calibri" w:hAnsi="Calibri"/>
                <w:color w:val="000000"/>
                <w:sz w:val="16"/>
                <w:szCs w:val="16"/>
              </w:rPr>
            </w:pPr>
            <w:ins w:id="1578" w:author="Johnson, David M ERDC-RDE-ITL-MS" w:date="2016-10-19T16:04:00Z">
              <w:r>
                <w:rPr>
                  <w:rFonts w:ascii="Calibri" w:hAnsi="Calibri"/>
                  <w:color w:val="000000"/>
                  <w:sz w:val="16"/>
                  <w:szCs w:val="16"/>
                </w:rPr>
                <w:t>97ab8c1e-0942-4520-b64d-9568dc7cad67</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579" w:author="Johnson, David M ERDC-RDE-ITL-MS" w:date="2016-10-19T16:04:00Z"/>
                <w:rFonts w:ascii="Calibri" w:hAnsi="Calibri"/>
                <w:color w:val="000000"/>
                <w:sz w:val="16"/>
                <w:szCs w:val="16"/>
              </w:rPr>
            </w:pPr>
            <w:proofErr w:type="spellStart"/>
            <w:ins w:id="1580" w:author="Johnson, David M ERDC-RDE-ITL-MS" w:date="2016-10-19T16:04:00Z">
              <w:r>
                <w:rPr>
                  <w:rFonts w:ascii="Calibri" w:hAnsi="Calibri"/>
                  <w:color w:val="000000"/>
                  <w:sz w:val="16"/>
                  <w:szCs w:val="16"/>
                </w:rPr>
                <w:t>Sheet_Type</w:t>
              </w:r>
              <w:proofErr w:type="spellEnd"/>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581" w:author="Johnson, David M ERDC-RDE-ITL-MS" w:date="2016-10-19T16:04:00Z"/>
                <w:rFonts w:ascii="Calibri" w:hAnsi="Calibri"/>
                <w:color w:val="000000"/>
                <w:sz w:val="16"/>
                <w:szCs w:val="16"/>
              </w:rPr>
            </w:pPr>
            <w:ins w:id="1582" w:author="Johnson, David M ERDC-RDE-ITL-MS" w:date="2016-10-19T16:04:00Z">
              <w:r>
                <w:rPr>
                  <w:rFonts w:ascii="Calibri" w:hAnsi="Calibri"/>
                  <w:color w:val="000000"/>
                  <w:sz w:val="16"/>
                  <w:szCs w:val="16"/>
                </w:rPr>
                <w:t>TEXT</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583" w:author="Johnson, David M ERDC-RDE-ITL-MS" w:date="2016-10-19T16:04:00Z"/>
                <w:rFonts w:ascii="Calibri" w:hAnsi="Calibri"/>
                <w:color w:val="000000"/>
                <w:sz w:val="16"/>
                <w:szCs w:val="16"/>
              </w:rPr>
            </w:pPr>
            <w:ins w:id="1584" w:author="Johnson, David M ERDC-RDE-ITL-MS" w:date="2016-10-19T16:04:00Z">
              <w:r>
                <w:rPr>
                  <w:rFonts w:ascii="Calibri" w:hAnsi="Calibri"/>
                  <w:color w:val="000000"/>
                  <w:sz w:val="16"/>
                  <w:szCs w:val="16"/>
                </w:rPr>
                <w:t> </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585" w:author="Johnson, David M ERDC-RDE-ITL-MS" w:date="2016-10-19T16:04:00Z"/>
                <w:rFonts w:ascii="Calibri" w:hAnsi="Calibri"/>
                <w:color w:val="000000"/>
                <w:sz w:val="16"/>
                <w:szCs w:val="16"/>
              </w:rPr>
            </w:pPr>
            <w:ins w:id="1586" w:author="Johnson, David M ERDC-RDE-ITL-MS" w:date="2016-10-19T16:04:00Z">
              <w:r>
                <w:rPr>
                  <w:rFonts w:ascii="Calibri" w:hAnsi="Calibri"/>
                  <w:color w:val="000000"/>
                  <w:sz w:val="16"/>
                  <w:szCs w:val="16"/>
                </w:rPr>
                <w:t>7</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587" w:author="Johnson, David M ERDC-RDE-ITL-MS" w:date="2016-10-19T16:04:00Z"/>
                <w:rFonts w:ascii="Calibri" w:hAnsi="Calibri"/>
                <w:color w:val="000000"/>
                <w:sz w:val="16"/>
                <w:szCs w:val="16"/>
              </w:rPr>
            </w:pPr>
            <w:ins w:id="1588" w:author="Johnson, David M ERDC-RDE-ITL-MS" w:date="2016-10-19T16:04:00Z">
              <w:r>
                <w:rPr>
                  <w:rFonts w:ascii="Calibri" w:hAnsi="Calibri"/>
                  <w:color w:val="000000"/>
                  <w:sz w:val="16"/>
                  <w:szCs w:val="16"/>
                </w:rPr>
                <w:t>1</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589" w:author="Johnson, David M ERDC-RDE-ITL-MS" w:date="2016-10-19T16:04:00Z"/>
                <w:rFonts w:ascii="Calibri" w:hAnsi="Calibri"/>
                <w:color w:val="000000"/>
                <w:sz w:val="16"/>
                <w:szCs w:val="16"/>
              </w:rPr>
            </w:pPr>
            <w:ins w:id="1590" w:author="Johnson, David M ERDC-RDE-ITL-MS" w:date="2016-10-19T16:04:00Z">
              <w:r>
                <w:rPr>
                  <w:rFonts w:ascii="Calibri" w:hAnsi="Calibri"/>
                  <w:color w:val="000000"/>
                  <w:sz w:val="16"/>
                  <w:szCs w:val="16"/>
                </w:rPr>
                <w:t>1</w:t>
              </w:r>
            </w:ins>
          </w:p>
        </w:tc>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591" w:author="Johnson, David M ERDC-RDE-ITL-MS" w:date="2016-10-19T16:04:00Z"/>
                <w:rFonts w:ascii="Calibri" w:hAnsi="Calibri"/>
                <w:color w:val="000000"/>
                <w:sz w:val="16"/>
                <w:szCs w:val="16"/>
              </w:rPr>
            </w:pPr>
            <w:proofErr w:type="spellStart"/>
            <w:ins w:id="1592" w:author="Johnson, David M ERDC-RDE-ITL-MS" w:date="2016-10-19T16:04:00Z">
              <w:r>
                <w:rPr>
                  <w:rFonts w:ascii="Calibri" w:hAnsi="Calibri"/>
                  <w:color w:val="000000"/>
                  <w:sz w:val="16"/>
                  <w:szCs w:val="16"/>
                </w:rPr>
                <w:t>USACE_Sheet</w:t>
              </w:r>
              <w:proofErr w:type="spellEnd"/>
            </w:ins>
          </w:p>
        </w:tc>
      </w:tr>
      <w:tr w:rsidR="00BA5083" w:rsidTr="00BA5083">
        <w:trPr>
          <w:trHeight w:val="300"/>
          <w:ins w:id="1593" w:author="Johnson, David M ERDC-RDE-ITL-MS" w:date="2016-10-19T16:04:00Z"/>
        </w:trPr>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594" w:author="Johnson, David M ERDC-RDE-ITL-MS" w:date="2016-10-19T16:04:00Z"/>
                <w:rFonts w:ascii="Calibri" w:hAnsi="Calibri"/>
                <w:color w:val="000000"/>
                <w:sz w:val="16"/>
                <w:szCs w:val="16"/>
              </w:rPr>
            </w:pPr>
            <w:ins w:id="1595" w:author="Johnson, David M ERDC-RDE-ITL-MS" w:date="2016-10-19T16:04:00Z">
              <w:r>
                <w:rPr>
                  <w:rFonts w:ascii="Calibri" w:hAnsi="Calibri"/>
                  <w:color w:val="000000"/>
                  <w:sz w:val="16"/>
                  <w:szCs w:val="16"/>
                </w:rPr>
                <w:t>PARAM</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596" w:author="Johnson, David M ERDC-RDE-ITL-MS" w:date="2016-10-19T16:04:00Z"/>
                <w:rFonts w:ascii="Calibri" w:hAnsi="Calibri"/>
                <w:color w:val="000000"/>
                <w:sz w:val="16"/>
                <w:szCs w:val="16"/>
              </w:rPr>
            </w:pPr>
            <w:ins w:id="1597" w:author="Johnson, David M ERDC-RDE-ITL-MS" w:date="2016-10-19T16:04:00Z">
              <w:r>
                <w:rPr>
                  <w:rFonts w:ascii="Calibri" w:hAnsi="Calibri"/>
                  <w:color w:val="000000"/>
                  <w:sz w:val="16"/>
                  <w:szCs w:val="16"/>
                </w:rPr>
                <w:t>020d1a2a-964b-4d08-bc6e-b0aed6ab2fb0</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598" w:author="Johnson, David M ERDC-RDE-ITL-MS" w:date="2016-10-19T16:04:00Z"/>
                <w:rFonts w:ascii="Calibri" w:hAnsi="Calibri"/>
                <w:color w:val="000000"/>
                <w:sz w:val="16"/>
                <w:szCs w:val="16"/>
              </w:rPr>
            </w:pPr>
            <w:ins w:id="1599" w:author="Johnson, David M ERDC-RDE-ITL-MS" w:date="2016-10-19T16:04:00Z">
              <w:r>
                <w:rPr>
                  <w:rFonts w:ascii="Calibri" w:hAnsi="Calibri"/>
                  <w:color w:val="000000"/>
                  <w:sz w:val="16"/>
                  <w:szCs w:val="16"/>
                </w:rPr>
                <w:t>SUBMITTED_BY</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600" w:author="Johnson, David M ERDC-RDE-ITL-MS" w:date="2016-10-19T16:04:00Z"/>
                <w:rFonts w:ascii="Calibri" w:hAnsi="Calibri"/>
                <w:color w:val="000000"/>
                <w:sz w:val="16"/>
                <w:szCs w:val="16"/>
              </w:rPr>
            </w:pPr>
            <w:ins w:id="1601" w:author="Johnson, David M ERDC-RDE-ITL-MS" w:date="2016-10-19T16:04:00Z">
              <w:r>
                <w:rPr>
                  <w:rFonts w:ascii="Calibri" w:hAnsi="Calibri"/>
                  <w:color w:val="000000"/>
                  <w:sz w:val="16"/>
                  <w:szCs w:val="16"/>
                </w:rPr>
                <w:t>TEXT</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602" w:author="Johnson, David M ERDC-RDE-ITL-MS" w:date="2016-10-19T16:04:00Z"/>
                <w:rFonts w:ascii="Calibri" w:hAnsi="Calibri"/>
                <w:color w:val="000000"/>
                <w:sz w:val="16"/>
                <w:szCs w:val="16"/>
              </w:rPr>
            </w:pPr>
            <w:ins w:id="1603" w:author="Johnson, David M ERDC-RDE-ITL-MS" w:date="2016-10-19T16:04:00Z">
              <w:r>
                <w:rPr>
                  <w:rFonts w:ascii="Calibri" w:hAnsi="Calibri"/>
                  <w:color w:val="000000"/>
                  <w:sz w:val="16"/>
                  <w:szCs w:val="16"/>
                </w:rPr>
                <w:t> </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604" w:author="Johnson, David M ERDC-RDE-ITL-MS" w:date="2016-10-19T16:04:00Z"/>
                <w:rFonts w:ascii="Calibri" w:hAnsi="Calibri"/>
                <w:color w:val="000000"/>
                <w:sz w:val="16"/>
                <w:szCs w:val="16"/>
              </w:rPr>
            </w:pPr>
            <w:ins w:id="1605" w:author="Johnson, David M ERDC-RDE-ITL-MS" w:date="2016-10-19T16:04:00Z">
              <w:r>
                <w:rPr>
                  <w:rFonts w:ascii="Calibri" w:hAnsi="Calibri"/>
                  <w:color w:val="000000"/>
                  <w:sz w:val="16"/>
                  <w:szCs w:val="16"/>
                </w:rPr>
                <w:t>7</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606" w:author="Johnson, David M ERDC-RDE-ITL-MS" w:date="2016-10-19T16:04:00Z"/>
                <w:rFonts w:ascii="Calibri" w:hAnsi="Calibri"/>
                <w:color w:val="000000"/>
                <w:sz w:val="16"/>
                <w:szCs w:val="16"/>
              </w:rPr>
            </w:pPr>
            <w:ins w:id="1607" w:author="Johnson, David M ERDC-RDE-ITL-MS" w:date="2016-10-19T16:04:00Z">
              <w:r>
                <w:rPr>
                  <w:rFonts w:ascii="Calibri" w:hAnsi="Calibri"/>
                  <w:color w:val="000000"/>
                  <w:sz w:val="16"/>
                  <w:szCs w:val="16"/>
                </w:rPr>
                <w:t>1</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608" w:author="Johnson, David M ERDC-RDE-ITL-MS" w:date="2016-10-19T16:04:00Z"/>
                <w:rFonts w:ascii="Calibri" w:hAnsi="Calibri"/>
                <w:color w:val="000000"/>
                <w:sz w:val="16"/>
                <w:szCs w:val="16"/>
              </w:rPr>
            </w:pPr>
            <w:ins w:id="1609" w:author="Johnson, David M ERDC-RDE-ITL-MS" w:date="2016-10-19T16:04:00Z">
              <w:r>
                <w:rPr>
                  <w:rFonts w:ascii="Calibri" w:hAnsi="Calibri"/>
                  <w:color w:val="000000"/>
                  <w:sz w:val="16"/>
                  <w:szCs w:val="16"/>
                </w:rPr>
                <w:t>1</w:t>
              </w:r>
            </w:ins>
          </w:p>
        </w:tc>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610" w:author="Johnson, David M ERDC-RDE-ITL-MS" w:date="2016-10-19T16:04:00Z"/>
                <w:rFonts w:ascii="Calibri" w:hAnsi="Calibri"/>
                <w:color w:val="000000"/>
                <w:sz w:val="16"/>
                <w:szCs w:val="16"/>
              </w:rPr>
            </w:pPr>
            <w:proofErr w:type="spellStart"/>
            <w:ins w:id="1611" w:author="Johnson, David M ERDC-RDE-ITL-MS" w:date="2016-10-19T16:04:00Z">
              <w:r>
                <w:rPr>
                  <w:rFonts w:ascii="Calibri" w:hAnsi="Calibri"/>
                  <w:color w:val="000000"/>
                  <w:sz w:val="16"/>
                  <w:szCs w:val="16"/>
                </w:rPr>
                <w:t>USACE_Sheet</w:t>
              </w:r>
              <w:proofErr w:type="spellEnd"/>
            </w:ins>
          </w:p>
        </w:tc>
      </w:tr>
      <w:tr w:rsidR="00BA5083" w:rsidTr="00BA5083">
        <w:trPr>
          <w:trHeight w:val="300"/>
          <w:ins w:id="1612" w:author="Johnson, David M ERDC-RDE-ITL-MS" w:date="2016-10-19T16:04:00Z"/>
        </w:trPr>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613" w:author="Johnson, David M ERDC-RDE-ITL-MS" w:date="2016-10-19T16:04:00Z"/>
                <w:rFonts w:ascii="Calibri" w:hAnsi="Calibri"/>
                <w:color w:val="000000"/>
                <w:sz w:val="16"/>
                <w:szCs w:val="16"/>
              </w:rPr>
            </w:pPr>
            <w:ins w:id="1614" w:author="Johnson, David M ERDC-RDE-ITL-MS" w:date="2016-10-19T16:04:00Z">
              <w:r>
                <w:rPr>
                  <w:rFonts w:ascii="Calibri" w:hAnsi="Calibri"/>
                  <w:color w:val="000000"/>
                  <w:sz w:val="16"/>
                  <w:szCs w:val="16"/>
                </w:rPr>
                <w:t>PARAM</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615" w:author="Johnson, David M ERDC-RDE-ITL-MS" w:date="2016-10-19T16:04:00Z"/>
                <w:rFonts w:ascii="Calibri" w:hAnsi="Calibri"/>
                <w:color w:val="000000"/>
                <w:sz w:val="16"/>
                <w:szCs w:val="16"/>
              </w:rPr>
            </w:pPr>
            <w:ins w:id="1616" w:author="Johnson, David M ERDC-RDE-ITL-MS" w:date="2016-10-19T16:04:00Z">
              <w:r>
                <w:rPr>
                  <w:rFonts w:ascii="Calibri" w:hAnsi="Calibri"/>
                  <w:color w:val="000000"/>
                  <w:sz w:val="16"/>
                  <w:szCs w:val="16"/>
                </w:rPr>
                <w:t>209cee37-c170-4709-b4ef-343ab00773f7</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617" w:author="Johnson, David M ERDC-RDE-ITL-MS" w:date="2016-10-19T16:04:00Z"/>
                <w:rFonts w:ascii="Calibri" w:hAnsi="Calibri"/>
                <w:color w:val="000000"/>
                <w:sz w:val="16"/>
                <w:szCs w:val="16"/>
              </w:rPr>
            </w:pPr>
            <w:ins w:id="1618" w:author="Johnson, David M ERDC-RDE-ITL-MS" w:date="2016-10-19T16:04:00Z">
              <w:r>
                <w:rPr>
                  <w:rFonts w:ascii="Calibri" w:hAnsi="Calibri"/>
                  <w:color w:val="000000"/>
                  <w:sz w:val="16"/>
                  <w:szCs w:val="16"/>
                </w:rPr>
                <w:t>SHEET_TITLE_1</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619" w:author="Johnson, David M ERDC-RDE-ITL-MS" w:date="2016-10-19T16:04:00Z"/>
                <w:rFonts w:ascii="Calibri" w:hAnsi="Calibri"/>
                <w:color w:val="000000"/>
                <w:sz w:val="16"/>
                <w:szCs w:val="16"/>
              </w:rPr>
            </w:pPr>
            <w:ins w:id="1620" w:author="Johnson, David M ERDC-RDE-ITL-MS" w:date="2016-10-19T16:04:00Z">
              <w:r>
                <w:rPr>
                  <w:rFonts w:ascii="Calibri" w:hAnsi="Calibri"/>
                  <w:color w:val="000000"/>
                  <w:sz w:val="16"/>
                  <w:szCs w:val="16"/>
                </w:rPr>
                <w:t>TEXT</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621" w:author="Johnson, David M ERDC-RDE-ITL-MS" w:date="2016-10-19T16:04:00Z"/>
                <w:rFonts w:ascii="Calibri" w:hAnsi="Calibri"/>
                <w:color w:val="000000"/>
                <w:sz w:val="16"/>
                <w:szCs w:val="16"/>
              </w:rPr>
            </w:pPr>
            <w:ins w:id="1622" w:author="Johnson, David M ERDC-RDE-ITL-MS" w:date="2016-10-19T16:04:00Z">
              <w:r>
                <w:rPr>
                  <w:rFonts w:ascii="Calibri" w:hAnsi="Calibri"/>
                  <w:color w:val="000000"/>
                  <w:sz w:val="16"/>
                  <w:szCs w:val="16"/>
                </w:rPr>
                <w:t> </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623" w:author="Johnson, David M ERDC-RDE-ITL-MS" w:date="2016-10-19T16:04:00Z"/>
                <w:rFonts w:ascii="Calibri" w:hAnsi="Calibri"/>
                <w:color w:val="000000"/>
                <w:sz w:val="16"/>
                <w:szCs w:val="16"/>
              </w:rPr>
            </w:pPr>
            <w:ins w:id="1624" w:author="Johnson, David M ERDC-RDE-ITL-MS" w:date="2016-10-19T16:04:00Z">
              <w:r>
                <w:rPr>
                  <w:rFonts w:ascii="Calibri" w:hAnsi="Calibri"/>
                  <w:color w:val="000000"/>
                  <w:sz w:val="16"/>
                  <w:szCs w:val="16"/>
                </w:rPr>
                <w:t>7</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625" w:author="Johnson, David M ERDC-RDE-ITL-MS" w:date="2016-10-19T16:04:00Z"/>
                <w:rFonts w:ascii="Calibri" w:hAnsi="Calibri"/>
                <w:color w:val="000000"/>
                <w:sz w:val="16"/>
                <w:szCs w:val="16"/>
              </w:rPr>
            </w:pPr>
            <w:ins w:id="1626" w:author="Johnson, David M ERDC-RDE-ITL-MS" w:date="2016-10-19T16:04:00Z">
              <w:r>
                <w:rPr>
                  <w:rFonts w:ascii="Calibri" w:hAnsi="Calibri"/>
                  <w:color w:val="000000"/>
                  <w:sz w:val="16"/>
                  <w:szCs w:val="16"/>
                </w:rPr>
                <w:t>1</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627" w:author="Johnson, David M ERDC-RDE-ITL-MS" w:date="2016-10-19T16:04:00Z"/>
                <w:rFonts w:ascii="Calibri" w:hAnsi="Calibri"/>
                <w:color w:val="000000"/>
                <w:sz w:val="16"/>
                <w:szCs w:val="16"/>
              </w:rPr>
            </w:pPr>
            <w:ins w:id="1628" w:author="Johnson, David M ERDC-RDE-ITL-MS" w:date="2016-10-19T16:04:00Z">
              <w:r>
                <w:rPr>
                  <w:rFonts w:ascii="Calibri" w:hAnsi="Calibri"/>
                  <w:color w:val="000000"/>
                  <w:sz w:val="16"/>
                  <w:szCs w:val="16"/>
                </w:rPr>
                <w:t>1</w:t>
              </w:r>
            </w:ins>
          </w:p>
        </w:tc>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629" w:author="Johnson, David M ERDC-RDE-ITL-MS" w:date="2016-10-19T16:04:00Z"/>
                <w:rFonts w:ascii="Calibri" w:hAnsi="Calibri"/>
                <w:color w:val="000000"/>
                <w:sz w:val="16"/>
                <w:szCs w:val="16"/>
              </w:rPr>
            </w:pPr>
            <w:proofErr w:type="spellStart"/>
            <w:ins w:id="1630" w:author="Johnson, David M ERDC-RDE-ITL-MS" w:date="2016-10-19T16:04:00Z">
              <w:r>
                <w:rPr>
                  <w:rFonts w:ascii="Calibri" w:hAnsi="Calibri"/>
                  <w:color w:val="000000"/>
                  <w:sz w:val="16"/>
                  <w:szCs w:val="16"/>
                </w:rPr>
                <w:t>USACE_Sheet</w:t>
              </w:r>
              <w:proofErr w:type="spellEnd"/>
            </w:ins>
          </w:p>
        </w:tc>
      </w:tr>
      <w:tr w:rsidR="00BA5083" w:rsidTr="00BA5083">
        <w:trPr>
          <w:trHeight w:val="300"/>
          <w:ins w:id="1631" w:author="Johnson, David M ERDC-RDE-ITL-MS" w:date="2016-10-19T16:04:00Z"/>
        </w:trPr>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632" w:author="Johnson, David M ERDC-RDE-ITL-MS" w:date="2016-10-19T16:04:00Z"/>
                <w:rFonts w:ascii="Calibri" w:hAnsi="Calibri"/>
                <w:color w:val="000000"/>
                <w:sz w:val="16"/>
                <w:szCs w:val="16"/>
              </w:rPr>
            </w:pPr>
            <w:ins w:id="1633" w:author="Johnson, David M ERDC-RDE-ITL-MS" w:date="2016-10-19T16:04:00Z">
              <w:r>
                <w:rPr>
                  <w:rFonts w:ascii="Calibri" w:hAnsi="Calibri"/>
                  <w:color w:val="000000"/>
                  <w:sz w:val="16"/>
                  <w:szCs w:val="16"/>
                </w:rPr>
                <w:t>PARAM</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634" w:author="Johnson, David M ERDC-RDE-ITL-MS" w:date="2016-10-19T16:04:00Z"/>
                <w:rFonts w:ascii="Calibri" w:hAnsi="Calibri"/>
                <w:color w:val="000000"/>
                <w:sz w:val="16"/>
                <w:szCs w:val="16"/>
              </w:rPr>
            </w:pPr>
            <w:ins w:id="1635" w:author="Johnson, David M ERDC-RDE-ITL-MS" w:date="2016-10-19T16:04:00Z">
              <w:r>
                <w:rPr>
                  <w:rFonts w:ascii="Calibri" w:hAnsi="Calibri"/>
                  <w:color w:val="000000"/>
                  <w:sz w:val="16"/>
                  <w:szCs w:val="16"/>
                </w:rPr>
                <w:t>d75b9067-67b1-4cc8-b738-7c659a90eeb7</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636" w:author="Johnson, David M ERDC-RDE-ITL-MS" w:date="2016-10-19T16:04:00Z"/>
                <w:rFonts w:ascii="Calibri" w:hAnsi="Calibri"/>
                <w:color w:val="000000"/>
                <w:sz w:val="16"/>
                <w:szCs w:val="16"/>
              </w:rPr>
            </w:pPr>
            <w:ins w:id="1637" w:author="Johnson, David M ERDC-RDE-ITL-MS" w:date="2016-10-19T16:04:00Z">
              <w:r>
                <w:rPr>
                  <w:rFonts w:ascii="Calibri" w:hAnsi="Calibri"/>
                  <w:color w:val="000000"/>
                  <w:sz w:val="16"/>
                  <w:szCs w:val="16"/>
                </w:rPr>
                <w:t>SHEET_SCALE</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638" w:author="Johnson, David M ERDC-RDE-ITL-MS" w:date="2016-10-19T16:04:00Z"/>
                <w:rFonts w:ascii="Calibri" w:hAnsi="Calibri"/>
                <w:color w:val="000000"/>
                <w:sz w:val="16"/>
                <w:szCs w:val="16"/>
              </w:rPr>
            </w:pPr>
            <w:ins w:id="1639" w:author="Johnson, David M ERDC-RDE-ITL-MS" w:date="2016-10-19T16:04:00Z">
              <w:r>
                <w:rPr>
                  <w:rFonts w:ascii="Calibri" w:hAnsi="Calibri"/>
                  <w:color w:val="000000"/>
                  <w:sz w:val="16"/>
                  <w:szCs w:val="16"/>
                </w:rPr>
                <w:t>TEXT</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640" w:author="Johnson, David M ERDC-RDE-ITL-MS" w:date="2016-10-19T16:04:00Z"/>
                <w:rFonts w:ascii="Calibri" w:hAnsi="Calibri"/>
                <w:color w:val="000000"/>
                <w:sz w:val="16"/>
                <w:szCs w:val="16"/>
              </w:rPr>
            </w:pPr>
            <w:ins w:id="1641" w:author="Johnson, David M ERDC-RDE-ITL-MS" w:date="2016-10-19T16:04:00Z">
              <w:r>
                <w:rPr>
                  <w:rFonts w:ascii="Calibri" w:hAnsi="Calibri"/>
                  <w:color w:val="000000"/>
                  <w:sz w:val="16"/>
                  <w:szCs w:val="16"/>
                </w:rPr>
                <w:t> </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642" w:author="Johnson, David M ERDC-RDE-ITL-MS" w:date="2016-10-19T16:04:00Z"/>
                <w:rFonts w:ascii="Calibri" w:hAnsi="Calibri"/>
                <w:color w:val="000000"/>
                <w:sz w:val="16"/>
                <w:szCs w:val="16"/>
              </w:rPr>
            </w:pPr>
            <w:ins w:id="1643" w:author="Johnson, David M ERDC-RDE-ITL-MS" w:date="2016-10-19T16:04:00Z">
              <w:r>
                <w:rPr>
                  <w:rFonts w:ascii="Calibri" w:hAnsi="Calibri"/>
                  <w:color w:val="000000"/>
                  <w:sz w:val="16"/>
                  <w:szCs w:val="16"/>
                </w:rPr>
                <w:t>7</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644" w:author="Johnson, David M ERDC-RDE-ITL-MS" w:date="2016-10-19T16:04:00Z"/>
                <w:rFonts w:ascii="Calibri" w:hAnsi="Calibri"/>
                <w:color w:val="000000"/>
                <w:sz w:val="16"/>
                <w:szCs w:val="16"/>
              </w:rPr>
            </w:pPr>
            <w:ins w:id="1645" w:author="Johnson, David M ERDC-RDE-ITL-MS" w:date="2016-10-19T16:04:00Z">
              <w:r>
                <w:rPr>
                  <w:rFonts w:ascii="Calibri" w:hAnsi="Calibri"/>
                  <w:color w:val="000000"/>
                  <w:sz w:val="16"/>
                  <w:szCs w:val="16"/>
                </w:rPr>
                <w:t>1</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646" w:author="Johnson, David M ERDC-RDE-ITL-MS" w:date="2016-10-19T16:04:00Z"/>
                <w:rFonts w:ascii="Calibri" w:hAnsi="Calibri"/>
                <w:color w:val="000000"/>
                <w:sz w:val="16"/>
                <w:szCs w:val="16"/>
              </w:rPr>
            </w:pPr>
            <w:ins w:id="1647" w:author="Johnson, David M ERDC-RDE-ITL-MS" w:date="2016-10-19T16:04:00Z">
              <w:r>
                <w:rPr>
                  <w:rFonts w:ascii="Calibri" w:hAnsi="Calibri"/>
                  <w:color w:val="000000"/>
                  <w:sz w:val="16"/>
                  <w:szCs w:val="16"/>
                </w:rPr>
                <w:t>1</w:t>
              </w:r>
            </w:ins>
          </w:p>
        </w:tc>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648" w:author="Johnson, David M ERDC-RDE-ITL-MS" w:date="2016-10-19T16:04:00Z"/>
                <w:rFonts w:ascii="Calibri" w:hAnsi="Calibri"/>
                <w:color w:val="000000"/>
                <w:sz w:val="16"/>
                <w:szCs w:val="16"/>
              </w:rPr>
            </w:pPr>
            <w:proofErr w:type="spellStart"/>
            <w:ins w:id="1649" w:author="Johnson, David M ERDC-RDE-ITL-MS" w:date="2016-10-19T16:04:00Z">
              <w:r>
                <w:rPr>
                  <w:rFonts w:ascii="Calibri" w:hAnsi="Calibri"/>
                  <w:color w:val="000000"/>
                  <w:sz w:val="16"/>
                  <w:szCs w:val="16"/>
                </w:rPr>
                <w:t>USACE_Sheet</w:t>
              </w:r>
              <w:proofErr w:type="spellEnd"/>
            </w:ins>
          </w:p>
        </w:tc>
      </w:tr>
      <w:tr w:rsidR="00BA5083" w:rsidTr="00BA5083">
        <w:trPr>
          <w:trHeight w:val="300"/>
          <w:ins w:id="1650" w:author="Johnson, David M ERDC-RDE-ITL-MS" w:date="2016-10-19T16:04:00Z"/>
        </w:trPr>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651" w:author="Johnson, David M ERDC-RDE-ITL-MS" w:date="2016-10-19T16:04:00Z"/>
                <w:rFonts w:ascii="Calibri" w:hAnsi="Calibri"/>
                <w:color w:val="000000"/>
                <w:sz w:val="16"/>
                <w:szCs w:val="16"/>
              </w:rPr>
            </w:pPr>
            <w:ins w:id="1652" w:author="Johnson, David M ERDC-RDE-ITL-MS" w:date="2016-10-19T16:04:00Z">
              <w:r>
                <w:rPr>
                  <w:rFonts w:ascii="Calibri" w:hAnsi="Calibri"/>
                  <w:color w:val="000000"/>
                  <w:sz w:val="16"/>
                  <w:szCs w:val="16"/>
                </w:rPr>
                <w:t>PARAM</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653" w:author="Johnson, David M ERDC-RDE-ITL-MS" w:date="2016-10-19T16:04:00Z"/>
                <w:rFonts w:ascii="Calibri" w:hAnsi="Calibri"/>
                <w:color w:val="000000"/>
                <w:sz w:val="16"/>
                <w:szCs w:val="16"/>
              </w:rPr>
            </w:pPr>
            <w:ins w:id="1654" w:author="Johnson, David M ERDC-RDE-ITL-MS" w:date="2016-10-19T16:04:00Z">
              <w:r>
                <w:rPr>
                  <w:rFonts w:ascii="Calibri" w:hAnsi="Calibri"/>
                  <w:color w:val="000000"/>
                  <w:sz w:val="16"/>
                  <w:szCs w:val="16"/>
                </w:rPr>
                <w:t>295adf67-de24-47a0-b7fb-888fd60724aa</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655" w:author="Johnson, David M ERDC-RDE-ITL-MS" w:date="2016-10-19T16:04:00Z"/>
                <w:rFonts w:ascii="Calibri" w:hAnsi="Calibri"/>
                <w:color w:val="000000"/>
                <w:sz w:val="16"/>
                <w:szCs w:val="16"/>
              </w:rPr>
            </w:pPr>
            <w:ins w:id="1656" w:author="Johnson, David M ERDC-RDE-ITL-MS" w:date="2016-10-19T16:04:00Z">
              <w:r>
                <w:rPr>
                  <w:rFonts w:ascii="Calibri" w:hAnsi="Calibri"/>
                  <w:color w:val="000000"/>
                  <w:sz w:val="16"/>
                  <w:szCs w:val="16"/>
                </w:rPr>
                <w:t>SHEET_NO</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657" w:author="Johnson, David M ERDC-RDE-ITL-MS" w:date="2016-10-19T16:04:00Z"/>
                <w:rFonts w:ascii="Calibri" w:hAnsi="Calibri"/>
                <w:color w:val="000000"/>
                <w:sz w:val="16"/>
                <w:szCs w:val="16"/>
              </w:rPr>
            </w:pPr>
            <w:ins w:id="1658" w:author="Johnson, David M ERDC-RDE-ITL-MS" w:date="2016-10-19T16:04:00Z">
              <w:r>
                <w:rPr>
                  <w:rFonts w:ascii="Calibri" w:hAnsi="Calibri"/>
                  <w:color w:val="000000"/>
                  <w:sz w:val="16"/>
                  <w:szCs w:val="16"/>
                </w:rPr>
                <w:t>INTEGER</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659" w:author="Johnson, David M ERDC-RDE-ITL-MS" w:date="2016-10-19T16:04:00Z"/>
                <w:rFonts w:ascii="Calibri" w:hAnsi="Calibri"/>
                <w:color w:val="000000"/>
                <w:sz w:val="16"/>
                <w:szCs w:val="16"/>
              </w:rPr>
            </w:pPr>
            <w:ins w:id="1660" w:author="Johnson, David M ERDC-RDE-ITL-MS" w:date="2016-10-19T16:04:00Z">
              <w:r>
                <w:rPr>
                  <w:rFonts w:ascii="Calibri" w:hAnsi="Calibri"/>
                  <w:color w:val="000000"/>
                  <w:sz w:val="16"/>
                  <w:szCs w:val="16"/>
                </w:rPr>
                <w:t> </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661" w:author="Johnson, David M ERDC-RDE-ITL-MS" w:date="2016-10-19T16:04:00Z"/>
                <w:rFonts w:ascii="Calibri" w:hAnsi="Calibri"/>
                <w:color w:val="000000"/>
                <w:sz w:val="16"/>
                <w:szCs w:val="16"/>
              </w:rPr>
            </w:pPr>
            <w:ins w:id="1662" w:author="Johnson, David M ERDC-RDE-ITL-MS" w:date="2016-10-19T16:04:00Z">
              <w:r>
                <w:rPr>
                  <w:rFonts w:ascii="Calibri" w:hAnsi="Calibri"/>
                  <w:color w:val="000000"/>
                  <w:sz w:val="16"/>
                  <w:szCs w:val="16"/>
                </w:rPr>
                <w:t>7</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663" w:author="Johnson, David M ERDC-RDE-ITL-MS" w:date="2016-10-19T16:04:00Z"/>
                <w:rFonts w:ascii="Calibri" w:hAnsi="Calibri"/>
                <w:color w:val="000000"/>
                <w:sz w:val="16"/>
                <w:szCs w:val="16"/>
              </w:rPr>
            </w:pPr>
            <w:ins w:id="1664" w:author="Johnson, David M ERDC-RDE-ITL-MS" w:date="2016-10-19T16:04:00Z">
              <w:r>
                <w:rPr>
                  <w:rFonts w:ascii="Calibri" w:hAnsi="Calibri"/>
                  <w:color w:val="000000"/>
                  <w:sz w:val="16"/>
                  <w:szCs w:val="16"/>
                </w:rPr>
                <w:t>1</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665" w:author="Johnson, David M ERDC-RDE-ITL-MS" w:date="2016-10-19T16:04:00Z"/>
                <w:rFonts w:ascii="Calibri" w:hAnsi="Calibri"/>
                <w:color w:val="000000"/>
                <w:sz w:val="16"/>
                <w:szCs w:val="16"/>
              </w:rPr>
            </w:pPr>
            <w:ins w:id="1666" w:author="Johnson, David M ERDC-RDE-ITL-MS" w:date="2016-10-19T16:04:00Z">
              <w:r>
                <w:rPr>
                  <w:rFonts w:ascii="Calibri" w:hAnsi="Calibri"/>
                  <w:color w:val="000000"/>
                  <w:sz w:val="16"/>
                  <w:szCs w:val="16"/>
                </w:rPr>
                <w:t>1</w:t>
              </w:r>
            </w:ins>
          </w:p>
        </w:tc>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667" w:author="Johnson, David M ERDC-RDE-ITL-MS" w:date="2016-10-19T16:04:00Z"/>
                <w:rFonts w:ascii="Calibri" w:hAnsi="Calibri"/>
                <w:color w:val="000000"/>
                <w:sz w:val="16"/>
                <w:szCs w:val="16"/>
              </w:rPr>
            </w:pPr>
            <w:proofErr w:type="spellStart"/>
            <w:ins w:id="1668" w:author="Johnson, David M ERDC-RDE-ITL-MS" w:date="2016-10-19T16:04:00Z">
              <w:r>
                <w:rPr>
                  <w:rFonts w:ascii="Calibri" w:hAnsi="Calibri"/>
                  <w:color w:val="000000"/>
                  <w:sz w:val="16"/>
                  <w:szCs w:val="16"/>
                </w:rPr>
                <w:t>USACE_Sheet</w:t>
              </w:r>
              <w:proofErr w:type="spellEnd"/>
            </w:ins>
          </w:p>
        </w:tc>
      </w:tr>
      <w:tr w:rsidR="00BA5083" w:rsidTr="00BA5083">
        <w:trPr>
          <w:trHeight w:val="300"/>
          <w:ins w:id="1669" w:author="Johnson, David M ERDC-RDE-ITL-MS" w:date="2016-10-19T16:04:00Z"/>
        </w:trPr>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670" w:author="Johnson, David M ERDC-RDE-ITL-MS" w:date="2016-10-19T16:04:00Z"/>
                <w:rFonts w:ascii="Calibri" w:hAnsi="Calibri"/>
                <w:color w:val="000000"/>
                <w:sz w:val="16"/>
                <w:szCs w:val="16"/>
              </w:rPr>
            </w:pPr>
            <w:ins w:id="1671" w:author="Johnson, David M ERDC-RDE-ITL-MS" w:date="2016-10-19T16:04:00Z">
              <w:r>
                <w:rPr>
                  <w:rFonts w:ascii="Calibri" w:hAnsi="Calibri"/>
                  <w:color w:val="000000"/>
                  <w:sz w:val="16"/>
                  <w:szCs w:val="16"/>
                </w:rPr>
                <w:t>PARAM</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672" w:author="Johnson, David M ERDC-RDE-ITL-MS" w:date="2016-10-19T16:04:00Z"/>
                <w:rFonts w:ascii="Calibri" w:hAnsi="Calibri"/>
                <w:color w:val="000000"/>
                <w:sz w:val="16"/>
                <w:szCs w:val="16"/>
              </w:rPr>
            </w:pPr>
            <w:ins w:id="1673" w:author="Johnson, David M ERDC-RDE-ITL-MS" w:date="2016-10-19T16:04:00Z">
              <w:r>
                <w:rPr>
                  <w:rFonts w:ascii="Calibri" w:hAnsi="Calibri"/>
                  <w:color w:val="000000"/>
                  <w:sz w:val="16"/>
                  <w:szCs w:val="16"/>
                </w:rPr>
                <w:t>d766a569-c8b4-4dca-bcd2-eeaa307f2abc</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674" w:author="Johnson, David M ERDC-RDE-ITL-MS" w:date="2016-10-19T16:04:00Z"/>
                <w:rFonts w:ascii="Calibri" w:hAnsi="Calibri"/>
                <w:color w:val="000000"/>
                <w:sz w:val="16"/>
                <w:szCs w:val="16"/>
              </w:rPr>
            </w:pPr>
            <w:proofErr w:type="spellStart"/>
            <w:ins w:id="1675" w:author="Johnson, David M ERDC-RDE-ITL-MS" w:date="2016-10-19T16:04:00Z">
              <w:r>
                <w:rPr>
                  <w:rFonts w:ascii="Calibri" w:hAnsi="Calibri"/>
                  <w:color w:val="000000"/>
                  <w:sz w:val="16"/>
                  <w:szCs w:val="16"/>
                </w:rPr>
                <w:t>User_Defined</w:t>
              </w:r>
              <w:proofErr w:type="spellEnd"/>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676" w:author="Johnson, David M ERDC-RDE-ITL-MS" w:date="2016-10-19T16:04:00Z"/>
                <w:rFonts w:ascii="Calibri" w:hAnsi="Calibri"/>
                <w:color w:val="000000"/>
                <w:sz w:val="16"/>
                <w:szCs w:val="16"/>
              </w:rPr>
            </w:pPr>
            <w:ins w:id="1677" w:author="Johnson, David M ERDC-RDE-ITL-MS" w:date="2016-10-19T16:04:00Z">
              <w:r>
                <w:rPr>
                  <w:rFonts w:ascii="Calibri" w:hAnsi="Calibri"/>
                  <w:color w:val="000000"/>
                  <w:sz w:val="16"/>
                  <w:szCs w:val="16"/>
                </w:rPr>
                <w:t>TEXT</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678" w:author="Johnson, David M ERDC-RDE-ITL-MS" w:date="2016-10-19T16:04:00Z"/>
                <w:rFonts w:ascii="Calibri" w:hAnsi="Calibri"/>
                <w:color w:val="000000"/>
                <w:sz w:val="16"/>
                <w:szCs w:val="16"/>
              </w:rPr>
            </w:pPr>
            <w:ins w:id="1679" w:author="Johnson, David M ERDC-RDE-ITL-MS" w:date="2016-10-19T16:04:00Z">
              <w:r>
                <w:rPr>
                  <w:rFonts w:ascii="Calibri" w:hAnsi="Calibri"/>
                  <w:color w:val="000000"/>
                  <w:sz w:val="16"/>
                  <w:szCs w:val="16"/>
                </w:rPr>
                <w:t> </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680" w:author="Johnson, David M ERDC-RDE-ITL-MS" w:date="2016-10-19T16:04:00Z"/>
                <w:rFonts w:ascii="Calibri" w:hAnsi="Calibri"/>
                <w:color w:val="000000"/>
                <w:sz w:val="16"/>
                <w:szCs w:val="16"/>
              </w:rPr>
            </w:pPr>
            <w:ins w:id="1681" w:author="Johnson, David M ERDC-RDE-ITL-MS" w:date="2016-10-19T16:04:00Z">
              <w:r>
                <w:rPr>
                  <w:rFonts w:ascii="Calibri" w:hAnsi="Calibri"/>
                  <w:color w:val="000000"/>
                  <w:sz w:val="16"/>
                  <w:szCs w:val="16"/>
                </w:rPr>
                <w:t>7</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682" w:author="Johnson, David M ERDC-RDE-ITL-MS" w:date="2016-10-19T16:04:00Z"/>
                <w:rFonts w:ascii="Calibri" w:hAnsi="Calibri"/>
                <w:color w:val="000000"/>
                <w:sz w:val="16"/>
                <w:szCs w:val="16"/>
              </w:rPr>
            </w:pPr>
            <w:ins w:id="1683" w:author="Johnson, David M ERDC-RDE-ITL-MS" w:date="2016-10-19T16:04:00Z">
              <w:r>
                <w:rPr>
                  <w:rFonts w:ascii="Calibri" w:hAnsi="Calibri"/>
                  <w:color w:val="000000"/>
                  <w:sz w:val="16"/>
                  <w:szCs w:val="16"/>
                </w:rPr>
                <w:t>1</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684" w:author="Johnson, David M ERDC-RDE-ITL-MS" w:date="2016-10-19T16:04:00Z"/>
                <w:rFonts w:ascii="Calibri" w:hAnsi="Calibri"/>
                <w:color w:val="000000"/>
                <w:sz w:val="16"/>
                <w:szCs w:val="16"/>
              </w:rPr>
            </w:pPr>
            <w:ins w:id="1685" w:author="Johnson, David M ERDC-RDE-ITL-MS" w:date="2016-10-19T16:04:00Z">
              <w:r>
                <w:rPr>
                  <w:rFonts w:ascii="Calibri" w:hAnsi="Calibri"/>
                  <w:color w:val="000000"/>
                  <w:sz w:val="16"/>
                  <w:szCs w:val="16"/>
                </w:rPr>
                <w:t>1</w:t>
              </w:r>
            </w:ins>
          </w:p>
        </w:tc>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686" w:author="Johnson, David M ERDC-RDE-ITL-MS" w:date="2016-10-19T16:04:00Z"/>
                <w:rFonts w:ascii="Calibri" w:hAnsi="Calibri"/>
                <w:color w:val="000000"/>
                <w:sz w:val="16"/>
                <w:szCs w:val="16"/>
              </w:rPr>
            </w:pPr>
            <w:proofErr w:type="spellStart"/>
            <w:ins w:id="1687" w:author="Johnson, David M ERDC-RDE-ITL-MS" w:date="2016-10-19T16:04:00Z">
              <w:r>
                <w:rPr>
                  <w:rFonts w:ascii="Calibri" w:hAnsi="Calibri"/>
                  <w:color w:val="000000"/>
                  <w:sz w:val="16"/>
                  <w:szCs w:val="16"/>
                </w:rPr>
                <w:t>USACE_Sheet</w:t>
              </w:r>
              <w:proofErr w:type="spellEnd"/>
            </w:ins>
          </w:p>
        </w:tc>
      </w:tr>
      <w:tr w:rsidR="00BA5083" w:rsidTr="00BA5083">
        <w:trPr>
          <w:trHeight w:val="300"/>
          <w:ins w:id="1688" w:author="Johnson, David M ERDC-RDE-ITL-MS" w:date="2016-10-19T16:04:00Z"/>
        </w:trPr>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689" w:author="Johnson, David M ERDC-RDE-ITL-MS" w:date="2016-10-19T16:04:00Z"/>
                <w:rFonts w:ascii="Calibri" w:hAnsi="Calibri"/>
                <w:color w:val="000000"/>
                <w:sz w:val="16"/>
                <w:szCs w:val="16"/>
              </w:rPr>
            </w:pPr>
            <w:ins w:id="1690" w:author="Johnson, David M ERDC-RDE-ITL-MS" w:date="2016-10-19T16:04:00Z">
              <w:r>
                <w:rPr>
                  <w:rFonts w:ascii="Calibri" w:hAnsi="Calibri"/>
                  <w:color w:val="000000"/>
                  <w:sz w:val="16"/>
                  <w:szCs w:val="16"/>
                </w:rPr>
                <w:t>PARAM</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691" w:author="Johnson, David M ERDC-RDE-ITL-MS" w:date="2016-10-19T16:04:00Z"/>
                <w:rFonts w:ascii="Calibri" w:hAnsi="Calibri"/>
                <w:color w:val="000000"/>
                <w:sz w:val="16"/>
                <w:szCs w:val="16"/>
              </w:rPr>
            </w:pPr>
            <w:ins w:id="1692" w:author="Johnson, David M ERDC-RDE-ITL-MS" w:date="2016-10-19T16:04:00Z">
              <w:r>
                <w:rPr>
                  <w:rFonts w:ascii="Calibri" w:hAnsi="Calibri"/>
                  <w:color w:val="000000"/>
                  <w:sz w:val="16"/>
                  <w:szCs w:val="16"/>
                </w:rPr>
                <w:t>06c51081-d03f-4768-a590-b94417d81cd2</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693" w:author="Johnson, David M ERDC-RDE-ITL-MS" w:date="2016-10-19T16:04:00Z"/>
                <w:rFonts w:ascii="Calibri" w:hAnsi="Calibri"/>
                <w:color w:val="000000"/>
                <w:sz w:val="16"/>
                <w:szCs w:val="16"/>
              </w:rPr>
            </w:pPr>
            <w:ins w:id="1694" w:author="Johnson, David M ERDC-RDE-ITL-MS" w:date="2016-10-19T16:04:00Z">
              <w:r>
                <w:rPr>
                  <w:rFonts w:ascii="Calibri" w:hAnsi="Calibri"/>
                  <w:color w:val="000000"/>
                  <w:sz w:val="16"/>
                  <w:szCs w:val="16"/>
                </w:rPr>
                <w:t>BLDG_ID</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695" w:author="Johnson, David M ERDC-RDE-ITL-MS" w:date="2016-10-19T16:04:00Z"/>
                <w:rFonts w:ascii="Calibri" w:hAnsi="Calibri"/>
                <w:color w:val="000000"/>
                <w:sz w:val="16"/>
                <w:szCs w:val="16"/>
              </w:rPr>
            </w:pPr>
            <w:ins w:id="1696" w:author="Johnson, David M ERDC-RDE-ITL-MS" w:date="2016-10-19T16:04:00Z">
              <w:r>
                <w:rPr>
                  <w:rFonts w:ascii="Calibri" w:hAnsi="Calibri"/>
                  <w:color w:val="000000"/>
                  <w:sz w:val="16"/>
                  <w:szCs w:val="16"/>
                </w:rPr>
                <w:t>TEXT</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697" w:author="Johnson, David M ERDC-RDE-ITL-MS" w:date="2016-10-19T16:04:00Z"/>
                <w:rFonts w:ascii="Calibri" w:hAnsi="Calibri"/>
                <w:color w:val="000000"/>
                <w:sz w:val="16"/>
                <w:szCs w:val="16"/>
              </w:rPr>
            </w:pPr>
            <w:ins w:id="1698" w:author="Johnson, David M ERDC-RDE-ITL-MS" w:date="2016-10-19T16:04:00Z">
              <w:r>
                <w:rPr>
                  <w:rFonts w:ascii="Calibri" w:hAnsi="Calibri"/>
                  <w:color w:val="000000"/>
                  <w:sz w:val="16"/>
                  <w:szCs w:val="16"/>
                </w:rPr>
                <w:t> </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699" w:author="Johnson, David M ERDC-RDE-ITL-MS" w:date="2016-10-19T16:04:00Z"/>
                <w:rFonts w:ascii="Calibri" w:hAnsi="Calibri"/>
                <w:color w:val="000000"/>
                <w:sz w:val="16"/>
                <w:szCs w:val="16"/>
              </w:rPr>
            </w:pPr>
            <w:ins w:id="1700" w:author="Johnson, David M ERDC-RDE-ITL-MS" w:date="2016-10-19T16:04:00Z">
              <w:r>
                <w:rPr>
                  <w:rFonts w:ascii="Calibri" w:hAnsi="Calibri"/>
                  <w:color w:val="000000"/>
                  <w:sz w:val="16"/>
                  <w:szCs w:val="16"/>
                </w:rPr>
                <w:t>7</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701" w:author="Johnson, David M ERDC-RDE-ITL-MS" w:date="2016-10-19T16:04:00Z"/>
                <w:rFonts w:ascii="Calibri" w:hAnsi="Calibri"/>
                <w:color w:val="000000"/>
                <w:sz w:val="16"/>
                <w:szCs w:val="16"/>
              </w:rPr>
            </w:pPr>
            <w:ins w:id="1702" w:author="Johnson, David M ERDC-RDE-ITL-MS" w:date="2016-10-19T16:04:00Z">
              <w:r>
                <w:rPr>
                  <w:rFonts w:ascii="Calibri" w:hAnsi="Calibri"/>
                  <w:color w:val="000000"/>
                  <w:sz w:val="16"/>
                  <w:szCs w:val="16"/>
                </w:rPr>
                <w:t>1</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703" w:author="Johnson, David M ERDC-RDE-ITL-MS" w:date="2016-10-19T16:04:00Z"/>
                <w:rFonts w:ascii="Calibri" w:hAnsi="Calibri"/>
                <w:color w:val="000000"/>
                <w:sz w:val="16"/>
                <w:szCs w:val="16"/>
              </w:rPr>
            </w:pPr>
            <w:ins w:id="1704" w:author="Johnson, David M ERDC-RDE-ITL-MS" w:date="2016-10-19T16:04:00Z">
              <w:r>
                <w:rPr>
                  <w:rFonts w:ascii="Calibri" w:hAnsi="Calibri"/>
                  <w:color w:val="000000"/>
                  <w:sz w:val="16"/>
                  <w:szCs w:val="16"/>
                </w:rPr>
                <w:t>1</w:t>
              </w:r>
            </w:ins>
          </w:p>
        </w:tc>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705" w:author="Johnson, David M ERDC-RDE-ITL-MS" w:date="2016-10-19T16:04:00Z"/>
                <w:rFonts w:ascii="Calibri" w:hAnsi="Calibri"/>
                <w:color w:val="000000"/>
                <w:sz w:val="16"/>
                <w:szCs w:val="16"/>
              </w:rPr>
            </w:pPr>
            <w:proofErr w:type="spellStart"/>
            <w:ins w:id="1706" w:author="Johnson, David M ERDC-RDE-ITL-MS" w:date="2016-10-19T16:04:00Z">
              <w:r>
                <w:rPr>
                  <w:rFonts w:ascii="Calibri" w:hAnsi="Calibri"/>
                  <w:color w:val="000000"/>
                  <w:sz w:val="16"/>
                  <w:szCs w:val="16"/>
                </w:rPr>
                <w:t>USACE_Sheet</w:t>
              </w:r>
              <w:proofErr w:type="spellEnd"/>
            </w:ins>
          </w:p>
        </w:tc>
      </w:tr>
      <w:tr w:rsidR="00BA5083" w:rsidTr="00BA5083">
        <w:trPr>
          <w:trHeight w:val="300"/>
          <w:ins w:id="1707" w:author="Johnson, David M ERDC-RDE-ITL-MS" w:date="2016-10-19T16:04:00Z"/>
        </w:trPr>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708" w:author="Johnson, David M ERDC-RDE-ITL-MS" w:date="2016-10-19T16:04:00Z"/>
                <w:rFonts w:ascii="Calibri" w:hAnsi="Calibri"/>
                <w:color w:val="000000"/>
                <w:sz w:val="16"/>
                <w:szCs w:val="16"/>
              </w:rPr>
            </w:pPr>
            <w:ins w:id="1709" w:author="Johnson, David M ERDC-RDE-ITL-MS" w:date="2016-10-19T16:04:00Z">
              <w:r>
                <w:rPr>
                  <w:rFonts w:ascii="Calibri" w:hAnsi="Calibri"/>
                  <w:color w:val="000000"/>
                  <w:sz w:val="16"/>
                  <w:szCs w:val="16"/>
                </w:rPr>
                <w:t>PARAM</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710" w:author="Johnson, David M ERDC-RDE-ITL-MS" w:date="2016-10-19T16:04:00Z"/>
                <w:rFonts w:ascii="Calibri" w:hAnsi="Calibri"/>
                <w:color w:val="000000"/>
                <w:sz w:val="16"/>
                <w:szCs w:val="16"/>
              </w:rPr>
            </w:pPr>
            <w:ins w:id="1711" w:author="Johnson, David M ERDC-RDE-ITL-MS" w:date="2016-10-19T16:04:00Z">
              <w:r>
                <w:rPr>
                  <w:rFonts w:ascii="Calibri" w:hAnsi="Calibri"/>
                  <w:color w:val="000000"/>
                  <w:sz w:val="16"/>
                  <w:szCs w:val="16"/>
                </w:rPr>
                <w:t>638e0cad-f48d-4709-abf0-2fe38920ca31</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712" w:author="Johnson, David M ERDC-RDE-ITL-MS" w:date="2016-10-19T16:04:00Z"/>
                <w:rFonts w:ascii="Calibri" w:hAnsi="Calibri"/>
                <w:color w:val="000000"/>
                <w:sz w:val="16"/>
                <w:szCs w:val="16"/>
              </w:rPr>
            </w:pPr>
            <w:bookmarkStart w:id="1713" w:name="_GoBack"/>
            <w:ins w:id="1714" w:author="Johnson, David M ERDC-RDE-ITL-MS" w:date="2016-10-19T16:04:00Z">
              <w:r>
                <w:rPr>
                  <w:rFonts w:ascii="Calibri" w:hAnsi="Calibri"/>
                  <w:color w:val="000000"/>
                  <w:sz w:val="16"/>
                  <w:szCs w:val="16"/>
                </w:rPr>
                <w:t>Production Data 4:</w:t>
              </w:r>
              <w:bookmarkEnd w:id="1713"/>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715" w:author="Johnson, David M ERDC-RDE-ITL-MS" w:date="2016-10-19T16:04:00Z"/>
                <w:rFonts w:ascii="Calibri" w:hAnsi="Calibri"/>
                <w:color w:val="000000"/>
                <w:sz w:val="16"/>
                <w:szCs w:val="16"/>
              </w:rPr>
            </w:pPr>
            <w:ins w:id="1716" w:author="Johnson, David M ERDC-RDE-ITL-MS" w:date="2016-10-19T16:04:00Z">
              <w:r>
                <w:rPr>
                  <w:rFonts w:ascii="Calibri" w:hAnsi="Calibri"/>
                  <w:color w:val="000000"/>
                  <w:sz w:val="16"/>
                  <w:szCs w:val="16"/>
                </w:rPr>
                <w:t>TEXT</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717" w:author="Johnson, David M ERDC-RDE-ITL-MS" w:date="2016-10-19T16:04:00Z"/>
                <w:rFonts w:ascii="Calibri" w:hAnsi="Calibri"/>
                <w:color w:val="000000"/>
                <w:sz w:val="16"/>
                <w:szCs w:val="16"/>
              </w:rPr>
            </w:pPr>
            <w:ins w:id="1718" w:author="Johnson, David M ERDC-RDE-ITL-MS" w:date="2016-10-19T16:04:00Z">
              <w:r>
                <w:rPr>
                  <w:rFonts w:ascii="Calibri" w:hAnsi="Calibri"/>
                  <w:color w:val="000000"/>
                  <w:sz w:val="16"/>
                  <w:szCs w:val="16"/>
                </w:rPr>
                <w:t> </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719" w:author="Johnson, David M ERDC-RDE-ITL-MS" w:date="2016-10-19T16:04:00Z"/>
                <w:rFonts w:ascii="Calibri" w:hAnsi="Calibri"/>
                <w:color w:val="000000"/>
                <w:sz w:val="16"/>
                <w:szCs w:val="16"/>
              </w:rPr>
            </w:pPr>
            <w:ins w:id="1720" w:author="Johnson, David M ERDC-RDE-ITL-MS" w:date="2016-10-19T16:04:00Z">
              <w:r>
                <w:rPr>
                  <w:rFonts w:ascii="Calibri" w:hAnsi="Calibri"/>
                  <w:color w:val="000000"/>
                  <w:sz w:val="16"/>
                  <w:szCs w:val="16"/>
                </w:rPr>
                <w:t>7</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721" w:author="Johnson, David M ERDC-RDE-ITL-MS" w:date="2016-10-19T16:04:00Z"/>
                <w:rFonts w:ascii="Calibri" w:hAnsi="Calibri"/>
                <w:color w:val="000000"/>
                <w:sz w:val="16"/>
                <w:szCs w:val="16"/>
              </w:rPr>
            </w:pPr>
            <w:ins w:id="1722" w:author="Johnson, David M ERDC-RDE-ITL-MS" w:date="2016-10-19T16:04:00Z">
              <w:r>
                <w:rPr>
                  <w:rFonts w:ascii="Calibri" w:hAnsi="Calibri"/>
                  <w:color w:val="000000"/>
                  <w:sz w:val="16"/>
                  <w:szCs w:val="16"/>
                </w:rPr>
                <w:t>1</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723" w:author="Johnson, David M ERDC-RDE-ITL-MS" w:date="2016-10-19T16:04:00Z"/>
                <w:rFonts w:ascii="Calibri" w:hAnsi="Calibri"/>
                <w:color w:val="000000"/>
                <w:sz w:val="16"/>
                <w:szCs w:val="16"/>
              </w:rPr>
            </w:pPr>
            <w:ins w:id="1724" w:author="Johnson, David M ERDC-RDE-ITL-MS" w:date="2016-10-19T16:04:00Z">
              <w:r>
                <w:rPr>
                  <w:rFonts w:ascii="Calibri" w:hAnsi="Calibri"/>
                  <w:color w:val="000000"/>
                  <w:sz w:val="16"/>
                  <w:szCs w:val="16"/>
                </w:rPr>
                <w:t>1</w:t>
              </w:r>
            </w:ins>
          </w:p>
        </w:tc>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725" w:author="Johnson, David M ERDC-RDE-ITL-MS" w:date="2016-10-19T16:04:00Z"/>
                <w:rFonts w:ascii="Calibri" w:hAnsi="Calibri"/>
                <w:color w:val="000000"/>
                <w:sz w:val="16"/>
                <w:szCs w:val="16"/>
              </w:rPr>
            </w:pPr>
            <w:proofErr w:type="spellStart"/>
            <w:ins w:id="1726" w:author="Johnson, David M ERDC-RDE-ITL-MS" w:date="2016-10-19T16:04:00Z">
              <w:r>
                <w:rPr>
                  <w:rFonts w:ascii="Calibri" w:hAnsi="Calibri"/>
                  <w:color w:val="000000"/>
                  <w:sz w:val="16"/>
                  <w:szCs w:val="16"/>
                </w:rPr>
                <w:t>USACE_Sheet</w:t>
              </w:r>
              <w:proofErr w:type="spellEnd"/>
            </w:ins>
          </w:p>
        </w:tc>
      </w:tr>
      <w:tr w:rsidR="00BA5083" w:rsidTr="00BA5083">
        <w:trPr>
          <w:trHeight w:val="300"/>
          <w:ins w:id="1727" w:author="Johnson, David M ERDC-RDE-ITL-MS" w:date="2016-10-19T16:04:00Z"/>
        </w:trPr>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728" w:author="Johnson, David M ERDC-RDE-ITL-MS" w:date="2016-10-19T16:04:00Z"/>
                <w:rFonts w:ascii="Calibri" w:hAnsi="Calibri"/>
                <w:color w:val="000000"/>
                <w:sz w:val="16"/>
                <w:szCs w:val="16"/>
              </w:rPr>
            </w:pPr>
            <w:ins w:id="1729" w:author="Johnson, David M ERDC-RDE-ITL-MS" w:date="2016-10-19T16:04:00Z">
              <w:r>
                <w:rPr>
                  <w:rFonts w:ascii="Calibri" w:hAnsi="Calibri"/>
                  <w:color w:val="000000"/>
                  <w:sz w:val="16"/>
                  <w:szCs w:val="16"/>
                </w:rPr>
                <w:t>PARAM</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730" w:author="Johnson, David M ERDC-RDE-ITL-MS" w:date="2016-10-19T16:04:00Z"/>
                <w:rFonts w:ascii="Calibri" w:hAnsi="Calibri"/>
                <w:color w:val="000000"/>
                <w:sz w:val="16"/>
                <w:szCs w:val="16"/>
              </w:rPr>
            </w:pPr>
            <w:ins w:id="1731" w:author="Johnson, David M ERDC-RDE-ITL-MS" w:date="2016-10-19T16:04:00Z">
              <w:r>
                <w:rPr>
                  <w:rFonts w:ascii="Calibri" w:hAnsi="Calibri"/>
                  <w:color w:val="000000"/>
                  <w:sz w:val="16"/>
                  <w:szCs w:val="16"/>
                </w:rPr>
                <w:t>69ed19d2-02d7-4af2-8493-bb4669c61a0b</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732" w:author="Johnson, David M ERDC-RDE-ITL-MS" w:date="2016-10-19T16:04:00Z"/>
                <w:rFonts w:ascii="Calibri" w:hAnsi="Calibri"/>
                <w:color w:val="000000"/>
                <w:sz w:val="16"/>
                <w:szCs w:val="16"/>
              </w:rPr>
            </w:pPr>
            <w:ins w:id="1733" w:author="Johnson, David M ERDC-RDE-ITL-MS" w:date="2016-10-19T16:04:00Z">
              <w:r>
                <w:rPr>
                  <w:rFonts w:ascii="Calibri" w:hAnsi="Calibri"/>
                  <w:color w:val="000000"/>
                  <w:sz w:val="16"/>
                  <w:szCs w:val="16"/>
                </w:rPr>
                <w:t>Production Data 3:</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734" w:author="Johnson, David M ERDC-RDE-ITL-MS" w:date="2016-10-19T16:04:00Z"/>
                <w:rFonts w:ascii="Calibri" w:hAnsi="Calibri"/>
                <w:color w:val="000000"/>
                <w:sz w:val="16"/>
                <w:szCs w:val="16"/>
              </w:rPr>
            </w:pPr>
            <w:ins w:id="1735" w:author="Johnson, David M ERDC-RDE-ITL-MS" w:date="2016-10-19T16:04:00Z">
              <w:r>
                <w:rPr>
                  <w:rFonts w:ascii="Calibri" w:hAnsi="Calibri"/>
                  <w:color w:val="000000"/>
                  <w:sz w:val="16"/>
                  <w:szCs w:val="16"/>
                </w:rPr>
                <w:t>TEXT</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736" w:author="Johnson, David M ERDC-RDE-ITL-MS" w:date="2016-10-19T16:04:00Z"/>
                <w:rFonts w:ascii="Calibri" w:hAnsi="Calibri"/>
                <w:color w:val="000000"/>
                <w:sz w:val="16"/>
                <w:szCs w:val="16"/>
              </w:rPr>
            </w:pPr>
            <w:ins w:id="1737" w:author="Johnson, David M ERDC-RDE-ITL-MS" w:date="2016-10-19T16:04:00Z">
              <w:r>
                <w:rPr>
                  <w:rFonts w:ascii="Calibri" w:hAnsi="Calibri"/>
                  <w:color w:val="000000"/>
                  <w:sz w:val="16"/>
                  <w:szCs w:val="16"/>
                </w:rPr>
                <w:t> </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738" w:author="Johnson, David M ERDC-RDE-ITL-MS" w:date="2016-10-19T16:04:00Z"/>
                <w:rFonts w:ascii="Calibri" w:hAnsi="Calibri"/>
                <w:color w:val="000000"/>
                <w:sz w:val="16"/>
                <w:szCs w:val="16"/>
              </w:rPr>
            </w:pPr>
            <w:ins w:id="1739" w:author="Johnson, David M ERDC-RDE-ITL-MS" w:date="2016-10-19T16:04:00Z">
              <w:r>
                <w:rPr>
                  <w:rFonts w:ascii="Calibri" w:hAnsi="Calibri"/>
                  <w:color w:val="000000"/>
                  <w:sz w:val="16"/>
                  <w:szCs w:val="16"/>
                </w:rPr>
                <w:t>7</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740" w:author="Johnson, David M ERDC-RDE-ITL-MS" w:date="2016-10-19T16:04:00Z"/>
                <w:rFonts w:ascii="Calibri" w:hAnsi="Calibri"/>
                <w:color w:val="000000"/>
                <w:sz w:val="16"/>
                <w:szCs w:val="16"/>
              </w:rPr>
            </w:pPr>
            <w:ins w:id="1741" w:author="Johnson, David M ERDC-RDE-ITL-MS" w:date="2016-10-19T16:04:00Z">
              <w:r>
                <w:rPr>
                  <w:rFonts w:ascii="Calibri" w:hAnsi="Calibri"/>
                  <w:color w:val="000000"/>
                  <w:sz w:val="16"/>
                  <w:szCs w:val="16"/>
                </w:rPr>
                <w:t>1</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742" w:author="Johnson, David M ERDC-RDE-ITL-MS" w:date="2016-10-19T16:04:00Z"/>
                <w:rFonts w:ascii="Calibri" w:hAnsi="Calibri"/>
                <w:color w:val="000000"/>
                <w:sz w:val="16"/>
                <w:szCs w:val="16"/>
              </w:rPr>
            </w:pPr>
            <w:ins w:id="1743" w:author="Johnson, David M ERDC-RDE-ITL-MS" w:date="2016-10-19T16:04:00Z">
              <w:r>
                <w:rPr>
                  <w:rFonts w:ascii="Calibri" w:hAnsi="Calibri"/>
                  <w:color w:val="000000"/>
                  <w:sz w:val="16"/>
                  <w:szCs w:val="16"/>
                </w:rPr>
                <w:t>1</w:t>
              </w:r>
            </w:ins>
          </w:p>
        </w:tc>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744" w:author="Johnson, David M ERDC-RDE-ITL-MS" w:date="2016-10-19T16:04:00Z"/>
                <w:rFonts w:ascii="Calibri" w:hAnsi="Calibri"/>
                <w:color w:val="000000"/>
                <w:sz w:val="16"/>
                <w:szCs w:val="16"/>
              </w:rPr>
            </w:pPr>
            <w:proofErr w:type="spellStart"/>
            <w:ins w:id="1745" w:author="Johnson, David M ERDC-RDE-ITL-MS" w:date="2016-10-19T16:04:00Z">
              <w:r>
                <w:rPr>
                  <w:rFonts w:ascii="Calibri" w:hAnsi="Calibri"/>
                  <w:color w:val="000000"/>
                  <w:sz w:val="16"/>
                  <w:szCs w:val="16"/>
                </w:rPr>
                <w:t>USACE_Sheet</w:t>
              </w:r>
              <w:proofErr w:type="spellEnd"/>
            </w:ins>
          </w:p>
        </w:tc>
      </w:tr>
      <w:tr w:rsidR="00BA5083" w:rsidTr="00BA5083">
        <w:trPr>
          <w:trHeight w:val="300"/>
          <w:ins w:id="1746" w:author="Johnson, David M ERDC-RDE-ITL-MS" w:date="2016-10-19T16:04:00Z"/>
        </w:trPr>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747" w:author="Johnson, David M ERDC-RDE-ITL-MS" w:date="2016-10-19T16:04:00Z"/>
                <w:rFonts w:ascii="Calibri" w:hAnsi="Calibri"/>
                <w:color w:val="000000"/>
                <w:sz w:val="16"/>
                <w:szCs w:val="16"/>
              </w:rPr>
            </w:pPr>
            <w:ins w:id="1748" w:author="Johnson, David M ERDC-RDE-ITL-MS" w:date="2016-10-19T16:04:00Z">
              <w:r>
                <w:rPr>
                  <w:rFonts w:ascii="Calibri" w:hAnsi="Calibri"/>
                  <w:color w:val="000000"/>
                  <w:sz w:val="16"/>
                  <w:szCs w:val="16"/>
                </w:rPr>
                <w:t>PARAM</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749" w:author="Johnson, David M ERDC-RDE-ITL-MS" w:date="2016-10-19T16:04:00Z"/>
                <w:rFonts w:ascii="Calibri" w:hAnsi="Calibri"/>
                <w:color w:val="000000"/>
                <w:sz w:val="16"/>
                <w:szCs w:val="16"/>
              </w:rPr>
            </w:pPr>
            <w:ins w:id="1750" w:author="Johnson, David M ERDC-RDE-ITL-MS" w:date="2016-10-19T16:04:00Z">
              <w:r>
                <w:rPr>
                  <w:rFonts w:ascii="Calibri" w:hAnsi="Calibri"/>
                  <w:color w:val="000000"/>
                  <w:sz w:val="16"/>
                  <w:szCs w:val="16"/>
                </w:rPr>
                <w:t>58f8f5d2-0c86-43ee-a0ce-b96f7d427866</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751" w:author="Johnson, David M ERDC-RDE-ITL-MS" w:date="2016-10-19T16:04:00Z"/>
                <w:rFonts w:ascii="Calibri" w:hAnsi="Calibri"/>
                <w:color w:val="000000"/>
                <w:sz w:val="16"/>
                <w:szCs w:val="16"/>
              </w:rPr>
            </w:pPr>
            <w:ins w:id="1752" w:author="Johnson, David M ERDC-RDE-ITL-MS" w:date="2016-10-19T16:04:00Z">
              <w:r>
                <w:rPr>
                  <w:rFonts w:ascii="Calibri" w:hAnsi="Calibri"/>
                  <w:color w:val="000000"/>
                  <w:sz w:val="16"/>
                  <w:szCs w:val="16"/>
                </w:rPr>
                <w:t>SHEET_SIZE</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753" w:author="Johnson, David M ERDC-RDE-ITL-MS" w:date="2016-10-19T16:04:00Z"/>
                <w:rFonts w:ascii="Calibri" w:hAnsi="Calibri"/>
                <w:color w:val="000000"/>
                <w:sz w:val="16"/>
                <w:szCs w:val="16"/>
              </w:rPr>
            </w:pPr>
            <w:ins w:id="1754" w:author="Johnson, David M ERDC-RDE-ITL-MS" w:date="2016-10-19T16:04:00Z">
              <w:r>
                <w:rPr>
                  <w:rFonts w:ascii="Calibri" w:hAnsi="Calibri"/>
                  <w:color w:val="000000"/>
                  <w:sz w:val="16"/>
                  <w:szCs w:val="16"/>
                </w:rPr>
                <w:t>TEXT</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755" w:author="Johnson, David M ERDC-RDE-ITL-MS" w:date="2016-10-19T16:04:00Z"/>
                <w:rFonts w:ascii="Calibri" w:hAnsi="Calibri"/>
                <w:color w:val="000000"/>
                <w:sz w:val="16"/>
                <w:szCs w:val="16"/>
              </w:rPr>
            </w:pPr>
            <w:ins w:id="1756" w:author="Johnson, David M ERDC-RDE-ITL-MS" w:date="2016-10-19T16:04:00Z">
              <w:r>
                <w:rPr>
                  <w:rFonts w:ascii="Calibri" w:hAnsi="Calibri"/>
                  <w:color w:val="000000"/>
                  <w:sz w:val="16"/>
                  <w:szCs w:val="16"/>
                </w:rPr>
                <w:t> </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757" w:author="Johnson, David M ERDC-RDE-ITL-MS" w:date="2016-10-19T16:04:00Z"/>
                <w:rFonts w:ascii="Calibri" w:hAnsi="Calibri"/>
                <w:color w:val="000000"/>
                <w:sz w:val="16"/>
                <w:szCs w:val="16"/>
              </w:rPr>
            </w:pPr>
            <w:ins w:id="1758" w:author="Johnson, David M ERDC-RDE-ITL-MS" w:date="2016-10-19T16:04:00Z">
              <w:r>
                <w:rPr>
                  <w:rFonts w:ascii="Calibri" w:hAnsi="Calibri"/>
                  <w:color w:val="000000"/>
                  <w:sz w:val="16"/>
                  <w:szCs w:val="16"/>
                </w:rPr>
                <w:t>7</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759" w:author="Johnson, David M ERDC-RDE-ITL-MS" w:date="2016-10-19T16:04:00Z"/>
                <w:rFonts w:ascii="Calibri" w:hAnsi="Calibri"/>
                <w:color w:val="000000"/>
                <w:sz w:val="16"/>
                <w:szCs w:val="16"/>
              </w:rPr>
            </w:pPr>
            <w:ins w:id="1760" w:author="Johnson, David M ERDC-RDE-ITL-MS" w:date="2016-10-19T16:04:00Z">
              <w:r>
                <w:rPr>
                  <w:rFonts w:ascii="Calibri" w:hAnsi="Calibri"/>
                  <w:color w:val="000000"/>
                  <w:sz w:val="16"/>
                  <w:szCs w:val="16"/>
                </w:rPr>
                <w:t>1</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761" w:author="Johnson, David M ERDC-RDE-ITL-MS" w:date="2016-10-19T16:04:00Z"/>
                <w:rFonts w:ascii="Calibri" w:hAnsi="Calibri"/>
                <w:color w:val="000000"/>
                <w:sz w:val="16"/>
                <w:szCs w:val="16"/>
              </w:rPr>
            </w:pPr>
            <w:ins w:id="1762" w:author="Johnson, David M ERDC-RDE-ITL-MS" w:date="2016-10-19T16:04:00Z">
              <w:r>
                <w:rPr>
                  <w:rFonts w:ascii="Calibri" w:hAnsi="Calibri"/>
                  <w:color w:val="000000"/>
                  <w:sz w:val="16"/>
                  <w:szCs w:val="16"/>
                </w:rPr>
                <w:t>1</w:t>
              </w:r>
            </w:ins>
          </w:p>
        </w:tc>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763" w:author="Johnson, David M ERDC-RDE-ITL-MS" w:date="2016-10-19T16:04:00Z"/>
                <w:rFonts w:ascii="Calibri" w:hAnsi="Calibri"/>
                <w:color w:val="000000"/>
                <w:sz w:val="16"/>
                <w:szCs w:val="16"/>
              </w:rPr>
            </w:pPr>
            <w:proofErr w:type="spellStart"/>
            <w:ins w:id="1764" w:author="Johnson, David M ERDC-RDE-ITL-MS" w:date="2016-10-19T16:04:00Z">
              <w:r>
                <w:rPr>
                  <w:rFonts w:ascii="Calibri" w:hAnsi="Calibri"/>
                  <w:color w:val="000000"/>
                  <w:sz w:val="16"/>
                  <w:szCs w:val="16"/>
                </w:rPr>
                <w:t>USACE_Sheet</w:t>
              </w:r>
              <w:proofErr w:type="spellEnd"/>
            </w:ins>
          </w:p>
        </w:tc>
      </w:tr>
      <w:tr w:rsidR="00BA5083" w:rsidTr="00BA5083">
        <w:trPr>
          <w:trHeight w:val="300"/>
          <w:ins w:id="1765" w:author="Johnson, David M ERDC-RDE-ITL-MS" w:date="2016-10-19T16:04:00Z"/>
        </w:trPr>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766" w:author="Johnson, David M ERDC-RDE-ITL-MS" w:date="2016-10-19T16:04:00Z"/>
                <w:rFonts w:ascii="Calibri" w:hAnsi="Calibri"/>
                <w:color w:val="000000"/>
                <w:sz w:val="16"/>
                <w:szCs w:val="16"/>
              </w:rPr>
            </w:pPr>
            <w:ins w:id="1767" w:author="Johnson, David M ERDC-RDE-ITL-MS" w:date="2016-10-19T16:04:00Z">
              <w:r>
                <w:rPr>
                  <w:rFonts w:ascii="Calibri" w:hAnsi="Calibri"/>
                  <w:color w:val="000000"/>
                  <w:sz w:val="16"/>
                  <w:szCs w:val="16"/>
                </w:rPr>
                <w:t>PARAM</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768" w:author="Johnson, David M ERDC-RDE-ITL-MS" w:date="2016-10-19T16:04:00Z"/>
                <w:rFonts w:ascii="Calibri" w:hAnsi="Calibri"/>
                <w:color w:val="000000"/>
                <w:sz w:val="16"/>
                <w:szCs w:val="16"/>
              </w:rPr>
            </w:pPr>
            <w:ins w:id="1769" w:author="Johnson, David M ERDC-RDE-ITL-MS" w:date="2016-10-19T16:04:00Z">
              <w:r>
                <w:rPr>
                  <w:rFonts w:ascii="Calibri" w:hAnsi="Calibri"/>
                  <w:color w:val="000000"/>
                  <w:sz w:val="16"/>
                  <w:szCs w:val="16"/>
                </w:rPr>
                <w:t>1616a8d5-d795-4112-97d8-2da1fc84d784</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770" w:author="Johnson, David M ERDC-RDE-ITL-MS" w:date="2016-10-19T16:04:00Z"/>
                <w:rFonts w:ascii="Calibri" w:hAnsi="Calibri"/>
                <w:color w:val="000000"/>
                <w:sz w:val="16"/>
                <w:szCs w:val="16"/>
              </w:rPr>
            </w:pPr>
            <w:ins w:id="1771" w:author="Johnson, David M ERDC-RDE-ITL-MS" w:date="2016-10-19T16:04:00Z">
              <w:r>
                <w:rPr>
                  <w:rFonts w:ascii="Calibri" w:hAnsi="Calibri"/>
                  <w:color w:val="000000"/>
                  <w:sz w:val="16"/>
                  <w:szCs w:val="16"/>
                </w:rPr>
                <w:t>Project Status Visibility</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772" w:author="Johnson, David M ERDC-RDE-ITL-MS" w:date="2016-10-19T16:04:00Z"/>
                <w:rFonts w:ascii="Calibri" w:hAnsi="Calibri"/>
                <w:color w:val="000000"/>
                <w:sz w:val="16"/>
                <w:szCs w:val="16"/>
              </w:rPr>
            </w:pPr>
            <w:ins w:id="1773" w:author="Johnson, David M ERDC-RDE-ITL-MS" w:date="2016-10-19T16:04:00Z">
              <w:r>
                <w:rPr>
                  <w:rFonts w:ascii="Calibri" w:hAnsi="Calibri"/>
                  <w:color w:val="000000"/>
                  <w:sz w:val="16"/>
                  <w:szCs w:val="16"/>
                </w:rPr>
                <w:t>YESNO</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774" w:author="Johnson, David M ERDC-RDE-ITL-MS" w:date="2016-10-19T16:04:00Z"/>
                <w:rFonts w:ascii="Calibri" w:hAnsi="Calibri"/>
                <w:color w:val="000000"/>
                <w:sz w:val="16"/>
                <w:szCs w:val="16"/>
              </w:rPr>
            </w:pPr>
            <w:ins w:id="1775" w:author="Johnson, David M ERDC-RDE-ITL-MS" w:date="2016-10-19T16:04:00Z">
              <w:r>
                <w:rPr>
                  <w:rFonts w:ascii="Calibri" w:hAnsi="Calibri"/>
                  <w:color w:val="000000"/>
                  <w:sz w:val="16"/>
                  <w:szCs w:val="16"/>
                </w:rPr>
                <w:t> </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776" w:author="Johnson, David M ERDC-RDE-ITL-MS" w:date="2016-10-19T16:04:00Z"/>
                <w:rFonts w:ascii="Calibri" w:hAnsi="Calibri"/>
                <w:color w:val="000000"/>
                <w:sz w:val="16"/>
                <w:szCs w:val="16"/>
              </w:rPr>
            </w:pPr>
            <w:ins w:id="1777" w:author="Johnson, David M ERDC-RDE-ITL-MS" w:date="2016-10-19T16:04:00Z">
              <w:r>
                <w:rPr>
                  <w:rFonts w:ascii="Calibri" w:hAnsi="Calibri"/>
                  <w:color w:val="000000"/>
                  <w:sz w:val="16"/>
                  <w:szCs w:val="16"/>
                </w:rPr>
                <w:t>7</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778" w:author="Johnson, David M ERDC-RDE-ITL-MS" w:date="2016-10-19T16:04:00Z"/>
                <w:rFonts w:ascii="Calibri" w:hAnsi="Calibri"/>
                <w:color w:val="000000"/>
                <w:sz w:val="16"/>
                <w:szCs w:val="16"/>
              </w:rPr>
            </w:pPr>
            <w:ins w:id="1779" w:author="Johnson, David M ERDC-RDE-ITL-MS" w:date="2016-10-19T16:04:00Z">
              <w:r>
                <w:rPr>
                  <w:rFonts w:ascii="Calibri" w:hAnsi="Calibri"/>
                  <w:color w:val="000000"/>
                  <w:sz w:val="16"/>
                  <w:szCs w:val="16"/>
                </w:rPr>
                <w:t>1</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780" w:author="Johnson, David M ERDC-RDE-ITL-MS" w:date="2016-10-19T16:04:00Z"/>
                <w:rFonts w:ascii="Calibri" w:hAnsi="Calibri"/>
                <w:color w:val="000000"/>
                <w:sz w:val="16"/>
                <w:szCs w:val="16"/>
              </w:rPr>
            </w:pPr>
            <w:ins w:id="1781" w:author="Johnson, David M ERDC-RDE-ITL-MS" w:date="2016-10-19T16:04:00Z">
              <w:r>
                <w:rPr>
                  <w:rFonts w:ascii="Calibri" w:hAnsi="Calibri"/>
                  <w:color w:val="000000"/>
                  <w:sz w:val="16"/>
                  <w:szCs w:val="16"/>
                </w:rPr>
                <w:t>1</w:t>
              </w:r>
            </w:ins>
          </w:p>
        </w:tc>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782" w:author="Johnson, David M ERDC-RDE-ITL-MS" w:date="2016-10-19T16:04:00Z"/>
                <w:rFonts w:ascii="Calibri" w:hAnsi="Calibri"/>
                <w:color w:val="000000"/>
                <w:sz w:val="16"/>
                <w:szCs w:val="16"/>
              </w:rPr>
            </w:pPr>
            <w:proofErr w:type="spellStart"/>
            <w:ins w:id="1783" w:author="Johnson, David M ERDC-RDE-ITL-MS" w:date="2016-10-19T16:04:00Z">
              <w:r>
                <w:rPr>
                  <w:rFonts w:ascii="Calibri" w:hAnsi="Calibri"/>
                  <w:color w:val="000000"/>
                  <w:sz w:val="16"/>
                  <w:szCs w:val="16"/>
                </w:rPr>
                <w:t>USACE_Sheet</w:t>
              </w:r>
              <w:proofErr w:type="spellEnd"/>
            </w:ins>
          </w:p>
        </w:tc>
      </w:tr>
      <w:tr w:rsidR="00BA5083" w:rsidTr="00BA5083">
        <w:trPr>
          <w:trHeight w:val="300"/>
          <w:ins w:id="1784" w:author="Johnson, David M ERDC-RDE-ITL-MS" w:date="2016-10-19T16:04:00Z"/>
        </w:trPr>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785" w:author="Johnson, David M ERDC-RDE-ITL-MS" w:date="2016-10-19T16:04:00Z"/>
                <w:rFonts w:ascii="Calibri" w:hAnsi="Calibri"/>
                <w:color w:val="000000"/>
                <w:sz w:val="16"/>
                <w:szCs w:val="16"/>
              </w:rPr>
            </w:pPr>
            <w:ins w:id="1786" w:author="Johnson, David M ERDC-RDE-ITL-MS" w:date="2016-10-19T16:04:00Z">
              <w:r>
                <w:rPr>
                  <w:rFonts w:ascii="Calibri" w:hAnsi="Calibri"/>
                  <w:color w:val="000000"/>
                  <w:sz w:val="16"/>
                  <w:szCs w:val="16"/>
                </w:rPr>
                <w:t>PARAM</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787" w:author="Johnson, David M ERDC-RDE-ITL-MS" w:date="2016-10-19T16:04:00Z"/>
                <w:rFonts w:ascii="Calibri" w:hAnsi="Calibri"/>
                <w:color w:val="000000"/>
                <w:sz w:val="16"/>
                <w:szCs w:val="16"/>
              </w:rPr>
            </w:pPr>
            <w:ins w:id="1788" w:author="Johnson, David M ERDC-RDE-ITL-MS" w:date="2016-10-19T16:04:00Z">
              <w:r>
                <w:rPr>
                  <w:rFonts w:ascii="Calibri" w:hAnsi="Calibri"/>
                  <w:color w:val="000000"/>
                  <w:sz w:val="16"/>
                  <w:szCs w:val="16"/>
                </w:rPr>
                <w:t>b83c0ddd-414d-4524-ae31-3b1c4566e700</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789" w:author="Johnson, David M ERDC-RDE-ITL-MS" w:date="2016-10-19T16:04:00Z"/>
                <w:rFonts w:ascii="Calibri" w:hAnsi="Calibri"/>
                <w:color w:val="000000"/>
                <w:sz w:val="16"/>
                <w:szCs w:val="16"/>
              </w:rPr>
            </w:pPr>
            <w:proofErr w:type="spellStart"/>
            <w:ins w:id="1790" w:author="Johnson, David M ERDC-RDE-ITL-MS" w:date="2016-10-19T16:04:00Z">
              <w:r>
                <w:rPr>
                  <w:rFonts w:ascii="Calibri" w:hAnsi="Calibri"/>
                  <w:color w:val="000000"/>
                  <w:sz w:val="16"/>
                  <w:szCs w:val="16"/>
                </w:rPr>
                <w:t>Publish_Order</w:t>
              </w:r>
              <w:proofErr w:type="spellEnd"/>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791" w:author="Johnson, David M ERDC-RDE-ITL-MS" w:date="2016-10-19T16:04:00Z"/>
                <w:rFonts w:ascii="Calibri" w:hAnsi="Calibri"/>
                <w:color w:val="000000"/>
                <w:sz w:val="16"/>
                <w:szCs w:val="16"/>
              </w:rPr>
            </w:pPr>
            <w:ins w:id="1792" w:author="Johnson, David M ERDC-RDE-ITL-MS" w:date="2016-10-19T16:04:00Z">
              <w:r>
                <w:rPr>
                  <w:rFonts w:ascii="Calibri" w:hAnsi="Calibri"/>
                  <w:color w:val="000000"/>
                  <w:sz w:val="16"/>
                  <w:szCs w:val="16"/>
                </w:rPr>
                <w:t>NUMBER</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793" w:author="Johnson, David M ERDC-RDE-ITL-MS" w:date="2016-10-19T16:04:00Z"/>
                <w:rFonts w:ascii="Calibri" w:hAnsi="Calibri"/>
                <w:color w:val="000000"/>
                <w:sz w:val="16"/>
                <w:szCs w:val="16"/>
              </w:rPr>
            </w:pPr>
            <w:ins w:id="1794" w:author="Johnson, David M ERDC-RDE-ITL-MS" w:date="2016-10-19T16:04:00Z">
              <w:r>
                <w:rPr>
                  <w:rFonts w:ascii="Calibri" w:hAnsi="Calibri"/>
                  <w:color w:val="000000"/>
                  <w:sz w:val="16"/>
                  <w:szCs w:val="16"/>
                </w:rPr>
                <w:t> </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795" w:author="Johnson, David M ERDC-RDE-ITL-MS" w:date="2016-10-19T16:04:00Z"/>
                <w:rFonts w:ascii="Calibri" w:hAnsi="Calibri"/>
                <w:color w:val="000000"/>
                <w:sz w:val="16"/>
                <w:szCs w:val="16"/>
              </w:rPr>
            </w:pPr>
            <w:ins w:id="1796" w:author="Johnson, David M ERDC-RDE-ITL-MS" w:date="2016-10-19T16:04:00Z">
              <w:r>
                <w:rPr>
                  <w:rFonts w:ascii="Calibri" w:hAnsi="Calibri"/>
                  <w:color w:val="000000"/>
                  <w:sz w:val="16"/>
                  <w:szCs w:val="16"/>
                </w:rPr>
                <w:t>7</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797" w:author="Johnson, David M ERDC-RDE-ITL-MS" w:date="2016-10-19T16:04:00Z"/>
                <w:rFonts w:ascii="Calibri" w:hAnsi="Calibri"/>
                <w:color w:val="000000"/>
                <w:sz w:val="16"/>
                <w:szCs w:val="16"/>
              </w:rPr>
            </w:pPr>
            <w:ins w:id="1798" w:author="Johnson, David M ERDC-RDE-ITL-MS" w:date="2016-10-19T16:04:00Z">
              <w:r>
                <w:rPr>
                  <w:rFonts w:ascii="Calibri" w:hAnsi="Calibri"/>
                  <w:color w:val="000000"/>
                  <w:sz w:val="16"/>
                  <w:szCs w:val="16"/>
                </w:rPr>
                <w:t>1</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799" w:author="Johnson, David M ERDC-RDE-ITL-MS" w:date="2016-10-19T16:04:00Z"/>
                <w:rFonts w:ascii="Calibri" w:hAnsi="Calibri"/>
                <w:color w:val="000000"/>
                <w:sz w:val="16"/>
                <w:szCs w:val="16"/>
              </w:rPr>
            </w:pPr>
            <w:ins w:id="1800" w:author="Johnson, David M ERDC-RDE-ITL-MS" w:date="2016-10-19T16:04:00Z">
              <w:r>
                <w:rPr>
                  <w:rFonts w:ascii="Calibri" w:hAnsi="Calibri"/>
                  <w:color w:val="000000"/>
                  <w:sz w:val="16"/>
                  <w:szCs w:val="16"/>
                </w:rPr>
                <w:t>1</w:t>
              </w:r>
            </w:ins>
          </w:p>
        </w:tc>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801" w:author="Johnson, David M ERDC-RDE-ITL-MS" w:date="2016-10-19T16:04:00Z"/>
                <w:rFonts w:ascii="Calibri" w:hAnsi="Calibri"/>
                <w:color w:val="000000"/>
                <w:sz w:val="16"/>
                <w:szCs w:val="16"/>
              </w:rPr>
            </w:pPr>
            <w:proofErr w:type="spellStart"/>
            <w:ins w:id="1802" w:author="Johnson, David M ERDC-RDE-ITL-MS" w:date="2016-10-19T16:04:00Z">
              <w:r>
                <w:rPr>
                  <w:rFonts w:ascii="Calibri" w:hAnsi="Calibri"/>
                  <w:color w:val="000000"/>
                  <w:sz w:val="16"/>
                  <w:szCs w:val="16"/>
                </w:rPr>
                <w:t>USACE_Sheet</w:t>
              </w:r>
              <w:proofErr w:type="spellEnd"/>
            </w:ins>
          </w:p>
        </w:tc>
      </w:tr>
      <w:tr w:rsidR="00BA5083" w:rsidTr="00BA5083">
        <w:trPr>
          <w:trHeight w:val="300"/>
          <w:ins w:id="1803" w:author="Johnson, David M ERDC-RDE-ITL-MS" w:date="2016-10-19T16:04:00Z"/>
        </w:trPr>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804" w:author="Johnson, David M ERDC-RDE-ITL-MS" w:date="2016-10-19T16:04:00Z"/>
                <w:rFonts w:ascii="Calibri" w:hAnsi="Calibri"/>
                <w:color w:val="000000"/>
                <w:sz w:val="16"/>
                <w:szCs w:val="16"/>
              </w:rPr>
            </w:pPr>
            <w:ins w:id="1805" w:author="Johnson, David M ERDC-RDE-ITL-MS" w:date="2016-10-19T16:04:00Z">
              <w:r>
                <w:rPr>
                  <w:rFonts w:ascii="Calibri" w:hAnsi="Calibri"/>
                  <w:color w:val="000000"/>
                  <w:sz w:val="16"/>
                  <w:szCs w:val="16"/>
                </w:rPr>
                <w:t>PARAM</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806" w:author="Johnson, David M ERDC-RDE-ITL-MS" w:date="2016-10-19T16:04:00Z"/>
                <w:rFonts w:ascii="Calibri" w:hAnsi="Calibri"/>
                <w:color w:val="000000"/>
                <w:sz w:val="16"/>
                <w:szCs w:val="16"/>
              </w:rPr>
            </w:pPr>
            <w:ins w:id="1807" w:author="Johnson, David M ERDC-RDE-ITL-MS" w:date="2016-10-19T16:04:00Z">
              <w:r>
                <w:rPr>
                  <w:rFonts w:ascii="Calibri" w:hAnsi="Calibri"/>
                  <w:color w:val="000000"/>
                  <w:sz w:val="16"/>
                  <w:szCs w:val="16"/>
                </w:rPr>
                <w:t>5f6aedeb-0ca7-426e-9138-adbef1ce9e89</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808" w:author="Johnson, David M ERDC-RDE-ITL-MS" w:date="2016-10-19T16:04:00Z"/>
                <w:rFonts w:ascii="Calibri" w:hAnsi="Calibri"/>
                <w:color w:val="000000"/>
                <w:sz w:val="16"/>
                <w:szCs w:val="16"/>
              </w:rPr>
            </w:pPr>
            <w:ins w:id="1809" w:author="Johnson, David M ERDC-RDE-ITL-MS" w:date="2016-10-19T16:04:00Z">
              <w:r>
                <w:rPr>
                  <w:rFonts w:ascii="Calibri" w:hAnsi="Calibri"/>
                  <w:color w:val="000000"/>
                  <w:sz w:val="16"/>
                  <w:szCs w:val="16"/>
                </w:rPr>
                <w:t>SHEET_DISCIPLINE</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810" w:author="Johnson, David M ERDC-RDE-ITL-MS" w:date="2016-10-19T16:04:00Z"/>
                <w:rFonts w:ascii="Calibri" w:hAnsi="Calibri"/>
                <w:color w:val="000000"/>
                <w:sz w:val="16"/>
                <w:szCs w:val="16"/>
              </w:rPr>
            </w:pPr>
            <w:ins w:id="1811" w:author="Johnson, David M ERDC-RDE-ITL-MS" w:date="2016-10-19T16:04:00Z">
              <w:r>
                <w:rPr>
                  <w:rFonts w:ascii="Calibri" w:hAnsi="Calibri"/>
                  <w:color w:val="000000"/>
                  <w:sz w:val="16"/>
                  <w:szCs w:val="16"/>
                </w:rPr>
                <w:t>TEXT</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812" w:author="Johnson, David M ERDC-RDE-ITL-MS" w:date="2016-10-19T16:04:00Z"/>
                <w:rFonts w:ascii="Calibri" w:hAnsi="Calibri"/>
                <w:color w:val="000000"/>
                <w:sz w:val="16"/>
                <w:szCs w:val="16"/>
              </w:rPr>
            </w:pPr>
            <w:ins w:id="1813" w:author="Johnson, David M ERDC-RDE-ITL-MS" w:date="2016-10-19T16:04:00Z">
              <w:r>
                <w:rPr>
                  <w:rFonts w:ascii="Calibri" w:hAnsi="Calibri"/>
                  <w:color w:val="000000"/>
                  <w:sz w:val="16"/>
                  <w:szCs w:val="16"/>
                </w:rPr>
                <w:t> </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814" w:author="Johnson, David M ERDC-RDE-ITL-MS" w:date="2016-10-19T16:04:00Z"/>
                <w:rFonts w:ascii="Calibri" w:hAnsi="Calibri"/>
                <w:color w:val="000000"/>
                <w:sz w:val="16"/>
                <w:szCs w:val="16"/>
              </w:rPr>
            </w:pPr>
            <w:ins w:id="1815" w:author="Johnson, David M ERDC-RDE-ITL-MS" w:date="2016-10-19T16:04:00Z">
              <w:r>
                <w:rPr>
                  <w:rFonts w:ascii="Calibri" w:hAnsi="Calibri"/>
                  <w:color w:val="000000"/>
                  <w:sz w:val="16"/>
                  <w:szCs w:val="16"/>
                </w:rPr>
                <w:t>7</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816" w:author="Johnson, David M ERDC-RDE-ITL-MS" w:date="2016-10-19T16:04:00Z"/>
                <w:rFonts w:ascii="Calibri" w:hAnsi="Calibri"/>
                <w:color w:val="000000"/>
                <w:sz w:val="16"/>
                <w:szCs w:val="16"/>
              </w:rPr>
            </w:pPr>
            <w:ins w:id="1817" w:author="Johnson, David M ERDC-RDE-ITL-MS" w:date="2016-10-19T16:04:00Z">
              <w:r>
                <w:rPr>
                  <w:rFonts w:ascii="Calibri" w:hAnsi="Calibri"/>
                  <w:color w:val="000000"/>
                  <w:sz w:val="16"/>
                  <w:szCs w:val="16"/>
                </w:rPr>
                <w:t>1</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818" w:author="Johnson, David M ERDC-RDE-ITL-MS" w:date="2016-10-19T16:04:00Z"/>
                <w:rFonts w:ascii="Calibri" w:hAnsi="Calibri"/>
                <w:color w:val="000000"/>
                <w:sz w:val="16"/>
                <w:szCs w:val="16"/>
              </w:rPr>
            </w:pPr>
            <w:ins w:id="1819" w:author="Johnson, David M ERDC-RDE-ITL-MS" w:date="2016-10-19T16:04:00Z">
              <w:r>
                <w:rPr>
                  <w:rFonts w:ascii="Calibri" w:hAnsi="Calibri"/>
                  <w:color w:val="000000"/>
                  <w:sz w:val="16"/>
                  <w:szCs w:val="16"/>
                </w:rPr>
                <w:t>1</w:t>
              </w:r>
            </w:ins>
          </w:p>
        </w:tc>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820" w:author="Johnson, David M ERDC-RDE-ITL-MS" w:date="2016-10-19T16:04:00Z"/>
                <w:rFonts w:ascii="Calibri" w:hAnsi="Calibri"/>
                <w:color w:val="000000"/>
                <w:sz w:val="16"/>
                <w:szCs w:val="16"/>
              </w:rPr>
            </w:pPr>
            <w:proofErr w:type="spellStart"/>
            <w:ins w:id="1821" w:author="Johnson, David M ERDC-RDE-ITL-MS" w:date="2016-10-19T16:04:00Z">
              <w:r>
                <w:rPr>
                  <w:rFonts w:ascii="Calibri" w:hAnsi="Calibri"/>
                  <w:color w:val="000000"/>
                  <w:sz w:val="16"/>
                  <w:szCs w:val="16"/>
                </w:rPr>
                <w:t>USACE_Sheet</w:t>
              </w:r>
              <w:proofErr w:type="spellEnd"/>
            </w:ins>
          </w:p>
        </w:tc>
      </w:tr>
      <w:tr w:rsidR="00BA5083" w:rsidTr="00BA5083">
        <w:trPr>
          <w:trHeight w:val="300"/>
          <w:ins w:id="1822" w:author="Johnson, David M ERDC-RDE-ITL-MS" w:date="2016-10-19T16:04:00Z"/>
        </w:trPr>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823" w:author="Johnson, David M ERDC-RDE-ITL-MS" w:date="2016-10-19T16:04:00Z"/>
                <w:rFonts w:ascii="Calibri" w:hAnsi="Calibri"/>
                <w:color w:val="000000"/>
                <w:sz w:val="16"/>
                <w:szCs w:val="16"/>
              </w:rPr>
            </w:pPr>
            <w:ins w:id="1824" w:author="Johnson, David M ERDC-RDE-ITL-MS" w:date="2016-10-19T16:04:00Z">
              <w:r>
                <w:rPr>
                  <w:rFonts w:ascii="Calibri" w:hAnsi="Calibri"/>
                  <w:color w:val="000000"/>
                  <w:sz w:val="16"/>
                  <w:szCs w:val="16"/>
                </w:rPr>
                <w:t>PARAM</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825" w:author="Johnson, David M ERDC-RDE-ITL-MS" w:date="2016-10-19T16:04:00Z"/>
                <w:rFonts w:ascii="Calibri" w:hAnsi="Calibri"/>
                <w:color w:val="000000"/>
                <w:sz w:val="16"/>
                <w:szCs w:val="16"/>
              </w:rPr>
            </w:pPr>
            <w:ins w:id="1826" w:author="Johnson, David M ERDC-RDE-ITL-MS" w:date="2016-10-19T16:04:00Z">
              <w:r>
                <w:rPr>
                  <w:rFonts w:ascii="Calibri" w:hAnsi="Calibri"/>
                  <w:color w:val="000000"/>
                  <w:sz w:val="16"/>
                  <w:szCs w:val="16"/>
                </w:rPr>
                <w:t>28ea4ef0-bb85-4a12-954f-50709de812cd</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827" w:author="Johnson, David M ERDC-RDE-ITL-MS" w:date="2016-10-19T16:04:00Z"/>
                <w:rFonts w:ascii="Calibri" w:hAnsi="Calibri"/>
                <w:color w:val="000000"/>
                <w:sz w:val="16"/>
                <w:szCs w:val="16"/>
              </w:rPr>
            </w:pPr>
            <w:ins w:id="1828" w:author="Johnson, David M ERDC-RDE-ITL-MS" w:date="2016-10-19T16:04:00Z">
              <w:r>
                <w:rPr>
                  <w:rFonts w:ascii="Calibri" w:hAnsi="Calibri"/>
                  <w:color w:val="000000"/>
                  <w:sz w:val="16"/>
                  <w:szCs w:val="16"/>
                </w:rPr>
                <w:t>Level_2_Designator</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829" w:author="Johnson, David M ERDC-RDE-ITL-MS" w:date="2016-10-19T16:04:00Z"/>
                <w:rFonts w:ascii="Calibri" w:hAnsi="Calibri"/>
                <w:color w:val="000000"/>
                <w:sz w:val="16"/>
                <w:szCs w:val="16"/>
              </w:rPr>
            </w:pPr>
            <w:ins w:id="1830" w:author="Johnson, David M ERDC-RDE-ITL-MS" w:date="2016-10-19T16:04:00Z">
              <w:r>
                <w:rPr>
                  <w:rFonts w:ascii="Calibri" w:hAnsi="Calibri"/>
                  <w:color w:val="000000"/>
                  <w:sz w:val="16"/>
                  <w:szCs w:val="16"/>
                </w:rPr>
                <w:t>TEXT</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831" w:author="Johnson, David M ERDC-RDE-ITL-MS" w:date="2016-10-19T16:04:00Z"/>
                <w:rFonts w:ascii="Calibri" w:hAnsi="Calibri"/>
                <w:color w:val="000000"/>
                <w:sz w:val="16"/>
                <w:szCs w:val="16"/>
              </w:rPr>
            </w:pPr>
            <w:ins w:id="1832" w:author="Johnson, David M ERDC-RDE-ITL-MS" w:date="2016-10-19T16:04:00Z">
              <w:r>
                <w:rPr>
                  <w:rFonts w:ascii="Calibri" w:hAnsi="Calibri"/>
                  <w:color w:val="000000"/>
                  <w:sz w:val="16"/>
                  <w:szCs w:val="16"/>
                </w:rPr>
                <w:t> </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833" w:author="Johnson, David M ERDC-RDE-ITL-MS" w:date="2016-10-19T16:04:00Z"/>
                <w:rFonts w:ascii="Calibri" w:hAnsi="Calibri"/>
                <w:color w:val="000000"/>
                <w:sz w:val="16"/>
                <w:szCs w:val="16"/>
              </w:rPr>
            </w:pPr>
            <w:ins w:id="1834" w:author="Johnson, David M ERDC-RDE-ITL-MS" w:date="2016-10-19T16:04:00Z">
              <w:r>
                <w:rPr>
                  <w:rFonts w:ascii="Calibri" w:hAnsi="Calibri"/>
                  <w:color w:val="000000"/>
                  <w:sz w:val="16"/>
                  <w:szCs w:val="16"/>
                </w:rPr>
                <w:t>7</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835" w:author="Johnson, David M ERDC-RDE-ITL-MS" w:date="2016-10-19T16:04:00Z"/>
                <w:rFonts w:ascii="Calibri" w:hAnsi="Calibri"/>
                <w:color w:val="000000"/>
                <w:sz w:val="16"/>
                <w:szCs w:val="16"/>
              </w:rPr>
            </w:pPr>
            <w:ins w:id="1836" w:author="Johnson, David M ERDC-RDE-ITL-MS" w:date="2016-10-19T16:04:00Z">
              <w:r>
                <w:rPr>
                  <w:rFonts w:ascii="Calibri" w:hAnsi="Calibri"/>
                  <w:color w:val="000000"/>
                  <w:sz w:val="16"/>
                  <w:szCs w:val="16"/>
                </w:rPr>
                <w:t>1</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837" w:author="Johnson, David M ERDC-RDE-ITL-MS" w:date="2016-10-19T16:04:00Z"/>
                <w:rFonts w:ascii="Calibri" w:hAnsi="Calibri"/>
                <w:color w:val="000000"/>
                <w:sz w:val="16"/>
                <w:szCs w:val="16"/>
              </w:rPr>
            </w:pPr>
            <w:ins w:id="1838" w:author="Johnson, David M ERDC-RDE-ITL-MS" w:date="2016-10-19T16:04:00Z">
              <w:r>
                <w:rPr>
                  <w:rFonts w:ascii="Calibri" w:hAnsi="Calibri"/>
                  <w:color w:val="000000"/>
                  <w:sz w:val="16"/>
                  <w:szCs w:val="16"/>
                </w:rPr>
                <w:t>1</w:t>
              </w:r>
            </w:ins>
          </w:p>
        </w:tc>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839" w:author="Johnson, David M ERDC-RDE-ITL-MS" w:date="2016-10-19T16:04:00Z"/>
                <w:rFonts w:ascii="Calibri" w:hAnsi="Calibri"/>
                <w:color w:val="000000"/>
                <w:sz w:val="16"/>
                <w:szCs w:val="16"/>
              </w:rPr>
            </w:pPr>
            <w:proofErr w:type="spellStart"/>
            <w:ins w:id="1840" w:author="Johnson, David M ERDC-RDE-ITL-MS" w:date="2016-10-19T16:04:00Z">
              <w:r>
                <w:rPr>
                  <w:rFonts w:ascii="Calibri" w:hAnsi="Calibri"/>
                  <w:color w:val="000000"/>
                  <w:sz w:val="16"/>
                  <w:szCs w:val="16"/>
                </w:rPr>
                <w:t>USACE_Sheet</w:t>
              </w:r>
              <w:proofErr w:type="spellEnd"/>
            </w:ins>
          </w:p>
        </w:tc>
      </w:tr>
      <w:tr w:rsidR="00BA5083" w:rsidTr="00BA5083">
        <w:trPr>
          <w:trHeight w:val="300"/>
          <w:ins w:id="1841" w:author="Johnson, David M ERDC-RDE-ITL-MS" w:date="2016-10-19T16:04:00Z"/>
        </w:trPr>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842" w:author="Johnson, David M ERDC-RDE-ITL-MS" w:date="2016-10-19T16:04:00Z"/>
                <w:rFonts w:ascii="Calibri" w:hAnsi="Calibri"/>
                <w:color w:val="000000"/>
                <w:sz w:val="16"/>
                <w:szCs w:val="16"/>
              </w:rPr>
            </w:pPr>
            <w:ins w:id="1843" w:author="Johnson, David M ERDC-RDE-ITL-MS" w:date="2016-10-19T16:04:00Z">
              <w:r>
                <w:rPr>
                  <w:rFonts w:ascii="Calibri" w:hAnsi="Calibri"/>
                  <w:color w:val="000000"/>
                  <w:sz w:val="16"/>
                  <w:szCs w:val="16"/>
                </w:rPr>
                <w:t>PARAM</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844" w:author="Johnson, David M ERDC-RDE-ITL-MS" w:date="2016-10-19T16:04:00Z"/>
                <w:rFonts w:ascii="Calibri" w:hAnsi="Calibri"/>
                <w:color w:val="000000"/>
                <w:sz w:val="16"/>
                <w:szCs w:val="16"/>
              </w:rPr>
            </w:pPr>
            <w:ins w:id="1845" w:author="Johnson, David M ERDC-RDE-ITL-MS" w:date="2016-10-19T16:04:00Z">
              <w:r>
                <w:rPr>
                  <w:rFonts w:ascii="Calibri" w:hAnsi="Calibri"/>
                  <w:color w:val="000000"/>
                  <w:sz w:val="16"/>
                  <w:szCs w:val="16"/>
                </w:rPr>
                <w:t>00ec2600-afe8-4262-a6d5-3764bd738552</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846" w:author="Johnson, David M ERDC-RDE-ITL-MS" w:date="2016-10-19T16:04:00Z"/>
                <w:rFonts w:ascii="Calibri" w:hAnsi="Calibri"/>
                <w:color w:val="000000"/>
                <w:sz w:val="16"/>
                <w:szCs w:val="16"/>
              </w:rPr>
            </w:pPr>
            <w:proofErr w:type="spellStart"/>
            <w:ins w:id="1847" w:author="Johnson, David M ERDC-RDE-ITL-MS" w:date="2016-10-19T16:04:00Z">
              <w:r>
                <w:rPr>
                  <w:rFonts w:ascii="Calibri" w:hAnsi="Calibri"/>
                  <w:color w:val="000000"/>
                  <w:sz w:val="16"/>
                  <w:szCs w:val="16"/>
                </w:rPr>
                <w:t>Alternate_Info</w:t>
              </w:r>
              <w:proofErr w:type="spellEnd"/>
              <w:r>
                <w:rPr>
                  <w:rFonts w:ascii="Calibri" w:hAnsi="Calibri"/>
                  <w:color w:val="000000"/>
                  <w:sz w:val="16"/>
                  <w:szCs w:val="16"/>
                </w:rPr>
                <w:t xml:space="preserve"> 2</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848" w:author="Johnson, David M ERDC-RDE-ITL-MS" w:date="2016-10-19T16:04:00Z"/>
                <w:rFonts w:ascii="Calibri" w:hAnsi="Calibri"/>
                <w:color w:val="000000"/>
                <w:sz w:val="16"/>
                <w:szCs w:val="16"/>
              </w:rPr>
            </w:pPr>
            <w:ins w:id="1849" w:author="Johnson, David M ERDC-RDE-ITL-MS" w:date="2016-10-19T16:04:00Z">
              <w:r>
                <w:rPr>
                  <w:rFonts w:ascii="Calibri" w:hAnsi="Calibri"/>
                  <w:color w:val="000000"/>
                  <w:sz w:val="16"/>
                  <w:szCs w:val="16"/>
                </w:rPr>
                <w:t>TEXT</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850" w:author="Johnson, David M ERDC-RDE-ITL-MS" w:date="2016-10-19T16:04:00Z"/>
                <w:rFonts w:ascii="Calibri" w:hAnsi="Calibri"/>
                <w:color w:val="000000"/>
                <w:sz w:val="16"/>
                <w:szCs w:val="16"/>
              </w:rPr>
            </w:pPr>
            <w:ins w:id="1851" w:author="Johnson, David M ERDC-RDE-ITL-MS" w:date="2016-10-19T16:04:00Z">
              <w:r>
                <w:rPr>
                  <w:rFonts w:ascii="Calibri" w:hAnsi="Calibri"/>
                  <w:color w:val="000000"/>
                  <w:sz w:val="16"/>
                  <w:szCs w:val="16"/>
                </w:rPr>
                <w:t> </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852" w:author="Johnson, David M ERDC-RDE-ITL-MS" w:date="2016-10-19T16:04:00Z"/>
                <w:rFonts w:ascii="Calibri" w:hAnsi="Calibri"/>
                <w:color w:val="000000"/>
                <w:sz w:val="16"/>
                <w:szCs w:val="16"/>
              </w:rPr>
            </w:pPr>
            <w:ins w:id="1853" w:author="Johnson, David M ERDC-RDE-ITL-MS" w:date="2016-10-19T16:04:00Z">
              <w:r>
                <w:rPr>
                  <w:rFonts w:ascii="Calibri" w:hAnsi="Calibri"/>
                  <w:color w:val="000000"/>
                  <w:sz w:val="16"/>
                  <w:szCs w:val="16"/>
                </w:rPr>
                <w:t>8</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854" w:author="Johnson, David M ERDC-RDE-ITL-MS" w:date="2016-10-19T16:04:00Z"/>
                <w:rFonts w:ascii="Calibri" w:hAnsi="Calibri"/>
                <w:color w:val="000000"/>
                <w:sz w:val="16"/>
                <w:szCs w:val="16"/>
              </w:rPr>
            </w:pPr>
            <w:ins w:id="1855" w:author="Johnson, David M ERDC-RDE-ITL-MS" w:date="2016-10-19T16:04:00Z">
              <w:r>
                <w:rPr>
                  <w:rFonts w:ascii="Calibri" w:hAnsi="Calibri"/>
                  <w:color w:val="000000"/>
                  <w:sz w:val="16"/>
                  <w:szCs w:val="16"/>
                </w:rPr>
                <w:t>1</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856" w:author="Johnson, David M ERDC-RDE-ITL-MS" w:date="2016-10-19T16:04:00Z"/>
                <w:rFonts w:ascii="Calibri" w:hAnsi="Calibri"/>
                <w:color w:val="000000"/>
                <w:sz w:val="16"/>
                <w:szCs w:val="16"/>
              </w:rPr>
            </w:pPr>
            <w:ins w:id="1857" w:author="Johnson, David M ERDC-RDE-ITL-MS" w:date="2016-10-19T16:04:00Z">
              <w:r>
                <w:rPr>
                  <w:rFonts w:ascii="Calibri" w:hAnsi="Calibri"/>
                  <w:color w:val="000000"/>
                  <w:sz w:val="16"/>
                  <w:szCs w:val="16"/>
                </w:rPr>
                <w:t>1</w:t>
              </w:r>
            </w:ins>
          </w:p>
        </w:tc>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858" w:author="Johnson, David M ERDC-RDE-ITL-MS" w:date="2016-10-19T16:04:00Z"/>
                <w:rFonts w:ascii="Calibri" w:hAnsi="Calibri"/>
                <w:color w:val="000000"/>
                <w:sz w:val="16"/>
                <w:szCs w:val="16"/>
              </w:rPr>
            </w:pPr>
            <w:proofErr w:type="spellStart"/>
            <w:ins w:id="1859" w:author="Johnson, David M ERDC-RDE-ITL-MS" w:date="2016-10-19T16:04:00Z">
              <w:r>
                <w:rPr>
                  <w:rFonts w:ascii="Calibri" w:hAnsi="Calibri"/>
                  <w:color w:val="000000"/>
                  <w:sz w:val="16"/>
                  <w:szCs w:val="16"/>
                </w:rPr>
                <w:t>USACE_Project</w:t>
              </w:r>
              <w:proofErr w:type="spellEnd"/>
            </w:ins>
          </w:p>
        </w:tc>
      </w:tr>
      <w:tr w:rsidR="00BA5083" w:rsidTr="00BA5083">
        <w:trPr>
          <w:trHeight w:val="300"/>
          <w:ins w:id="1860" w:author="Johnson, David M ERDC-RDE-ITL-MS" w:date="2016-10-19T16:04:00Z"/>
        </w:trPr>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861" w:author="Johnson, David M ERDC-RDE-ITL-MS" w:date="2016-10-19T16:04:00Z"/>
                <w:rFonts w:ascii="Calibri" w:hAnsi="Calibri"/>
                <w:color w:val="000000"/>
                <w:sz w:val="16"/>
                <w:szCs w:val="16"/>
              </w:rPr>
            </w:pPr>
            <w:ins w:id="1862" w:author="Johnson, David M ERDC-RDE-ITL-MS" w:date="2016-10-19T16:04:00Z">
              <w:r>
                <w:rPr>
                  <w:rFonts w:ascii="Calibri" w:hAnsi="Calibri"/>
                  <w:color w:val="000000"/>
                  <w:sz w:val="16"/>
                  <w:szCs w:val="16"/>
                </w:rPr>
                <w:t>PARAM</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863" w:author="Johnson, David M ERDC-RDE-ITL-MS" w:date="2016-10-19T16:04:00Z"/>
                <w:rFonts w:ascii="Calibri" w:hAnsi="Calibri"/>
                <w:color w:val="000000"/>
                <w:sz w:val="16"/>
                <w:szCs w:val="16"/>
              </w:rPr>
            </w:pPr>
            <w:ins w:id="1864" w:author="Johnson, David M ERDC-RDE-ITL-MS" w:date="2016-10-19T16:04:00Z">
              <w:r>
                <w:rPr>
                  <w:rFonts w:ascii="Calibri" w:hAnsi="Calibri"/>
                  <w:color w:val="000000"/>
                  <w:sz w:val="16"/>
                  <w:szCs w:val="16"/>
                </w:rPr>
                <w:t>88768e00-ab59-4ccd-89e5-0b23b6b05a81</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865" w:author="Johnson, David M ERDC-RDE-ITL-MS" w:date="2016-10-19T16:04:00Z"/>
                <w:rFonts w:ascii="Calibri" w:hAnsi="Calibri"/>
                <w:color w:val="000000"/>
                <w:sz w:val="16"/>
                <w:szCs w:val="16"/>
              </w:rPr>
            </w:pPr>
            <w:ins w:id="1866" w:author="Johnson, David M ERDC-RDE-ITL-MS" w:date="2016-10-19T16:04:00Z">
              <w:r>
                <w:rPr>
                  <w:rFonts w:ascii="Calibri" w:hAnsi="Calibri"/>
                  <w:color w:val="000000"/>
                  <w:sz w:val="16"/>
                  <w:szCs w:val="16"/>
                </w:rPr>
                <w:t>SOLICIT_NO</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867" w:author="Johnson, David M ERDC-RDE-ITL-MS" w:date="2016-10-19T16:04:00Z"/>
                <w:rFonts w:ascii="Calibri" w:hAnsi="Calibri"/>
                <w:color w:val="000000"/>
                <w:sz w:val="16"/>
                <w:szCs w:val="16"/>
              </w:rPr>
            </w:pPr>
            <w:ins w:id="1868" w:author="Johnson, David M ERDC-RDE-ITL-MS" w:date="2016-10-19T16:04:00Z">
              <w:r>
                <w:rPr>
                  <w:rFonts w:ascii="Calibri" w:hAnsi="Calibri"/>
                  <w:color w:val="000000"/>
                  <w:sz w:val="16"/>
                  <w:szCs w:val="16"/>
                </w:rPr>
                <w:t>TEXT</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869" w:author="Johnson, David M ERDC-RDE-ITL-MS" w:date="2016-10-19T16:04:00Z"/>
                <w:rFonts w:ascii="Calibri" w:hAnsi="Calibri"/>
                <w:color w:val="000000"/>
                <w:sz w:val="16"/>
                <w:szCs w:val="16"/>
              </w:rPr>
            </w:pPr>
            <w:ins w:id="1870" w:author="Johnson, David M ERDC-RDE-ITL-MS" w:date="2016-10-19T16:04:00Z">
              <w:r>
                <w:rPr>
                  <w:rFonts w:ascii="Calibri" w:hAnsi="Calibri"/>
                  <w:color w:val="000000"/>
                  <w:sz w:val="16"/>
                  <w:szCs w:val="16"/>
                </w:rPr>
                <w:t> </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871" w:author="Johnson, David M ERDC-RDE-ITL-MS" w:date="2016-10-19T16:04:00Z"/>
                <w:rFonts w:ascii="Calibri" w:hAnsi="Calibri"/>
                <w:color w:val="000000"/>
                <w:sz w:val="16"/>
                <w:szCs w:val="16"/>
              </w:rPr>
            </w:pPr>
            <w:ins w:id="1872" w:author="Johnson, David M ERDC-RDE-ITL-MS" w:date="2016-10-19T16:04:00Z">
              <w:r>
                <w:rPr>
                  <w:rFonts w:ascii="Calibri" w:hAnsi="Calibri"/>
                  <w:color w:val="000000"/>
                  <w:sz w:val="16"/>
                  <w:szCs w:val="16"/>
                </w:rPr>
                <w:t>8</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873" w:author="Johnson, David M ERDC-RDE-ITL-MS" w:date="2016-10-19T16:04:00Z"/>
                <w:rFonts w:ascii="Calibri" w:hAnsi="Calibri"/>
                <w:color w:val="000000"/>
                <w:sz w:val="16"/>
                <w:szCs w:val="16"/>
              </w:rPr>
            </w:pPr>
            <w:ins w:id="1874" w:author="Johnson, David M ERDC-RDE-ITL-MS" w:date="2016-10-19T16:04:00Z">
              <w:r>
                <w:rPr>
                  <w:rFonts w:ascii="Calibri" w:hAnsi="Calibri"/>
                  <w:color w:val="000000"/>
                  <w:sz w:val="16"/>
                  <w:szCs w:val="16"/>
                </w:rPr>
                <w:t>1</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875" w:author="Johnson, David M ERDC-RDE-ITL-MS" w:date="2016-10-19T16:04:00Z"/>
                <w:rFonts w:ascii="Calibri" w:hAnsi="Calibri"/>
                <w:color w:val="000000"/>
                <w:sz w:val="16"/>
                <w:szCs w:val="16"/>
              </w:rPr>
            </w:pPr>
            <w:ins w:id="1876" w:author="Johnson, David M ERDC-RDE-ITL-MS" w:date="2016-10-19T16:04:00Z">
              <w:r>
                <w:rPr>
                  <w:rFonts w:ascii="Calibri" w:hAnsi="Calibri"/>
                  <w:color w:val="000000"/>
                  <w:sz w:val="16"/>
                  <w:szCs w:val="16"/>
                </w:rPr>
                <w:t>1</w:t>
              </w:r>
            </w:ins>
          </w:p>
        </w:tc>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877" w:author="Johnson, David M ERDC-RDE-ITL-MS" w:date="2016-10-19T16:04:00Z"/>
                <w:rFonts w:ascii="Calibri" w:hAnsi="Calibri"/>
                <w:color w:val="000000"/>
                <w:sz w:val="16"/>
                <w:szCs w:val="16"/>
              </w:rPr>
            </w:pPr>
            <w:proofErr w:type="spellStart"/>
            <w:ins w:id="1878" w:author="Johnson, David M ERDC-RDE-ITL-MS" w:date="2016-10-19T16:04:00Z">
              <w:r>
                <w:rPr>
                  <w:rFonts w:ascii="Calibri" w:hAnsi="Calibri"/>
                  <w:color w:val="000000"/>
                  <w:sz w:val="16"/>
                  <w:szCs w:val="16"/>
                </w:rPr>
                <w:t>USACE_Project</w:t>
              </w:r>
              <w:proofErr w:type="spellEnd"/>
            </w:ins>
          </w:p>
        </w:tc>
      </w:tr>
      <w:tr w:rsidR="00BA5083" w:rsidTr="00BA5083">
        <w:trPr>
          <w:trHeight w:val="300"/>
          <w:ins w:id="1879" w:author="Johnson, David M ERDC-RDE-ITL-MS" w:date="2016-10-19T16:04:00Z"/>
        </w:trPr>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880" w:author="Johnson, David M ERDC-RDE-ITL-MS" w:date="2016-10-19T16:04:00Z"/>
                <w:rFonts w:ascii="Calibri" w:hAnsi="Calibri"/>
                <w:color w:val="000000"/>
                <w:sz w:val="16"/>
                <w:szCs w:val="16"/>
              </w:rPr>
            </w:pPr>
            <w:ins w:id="1881" w:author="Johnson, David M ERDC-RDE-ITL-MS" w:date="2016-10-19T16:04:00Z">
              <w:r>
                <w:rPr>
                  <w:rFonts w:ascii="Calibri" w:hAnsi="Calibri"/>
                  <w:color w:val="000000"/>
                  <w:sz w:val="16"/>
                  <w:szCs w:val="16"/>
                </w:rPr>
                <w:t>PARAM</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882" w:author="Johnson, David M ERDC-RDE-ITL-MS" w:date="2016-10-19T16:04:00Z"/>
                <w:rFonts w:ascii="Calibri" w:hAnsi="Calibri"/>
                <w:color w:val="000000"/>
                <w:sz w:val="16"/>
                <w:szCs w:val="16"/>
              </w:rPr>
            </w:pPr>
            <w:ins w:id="1883" w:author="Johnson, David M ERDC-RDE-ITL-MS" w:date="2016-10-19T16:04:00Z">
              <w:r>
                <w:rPr>
                  <w:rFonts w:ascii="Calibri" w:hAnsi="Calibri"/>
                  <w:color w:val="000000"/>
                  <w:sz w:val="16"/>
                  <w:szCs w:val="16"/>
                </w:rPr>
                <w:t>6d6e8a09-8993-43f4-8590-e43491f13d5d</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884" w:author="Johnson, David M ERDC-RDE-ITL-MS" w:date="2016-10-19T16:04:00Z"/>
                <w:rFonts w:ascii="Calibri" w:hAnsi="Calibri"/>
                <w:color w:val="000000"/>
                <w:sz w:val="16"/>
                <w:szCs w:val="16"/>
              </w:rPr>
            </w:pPr>
            <w:ins w:id="1885" w:author="Johnson, David M ERDC-RDE-ITL-MS" w:date="2016-10-19T16:04:00Z">
              <w:r>
                <w:rPr>
                  <w:rFonts w:ascii="Calibri" w:hAnsi="Calibri"/>
                  <w:color w:val="000000"/>
                  <w:sz w:val="16"/>
                  <w:szCs w:val="16"/>
                </w:rPr>
                <w:t>FILE_NO</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886" w:author="Johnson, David M ERDC-RDE-ITL-MS" w:date="2016-10-19T16:04:00Z"/>
                <w:rFonts w:ascii="Calibri" w:hAnsi="Calibri"/>
                <w:color w:val="000000"/>
                <w:sz w:val="16"/>
                <w:szCs w:val="16"/>
              </w:rPr>
            </w:pPr>
            <w:ins w:id="1887" w:author="Johnson, David M ERDC-RDE-ITL-MS" w:date="2016-10-19T16:04:00Z">
              <w:r>
                <w:rPr>
                  <w:rFonts w:ascii="Calibri" w:hAnsi="Calibri"/>
                  <w:color w:val="000000"/>
                  <w:sz w:val="16"/>
                  <w:szCs w:val="16"/>
                </w:rPr>
                <w:t>TEXT</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888" w:author="Johnson, David M ERDC-RDE-ITL-MS" w:date="2016-10-19T16:04:00Z"/>
                <w:rFonts w:ascii="Calibri" w:hAnsi="Calibri"/>
                <w:color w:val="000000"/>
                <w:sz w:val="16"/>
                <w:szCs w:val="16"/>
              </w:rPr>
            </w:pPr>
            <w:ins w:id="1889" w:author="Johnson, David M ERDC-RDE-ITL-MS" w:date="2016-10-19T16:04:00Z">
              <w:r>
                <w:rPr>
                  <w:rFonts w:ascii="Calibri" w:hAnsi="Calibri"/>
                  <w:color w:val="000000"/>
                  <w:sz w:val="16"/>
                  <w:szCs w:val="16"/>
                </w:rPr>
                <w:t> </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890" w:author="Johnson, David M ERDC-RDE-ITL-MS" w:date="2016-10-19T16:04:00Z"/>
                <w:rFonts w:ascii="Calibri" w:hAnsi="Calibri"/>
                <w:color w:val="000000"/>
                <w:sz w:val="16"/>
                <w:szCs w:val="16"/>
              </w:rPr>
            </w:pPr>
            <w:ins w:id="1891" w:author="Johnson, David M ERDC-RDE-ITL-MS" w:date="2016-10-19T16:04:00Z">
              <w:r>
                <w:rPr>
                  <w:rFonts w:ascii="Calibri" w:hAnsi="Calibri"/>
                  <w:color w:val="000000"/>
                  <w:sz w:val="16"/>
                  <w:szCs w:val="16"/>
                </w:rPr>
                <w:t>8</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892" w:author="Johnson, David M ERDC-RDE-ITL-MS" w:date="2016-10-19T16:04:00Z"/>
                <w:rFonts w:ascii="Calibri" w:hAnsi="Calibri"/>
                <w:color w:val="000000"/>
                <w:sz w:val="16"/>
                <w:szCs w:val="16"/>
              </w:rPr>
            </w:pPr>
            <w:ins w:id="1893" w:author="Johnson, David M ERDC-RDE-ITL-MS" w:date="2016-10-19T16:04:00Z">
              <w:r>
                <w:rPr>
                  <w:rFonts w:ascii="Calibri" w:hAnsi="Calibri"/>
                  <w:color w:val="000000"/>
                  <w:sz w:val="16"/>
                  <w:szCs w:val="16"/>
                </w:rPr>
                <w:t>1</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894" w:author="Johnson, David M ERDC-RDE-ITL-MS" w:date="2016-10-19T16:04:00Z"/>
                <w:rFonts w:ascii="Calibri" w:hAnsi="Calibri"/>
                <w:color w:val="000000"/>
                <w:sz w:val="16"/>
                <w:szCs w:val="16"/>
              </w:rPr>
            </w:pPr>
            <w:ins w:id="1895" w:author="Johnson, David M ERDC-RDE-ITL-MS" w:date="2016-10-19T16:04:00Z">
              <w:r>
                <w:rPr>
                  <w:rFonts w:ascii="Calibri" w:hAnsi="Calibri"/>
                  <w:color w:val="000000"/>
                  <w:sz w:val="16"/>
                  <w:szCs w:val="16"/>
                </w:rPr>
                <w:t>1</w:t>
              </w:r>
            </w:ins>
          </w:p>
        </w:tc>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896" w:author="Johnson, David M ERDC-RDE-ITL-MS" w:date="2016-10-19T16:04:00Z"/>
                <w:rFonts w:ascii="Calibri" w:hAnsi="Calibri"/>
                <w:color w:val="000000"/>
                <w:sz w:val="16"/>
                <w:szCs w:val="16"/>
              </w:rPr>
            </w:pPr>
            <w:proofErr w:type="spellStart"/>
            <w:ins w:id="1897" w:author="Johnson, David M ERDC-RDE-ITL-MS" w:date="2016-10-19T16:04:00Z">
              <w:r>
                <w:rPr>
                  <w:rFonts w:ascii="Calibri" w:hAnsi="Calibri"/>
                  <w:color w:val="000000"/>
                  <w:sz w:val="16"/>
                  <w:szCs w:val="16"/>
                </w:rPr>
                <w:t>USACE_Project</w:t>
              </w:r>
              <w:proofErr w:type="spellEnd"/>
            </w:ins>
          </w:p>
        </w:tc>
      </w:tr>
      <w:tr w:rsidR="00BA5083" w:rsidTr="00BA5083">
        <w:trPr>
          <w:trHeight w:val="300"/>
          <w:ins w:id="1898" w:author="Johnson, David M ERDC-RDE-ITL-MS" w:date="2016-10-19T16:04:00Z"/>
        </w:trPr>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899" w:author="Johnson, David M ERDC-RDE-ITL-MS" w:date="2016-10-19T16:04:00Z"/>
                <w:rFonts w:ascii="Calibri" w:hAnsi="Calibri"/>
                <w:color w:val="000000"/>
                <w:sz w:val="16"/>
                <w:szCs w:val="16"/>
              </w:rPr>
            </w:pPr>
            <w:ins w:id="1900" w:author="Johnson, David M ERDC-RDE-ITL-MS" w:date="2016-10-19T16:04:00Z">
              <w:r>
                <w:rPr>
                  <w:rFonts w:ascii="Calibri" w:hAnsi="Calibri"/>
                  <w:color w:val="000000"/>
                  <w:sz w:val="16"/>
                  <w:szCs w:val="16"/>
                </w:rPr>
                <w:t>PARAM</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901" w:author="Johnson, David M ERDC-RDE-ITL-MS" w:date="2016-10-19T16:04:00Z"/>
                <w:rFonts w:ascii="Calibri" w:hAnsi="Calibri"/>
                <w:color w:val="000000"/>
                <w:sz w:val="16"/>
                <w:szCs w:val="16"/>
              </w:rPr>
            </w:pPr>
            <w:ins w:id="1902" w:author="Johnson, David M ERDC-RDE-ITL-MS" w:date="2016-10-19T16:04:00Z">
              <w:r>
                <w:rPr>
                  <w:rFonts w:ascii="Calibri" w:hAnsi="Calibri"/>
                  <w:color w:val="000000"/>
                  <w:sz w:val="16"/>
                  <w:szCs w:val="16"/>
                </w:rPr>
                <w:t>c81c4b0d-7158-4b95-b98c-8a83b5c7d732</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903" w:author="Johnson, David M ERDC-RDE-ITL-MS" w:date="2016-10-19T16:04:00Z"/>
                <w:rFonts w:ascii="Calibri" w:hAnsi="Calibri"/>
                <w:color w:val="000000"/>
                <w:sz w:val="16"/>
                <w:szCs w:val="16"/>
              </w:rPr>
            </w:pPr>
            <w:proofErr w:type="spellStart"/>
            <w:ins w:id="1904" w:author="Johnson, David M ERDC-RDE-ITL-MS" w:date="2016-10-19T16:04:00Z">
              <w:r>
                <w:rPr>
                  <w:rFonts w:ascii="Calibri" w:hAnsi="Calibri"/>
                  <w:color w:val="000000"/>
                  <w:sz w:val="16"/>
                  <w:szCs w:val="16"/>
                </w:rPr>
                <w:t>Alternate_Info_Title</w:t>
              </w:r>
              <w:proofErr w:type="spellEnd"/>
              <w:r>
                <w:rPr>
                  <w:rFonts w:ascii="Calibri" w:hAnsi="Calibri"/>
                  <w:color w:val="000000"/>
                  <w:sz w:val="16"/>
                  <w:szCs w:val="16"/>
                </w:rPr>
                <w:t xml:space="preserve"> 1</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905" w:author="Johnson, David M ERDC-RDE-ITL-MS" w:date="2016-10-19T16:04:00Z"/>
                <w:rFonts w:ascii="Calibri" w:hAnsi="Calibri"/>
                <w:color w:val="000000"/>
                <w:sz w:val="16"/>
                <w:szCs w:val="16"/>
              </w:rPr>
            </w:pPr>
            <w:ins w:id="1906" w:author="Johnson, David M ERDC-RDE-ITL-MS" w:date="2016-10-19T16:04:00Z">
              <w:r>
                <w:rPr>
                  <w:rFonts w:ascii="Calibri" w:hAnsi="Calibri"/>
                  <w:color w:val="000000"/>
                  <w:sz w:val="16"/>
                  <w:szCs w:val="16"/>
                </w:rPr>
                <w:t>TEXT</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907" w:author="Johnson, David M ERDC-RDE-ITL-MS" w:date="2016-10-19T16:04:00Z"/>
                <w:rFonts w:ascii="Calibri" w:hAnsi="Calibri"/>
                <w:color w:val="000000"/>
                <w:sz w:val="16"/>
                <w:szCs w:val="16"/>
              </w:rPr>
            </w:pPr>
            <w:ins w:id="1908" w:author="Johnson, David M ERDC-RDE-ITL-MS" w:date="2016-10-19T16:04:00Z">
              <w:r>
                <w:rPr>
                  <w:rFonts w:ascii="Calibri" w:hAnsi="Calibri"/>
                  <w:color w:val="000000"/>
                  <w:sz w:val="16"/>
                  <w:szCs w:val="16"/>
                </w:rPr>
                <w:t> </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909" w:author="Johnson, David M ERDC-RDE-ITL-MS" w:date="2016-10-19T16:04:00Z"/>
                <w:rFonts w:ascii="Calibri" w:hAnsi="Calibri"/>
                <w:color w:val="000000"/>
                <w:sz w:val="16"/>
                <w:szCs w:val="16"/>
              </w:rPr>
            </w:pPr>
            <w:ins w:id="1910" w:author="Johnson, David M ERDC-RDE-ITL-MS" w:date="2016-10-19T16:04:00Z">
              <w:r>
                <w:rPr>
                  <w:rFonts w:ascii="Calibri" w:hAnsi="Calibri"/>
                  <w:color w:val="000000"/>
                  <w:sz w:val="16"/>
                  <w:szCs w:val="16"/>
                </w:rPr>
                <w:t>8</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911" w:author="Johnson, David M ERDC-RDE-ITL-MS" w:date="2016-10-19T16:04:00Z"/>
                <w:rFonts w:ascii="Calibri" w:hAnsi="Calibri"/>
                <w:color w:val="000000"/>
                <w:sz w:val="16"/>
                <w:szCs w:val="16"/>
              </w:rPr>
            </w:pPr>
            <w:ins w:id="1912" w:author="Johnson, David M ERDC-RDE-ITL-MS" w:date="2016-10-19T16:04:00Z">
              <w:r>
                <w:rPr>
                  <w:rFonts w:ascii="Calibri" w:hAnsi="Calibri"/>
                  <w:color w:val="000000"/>
                  <w:sz w:val="16"/>
                  <w:szCs w:val="16"/>
                </w:rPr>
                <w:t>1</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913" w:author="Johnson, David M ERDC-RDE-ITL-MS" w:date="2016-10-19T16:04:00Z"/>
                <w:rFonts w:ascii="Calibri" w:hAnsi="Calibri"/>
                <w:color w:val="000000"/>
                <w:sz w:val="16"/>
                <w:szCs w:val="16"/>
              </w:rPr>
            </w:pPr>
            <w:ins w:id="1914" w:author="Johnson, David M ERDC-RDE-ITL-MS" w:date="2016-10-19T16:04:00Z">
              <w:r>
                <w:rPr>
                  <w:rFonts w:ascii="Calibri" w:hAnsi="Calibri"/>
                  <w:color w:val="000000"/>
                  <w:sz w:val="16"/>
                  <w:szCs w:val="16"/>
                </w:rPr>
                <w:t>1</w:t>
              </w:r>
            </w:ins>
          </w:p>
        </w:tc>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915" w:author="Johnson, David M ERDC-RDE-ITL-MS" w:date="2016-10-19T16:04:00Z"/>
                <w:rFonts w:ascii="Calibri" w:hAnsi="Calibri"/>
                <w:color w:val="000000"/>
                <w:sz w:val="16"/>
                <w:szCs w:val="16"/>
              </w:rPr>
            </w:pPr>
            <w:proofErr w:type="spellStart"/>
            <w:ins w:id="1916" w:author="Johnson, David M ERDC-RDE-ITL-MS" w:date="2016-10-19T16:04:00Z">
              <w:r>
                <w:rPr>
                  <w:rFonts w:ascii="Calibri" w:hAnsi="Calibri"/>
                  <w:color w:val="000000"/>
                  <w:sz w:val="16"/>
                  <w:szCs w:val="16"/>
                </w:rPr>
                <w:t>USACE_Project</w:t>
              </w:r>
              <w:proofErr w:type="spellEnd"/>
            </w:ins>
          </w:p>
        </w:tc>
      </w:tr>
      <w:tr w:rsidR="00BA5083" w:rsidTr="00BA5083">
        <w:trPr>
          <w:trHeight w:val="300"/>
          <w:ins w:id="1917" w:author="Johnson, David M ERDC-RDE-ITL-MS" w:date="2016-10-19T16:04:00Z"/>
        </w:trPr>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918" w:author="Johnson, David M ERDC-RDE-ITL-MS" w:date="2016-10-19T16:04:00Z"/>
                <w:rFonts w:ascii="Calibri" w:hAnsi="Calibri"/>
                <w:color w:val="000000"/>
                <w:sz w:val="16"/>
                <w:szCs w:val="16"/>
              </w:rPr>
            </w:pPr>
            <w:ins w:id="1919" w:author="Johnson, David M ERDC-RDE-ITL-MS" w:date="2016-10-19T16:04:00Z">
              <w:r>
                <w:rPr>
                  <w:rFonts w:ascii="Calibri" w:hAnsi="Calibri"/>
                  <w:color w:val="000000"/>
                  <w:sz w:val="16"/>
                  <w:szCs w:val="16"/>
                </w:rPr>
                <w:t>PARAM</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920" w:author="Johnson, David M ERDC-RDE-ITL-MS" w:date="2016-10-19T16:04:00Z"/>
                <w:rFonts w:ascii="Calibri" w:hAnsi="Calibri"/>
                <w:color w:val="000000"/>
                <w:sz w:val="16"/>
                <w:szCs w:val="16"/>
              </w:rPr>
            </w:pPr>
            <w:ins w:id="1921" w:author="Johnson, David M ERDC-RDE-ITL-MS" w:date="2016-10-19T16:04:00Z">
              <w:r>
                <w:rPr>
                  <w:rFonts w:ascii="Calibri" w:hAnsi="Calibri"/>
                  <w:color w:val="000000"/>
                  <w:sz w:val="16"/>
                  <w:szCs w:val="16"/>
                </w:rPr>
                <w:t>dc775a26-5d27-4abf-b55a-3106605cdc59</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922" w:author="Johnson, David M ERDC-RDE-ITL-MS" w:date="2016-10-19T16:04:00Z"/>
                <w:rFonts w:ascii="Calibri" w:hAnsi="Calibri"/>
                <w:color w:val="000000"/>
                <w:sz w:val="16"/>
                <w:szCs w:val="16"/>
              </w:rPr>
            </w:pPr>
            <w:ins w:id="1923" w:author="Johnson, David M ERDC-RDE-ITL-MS" w:date="2016-10-19T16:04:00Z">
              <w:r>
                <w:rPr>
                  <w:rFonts w:ascii="Calibri" w:hAnsi="Calibri"/>
                  <w:color w:val="000000"/>
                  <w:sz w:val="16"/>
                  <w:szCs w:val="16"/>
                </w:rPr>
                <w:t>CONTRACTOR_LOCATION</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924" w:author="Johnson, David M ERDC-RDE-ITL-MS" w:date="2016-10-19T16:04:00Z"/>
                <w:rFonts w:ascii="Calibri" w:hAnsi="Calibri"/>
                <w:color w:val="000000"/>
                <w:sz w:val="16"/>
                <w:szCs w:val="16"/>
              </w:rPr>
            </w:pPr>
            <w:ins w:id="1925" w:author="Johnson, David M ERDC-RDE-ITL-MS" w:date="2016-10-19T16:04:00Z">
              <w:r>
                <w:rPr>
                  <w:rFonts w:ascii="Calibri" w:hAnsi="Calibri"/>
                  <w:color w:val="000000"/>
                  <w:sz w:val="16"/>
                  <w:szCs w:val="16"/>
                </w:rPr>
                <w:t>TEXT</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926" w:author="Johnson, David M ERDC-RDE-ITL-MS" w:date="2016-10-19T16:04:00Z"/>
                <w:rFonts w:ascii="Calibri" w:hAnsi="Calibri"/>
                <w:color w:val="000000"/>
                <w:sz w:val="16"/>
                <w:szCs w:val="16"/>
              </w:rPr>
            </w:pPr>
            <w:ins w:id="1927" w:author="Johnson, David M ERDC-RDE-ITL-MS" w:date="2016-10-19T16:04:00Z">
              <w:r>
                <w:rPr>
                  <w:rFonts w:ascii="Calibri" w:hAnsi="Calibri"/>
                  <w:color w:val="000000"/>
                  <w:sz w:val="16"/>
                  <w:szCs w:val="16"/>
                </w:rPr>
                <w:t> </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928" w:author="Johnson, David M ERDC-RDE-ITL-MS" w:date="2016-10-19T16:04:00Z"/>
                <w:rFonts w:ascii="Calibri" w:hAnsi="Calibri"/>
                <w:color w:val="000000"/>
                <w:sz w:val="16"/>
                <w:szCs w:val="16"/>
              </w:rPr>
            </w:pPr>
            <w:ins w:id="1929" w:author="Johnson, David M ERDC-RDE-ITL-MS" w:date="2016-10-19T16:04:00Z">
              <w:r>
                <w:rPr>
                  <w:rFonts w:ascii="Calibri" w:hAnsi="Calibri"/>
                  <w:color w:val="000000"/>
                  <w:sz w:val="16"/>
                  <w:szCs w:val="16"/>
                </w:rPr>
                <w:t>8</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930" w:author="Johnson, David M ERDC-RDE-ITL-MS" w:date="2016-10-19T16:04:00Z"/>
                <w:rFonts w:ascii="Calibri" w:hAnsi="Calibri"/>
                <w:color w:val="000000"/>
                <w:sz w:val="16"/>
                <w:szCs w:val="16"/>
              </w:rPr>
            </w:pPr>
            <w:ins w:id="1931" w:author="Johnson, David M ERDC-RDE-ITL-MS" w:date="2016-10-19T16:04:00Z">
              <w:r>
                <w:rPr>
                  <w:rFonts w:ascii="Calibri" w:hAnsi="Calibri"/>
                  <w:color w:val="000000"/>
                  <w:sz w:val="16"/>
                  <w:szCs w:val="16"/>
                </w:rPr>
                <w:t>1</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932" w:author="Johnson, David M ERDC-RDE-ITL-MS" w:date="2016-10-19T16:04:00Z"/>
                <w:rFonts w:ascii="Calibri" w:hAnsi="Calibri"/>
                <w:color w:val="000000"/>
                <w:sz w:val="16"/>
                <w:szCs w:val="16"/>
              </w:rPr>
            </w:pPr>
            <w:ins w:id="1933" w:author="Johnson, David M ERDC-RDE-ITL-MS" w:date="2016-10-19T16:04:00Z">
              <w:r>
                <w:rPr>
                  <w:rFonts w:ascii="Calibri" w:hAnsi="Calibri"/>
                  <w:color w:val="000000"/>
                  <w:sz w:val="16"/>
                  <w:szCs w:val="16"/>
                </w:rPr>
                <w:t>1</w:t>
              </w:r>
            </w:ins>
          </w:p>
        </w:tc>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934" w:author="Johnson, David M ERDC-RDE-ITL-MS" w:date="2016-10-19T16:04:00Z"/>
                <w:rFonts w:ascii="Calibri" w:hAnsi="Calibri"/>
                <w:color w:val="000000"/>
                <w:sz w:val="16"/>
                <w:szCs w:val="16"/>
              </w:rPr>
            </w:pPr>
            <w:proofErr w:type="spellStart"/>
            <w:ins w:id="1935" w:author="Johnson, David M ERDC-RDE-ITL-MS" w:date="2016-10-19T16:04:00Z">
              <w:r>
                <w:rPr>
                  <w:rFonts w:ascii="Calibri" w:hAnsi="Calibri"/>
                  <w:color w:val="000000"/>
                  <w:sz w:val="16"/>
                  <w:szCs w:val="16"/>
                </w:rPr>
                <w:t>USACE_Project</w:t>
              </w:r>
              <w:proofErr w:type="spellEnd"/>
            </w:ins>
          </w:p>
        </w:tc>
      </w:tr>
      <w:tr w:rsidR="00BA5083" w:rsidTr="00BA5083">
        <w:trPr>
          <w:trHeight w:val="300"/>
          <w:ins w:id="1936" w:author="Johnson, David M ERDC-RDE-ITL-MS" w:date="2016-10-19T16:04:00Z"/>
        </w:trPr>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937" w:author="Johnson, David M ERDC-RDE-ITL-MS" w:date="2016-10-19T16:04:00Z"/>
                <w:rFonts w:ascii="Calibri" w:hAnsi="Calibri"/>
                <w:color w:val="000000"/>
                <w:sz w:val="16"/>
                <w:szCs w:val="16"/>
              </w:rPr>
            </w:pPr>
            <w:ins w:id="1938" w:author="Johnson, David M ERDC-RDE-ITL-MS" w:date="2016-10-19T16:04:00Z">
              <w:r>
                <w:rPr>
                  <w:rFonts w:ascii="Calibri" w:hAnsi="Calibri"/>
                  <w:color w:val="000000"/>
                  <w:sz w:val="16"/>
                  <w:szCs w:val="16"/>
                </w:rPr>
                <w:t>PARAM</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939" w:author="Johnson, David M ERDC-RDE-ITL-MS" w:date="2016-10-19T16:04:00Z"/>
                <w:rFonts w:ascii="Calibri" w:hAnsi="Calibri"/>
                <w:color w:val="000000"/>
                <w:sz w:val="16"/>
                <w:szCs w:val="16"/>
              </w:rPr>
            </w:pPr>
            <w:ins w:id="1940" w:author="Johnson, David M ERDC-RDE-ITL-MS" w:date="2016-10-19T16:04:00Z">
              <w:r>
                <w:rPr>
                  <w:rFonts w:ascii="Calibri" w:hAnsi="Calibri"/>
                  <w:color w:val="000000"/>
                  <w:sz w:val="16"/>
                  <w:szCs w:val="16"/>
                </w:rPr>
                <w:t>7121762a-c24d-4cfa-bd86-6d38cf4439bd</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941" w:author="Johnson, David M ERDC-RDE-ITL-MS" w:date="2016-10-19T16:04:00Z"/>
                <w:rFonts w:ascii="Calibri" w:hAnsi="Calibri"/>
                <w:color w:val="000000"/>
                <w:sz w:val="16"/>
                <w:szCs w:val="16"/>
              </w:rPr>
            </w:pPr>
            <w:ins w:id="1942" w:author="Johnson, David M ERDC-RDE-ITL-MS" w:date="2016-10-19T16:04:00Z">
              <w:r>
                <w:rPr>
                  <w:rFonts w:ascii="Calibri" w:hAnsi="Calibri"/>
                  <w:color w:val="000000"/>
                  <w:sz w:val="16"/>
                  <w:szCs w:val="16"/>
                </w:rPr>
                <w:t>ISSUE_DATE</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943" w:author="Johnson, David M ERDC-RDE-ITL-MS" w:date="2016-10-19T16:04:00Z"/>
                <w:rFonts w:ascii="Calibri" w:hAnsi="Calibri"/>
                <w:color w:val="000000"/>
                <w:sz w:val="16"/>
                <w:szCs w:val="16"/>
              </w:rPr>
            </w:pPr>
            <w:ins w:id="1944" w:author="Johnson, David M ERDC-RDE-ITL-MS" w:date="2016-10-19T16:04:00Z">
              <w:r>
                <w:rPr>
                  <w:rFonts w:ascii="Calibri" w:hAnsi="Calibri"/>
                  <w:color w:val="000000"/>
                  <w:sz w:val="16"/>
                  <w:szCs w:val="16"/>
                </w:rPr>
                <w:t>TEXT</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945" w:author="Johnson, David M ERDC-RDE-ITL-MS" w:date="2016-10-19T16:04:00Z"/>
                <w:rFonts w:ascii="Calibri" w:hAnsi="Calibri"/>
                <w:color w:val="000000"/>
                <w:sz w:val="16"/>
                <w:szCs w:val="16"/>
              </w:rPr>
            </w:pPr>
            <w:ins w:id="1946" w:author="Johnson, David M ERDC-RDE-ITL-MS" w:date="2016-10-19T16:04:00Z">
              <w:r>
                <w:rPr>
                  <w:rFonts w:ascii="Calibri" w:hAnsi="Calibri"/>
                  <w:color w:val="000000"/>
                  <w:sz w:val="16"/>
                  <w:szCs w:val="16"/>
                </w:rPr>
                <w:t> </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947" w:author="Johnson, David M ERDC-RDE-ITL-MS" w:date="2016-10-19T16:04:00Z"/>
                <w:rFonts w:ascii="Calibri" w:hAnsi="Calibri"/>
                <w:color w:val="000000"/>
                <w:sz w:val="16"/>
                <w:szCs w:val="16"/>
              </w:rPr>
            </w:pPr>
            <w:ins w:id="1948" w:author="Johnson, David M ERDC-RDE-ITL-MS" w:date="2016-10-19T16:04:00Z">
              <w:r>
                <w:rPr>
                  <w:rFonts w:ascii="Calibri" w:hAnsi="Calibri"/>
                  <w:color w:val="000000"/>
                  <w:sz w:val="16"/>
                  <w:szCs w:val="16"/>
                </w:rPr>
                <w:t>8</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949" w:author="Johnson, David M ERDC-RDE-ITL-MS" w:date="2016-10-19T16:04:00Z"/>
                <w:rFonts w:ascii="Calibri" w:hAnsi="Calibri"/>
                <w:color w:val="000000"/>
                <w:sz w:val="16"/>
                <w:szCs w:val="16"/>
              </w:rPr>
            </w:pPr>
            <w:ins w:id="1950" w:author="Johnson, David M ERDC-RDE-ITL-MS" w:date="2016-10-19T16:04:00Z">
              <w:r>
                <w:rPr>
                  <w:rFonts w:ascii="Calibri" w:hAnsi="Calibri"/>
                  <w:color w:val="000000"/>
                  <w:sz w:val="16"/>
                  <w:szCs w:val="16"/>
                </w:rPr>
                <w:t>1</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951" w:author="Johnson, David M ERDC-RDE-ITL-MS" w:date="2016-10-19T16:04:00Z"/>
                <w:rFonts w:ascii="Calibri" w:hAnsi="Calibri"/>
                <w:color w:val="000000"/>
                <w:sz w:val="16"/>
                <w:szCs w:val="16"/>
              </w:rPr>
            </w:pPr>
            <w:ins w:id="1952" w:author="Johnson, David M ERDC-RDE-ITL-MS" w:date="2016-10-19T16:04:00Z">
              <w:r>
                <w:rPr>
                  <w:rFonts w:ascii="Calibri" w:hAnsi="Calibri"/>
                  <w:color w:val="000000"/>
                  <w:sz w:val="16"/>
                  <w:szCs w:val="16"/>
                </w:rPr>
                <w:t>1</w:t>
              </w:r>
            </w:ins>
          </w:p>
        </w:tc>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953" w:author="Johnson, David M ERDC-RDE-ITL-MS" w:date="2016-10-19T16:04:00Z"/>
                <w:rFonts w:ascii="Calibri" w:hAnsi="Calibri"/>
                <w:color w:val="000000"/>
                <w:sz w:val="16"/>
                <w:szCs w:val="16"/>
              </w:rPr>
            </w:pPr>
            <w:proofErr w:type="spellStart"/>
            <w:ins w:id="1954" w:author="Johnson, David M ERDC-RDE-ITL-MS" w:date="2016-10-19T16:04:00Z">
              <w:r>
                <w:rPr>
                  <w:rFonts w:ascii="Calibri" w:hAnsi="Calibri"/>
                  <w:color w:val="000000"/>
                  <w:sz w:val="16"/>
                  <w:szCs w:val="16"/>
                </w:rPr>
                <w:t>USACE_Project</w:t>
              </w:r>
              <w:proofErr w:type="spellEnd"/>
            </w:ins>
          </w:p>
        </w:tc>
      </w:tr>
      <w:tr w:rsidR="00BA5083" w:rsidTr="00BA5083">
        <w:trPr>
          <w:trHeight w:val="300"/>
          <w:ins w:id="1955" w:author="Johnson, David M ERDC-RDE-ITL-MS" w:date="2016-10-19T16:04:00Z"/>
        </w:trPr>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956" w:author="Johnson, David M ERDC-RDE-ITL-MS" w:date="2016-10-19T16:04:00Z"/>
                <w:rFonts w:ascii="Calibri" w:hAnsi="Calibri"/>
                <w:color w:val="000000"/>
                <w:sz w:val="16"/>
                <w:szCs w:val="16"/>
              </w:rPr>
            </w:pPr>
            <w:ins w:id="1957" w:author="Johnson, David M ERDC-RDE-ITL-MS" w:date="2016-10-19T16:04:00Z">
              <w:r>
                <w:rPr>
                  <w:rFonts w:ascii="Calibri" w:hAnsi="Calibri"/>
                  <w:color w:val="000000"/>
                  <w:sz w:val="16"/>
                  <w:szCs w:val="16"/>
                </w:rPr>
                <w:t>PARAM</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958" w:author="Johnson, David M ERDC-RDE-ITL-MS" w:date="2016-10-19T16:04:00Z"/>
                <w:rFonts w:ascii="Calibri" w:hAnsi="Calibri"/>
                <w:color w:val="000000"/>
                <w:sz w:val="16"/>
                <w:szCs w:val="16"/>
              </w:rPr>
            </w:pPr>
            <w:ins w:id="1959" w:author="Johnson, David M ERDC-RDE-ITL-MS" w:date="2016-10-19T16:04:00Z">
              <w:r>
                <w:rPr>
                  <w:rFonts w:ascii="Calibri" w:hAnsi="Calibri"/>
                  <w:color w:val="000000"/>
                  <w:sz w:val="16"/>
                  <w:szCs w:val="16"/>
                </w:rPr>
                <w:t>5495503f-0335-4d61-bcca-eb9daa555241</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960" w:author="Johnson, David M ERDC-RDE-ITL-MS" w:date="2016-10-19T16:04:00Z"/>
                <w:rFonts w:ascii="Calibri" w:hAnsi="Calibri"/>
                <w:color w:val="000000"/>
                <w:sz w:val="16"/>
                <w:szCs w:val="16"/>
              </w:rPr>
            </w:pPr>
            <w:proofErr w:type="spellStart"/>
            <w:ins w:id="1961" w:author="Johnson, David M ERDC-RDE-ITL-MS" w:date="2016-10-19T16:04:00Z">
              <w:r>
                <w:rPr>
                  <w:rFonts w:ascii="Calibri" w:hAnsi="Calibri"/>
                  <w:color w:val="000000"/>
                  <w:sz w:val="16"/>
                  <w:szCs w:val="16"/>
                </w:rPr>
                <w:t>Alternate_Info</w:t>
              </w:r>
              <w:proofErr w:type="spellEnd"/>
              <w:r>
                <w:rPr>
                  <w:rFonts w:ascii="Calibri" w:hAnsi="Calibri"/>
                  <w:color w:val="000000"/>
                  <w:sz w:val="16"/>
                  <w:szCs w:val="16"/>
                </w:rPr>
                <w:t xml:space="preserve"> 1</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962" w:author="Johnson, David M ERDC-RDE-ITL-MS" w:date="2016-10-19T16:04:00Z"/>
                <w:rFonts w:ascii="Calibri" w:hAnsi="Calibri"/>
                <w:color w:val="000000"/>
                <w:sz w:val="16"/>
                <w:szCs w:val="16"/>
              </w:rPr>
            </w:pPr>
            <w:ins w:id="1963" w:author="Johnson, David M ERDC-RDE-ITL-MS" w:date="2016-10-19T16:04:00Z">
              <w:r>
                <w:rPr>
                  <w:rFonts w:ascii="Calibri" w:hAnsi="Calibri"/>
                  <w:color w:val="000000"/>
                  <w:sz w:val="16"/>
                  <w:szCs w:val="16"/>
                </w:rPr>
                <w:t>TEXT</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964" w:author="Johnson, David M ERDC-RDE-ITL-MS" w:date="2016-10-19T16:04:00Z"/>
                <w:rFonts w:ascii="Calibri" w:hAnsi="Calibri"/>
                <w:color w:val="000000"/>
                <w:sz w:val="16"/>
                <w:szCs w:val="16"/>
              </w:rPr>
            </w:pPr>
            <w:ins w:id="1965" w:author="Johnson, David M ERDC-RDE-ITL-MS" w:date="2016-10-19T16:04:00Z">
              <w:r>
                <w:rPr>
                  <w:rFonts w:ascii="Calibri" w:hAnsi="Calibri"/>
                  <w:color w:val="000000"/>
                  <w:sz w:val="16"/>
                  <w:szCs w:val="16"/>
                </w:rPr>
                <w:t> </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966" w:author="Johnson, David M ERDC-RDE-ITL-MS" w:date="2016-10-19T16:04:00Z"/>
                <w:rFonts w:ascii="Calibri" w:hAnsi="Calibri"/>
                <w:color w:val="000000"/>
                <w:sz w:val="16"/>
                <w:szCs w:val="16"/>
              </w:rPr>
            </w:pPr>
            <w:ins w:id="1967" w:author="Johnson, David M ERDC-RDE-ITL-MS" w:date="2016-10-19T16:04:00Z">
              <w:r>
                <w:rPr>
                  <w:rFonts w:ascii="Calibri" w:hAnsi="Calibri"/>
                  <w:color w:val="000000"/>
                  <w:sz w:val="16"/>
                  <w:szCs w:val="16"/>
                </w:rPr>
                <w:t>8</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968" w:author="Johnson, David M ERDC-RDE-ITL-MS" w:date="2016-10-19T16:04:00Z"/>
                <w:rFonts w:ascii="Calibri" w:hAnsi="Calibri"/>
                <w:color w:val="000000"/>
                <w:sz w:val="16"/>
                <w:szCs w:val="16"/>
              </w:rPr>
            </w:pPr>
            <w:ins w:id="1969" w:author="Johnson, David M ERDC-RDE-ITL-MS" w:date="2016-10-19T16:04:00Z">
              <w:r>
                <w:rPr>
                  <w:rFonts w:ascii="Calibri" w:hAnsi="Calibri"/>
                  <w:color w:val="000000"/>
                  <w:sz w:val="16"/>
                  <w:szCs w:val="16"/>
                </w:rPr>
                <w:t>1</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970" w:author="Johnson, David M ERDC-RDE-ITL-MS" w:date="2016-10-19T16:04:00Z"/>
                <w:rFonts w:ascii="Calibri" w:hAnsi="Calibri"/>
                <w:color w:val="000000"/>
                <w:sz w:val="16"/>
                <w:szCs w:val="16"/>
              </w:rPr>
            </w:pPr>
            <w:ins w:id="1971" w:author="Johnson, David M ERDC-RDE-ITL-MS" w:date="2016-10-19T16:04:00Z">
              <w:r>
                <w:rPr>
                  <w:rFonts w:ascii="Calibri" w:hAnsi="Calibri"/>
                  <w:color w:val="000000"/>
                  <w:sz w:val="16"/>
                  <w:szCs w:val="16"/>
                </w:rPr>
                <w:t>1</w:t>
              </w:r>
            </w:ins>
          </w:p>
        </w:tc>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972" w:author="Johnson, David M ERDC-RDE-ITL-MS" w:date="2016-10-19T16:04:00Z"/>
                <w:rFonts w:ascii="Calibri" w:hAnsi="Calibri"/>
                <w:color w:val="000000"/>
                <w:sz w:val="16"/>
                <w:szCs w:val="16"/>
              </w:rPr>
            </w:pPr>
            <w:proofErr w:type="spellStart"/>
            <w:ins w:id="1973" w:author="Johnson, David M ERDC-RDE-ITL-MS" w:date="2016-10-19T16:04:00Z">
              <w:r>
                <w:rPr>
                  <w:rFonts w:ascii="Calibri" w:hAnsi="Calibri"/>
                  <w:color w:val="000000"/>
                  <w:sz w:val="16"/>
                  <w:szCs w:val="16"/>
                </w:rPr>
                <w:t>USACE_Project</w:t>
              </w:r>
              <w:proofErr w:type="spellEnd"/>
            </w:ins>
          </w:p>
        </w:tc>
      </w:tr>
      <w:tr w:rsidR="00BA5083" w:rsidTr="00BA5083">
        <w:trPr>
          <w:trHeight w:val="300"/>
          <w:ins w:id="1974" w:author="Johnson, David M ERDC-RDE-ITL-MS" w:date="2016-10-19T16:04:00Z"/>
        </w:trPr>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975" w:author="Johnson, David M ERDC-RDE-ITL-MS" w:date="2016-10-19T16:04:00Z"/>
                <w:rFonts w:ascii="Calibri" w:hAnsi="Calibri"/>
                <w:color w:val="000000"/>
                <w:sz w:val="16"/>
                <w:szCs w:val="16"/>
              </w:rPr>
            </w:pPr>
            <w:ins w:id="1976" w:author="Johnson, David M ERDC-RDE-ITL-MS" w:date="2016-10-19T16:04:00Z">
              <w:r>
                <w:rPr>
                  <w:rFonts w:ascii="Calibri" w:hAnsi="Calibri"/>
                  <w:color w:val="000000"/>
                  <w:sz w:val="16"/>
                  <w:szCs w:val="16"/>
                </w:rPr>
                <w:t>PARAM</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977" w:author="Johnson, David M ERDC-RDE-ITL-MS" w:date="2016-10-19T16:04:00Z"/>
                <w:rFonts w:ascii="Calibri" w:hAnsi="Calibri"/>
                <w:color w:val="000000"/>
                <w:sz w:val="16"/>
                <w:szCs w:val="16"/>
              </w:rPr>
            </w:pPr>
            <w:ins w:id="1978" w:author="Johnson, David M ERDC-RDE-ITL-MS" w:date="2016-10-19T16:04:00Z">
              <w:r>
                <w:rPr>
                  <w:rFonts w:ascii="Calibri" w:hAnsi="Calibri"/>
                  <w:color w:val="000000"/>
                  <w:sz w:val="16"/>
                  <w:szCs w:val="16"/>
                </w:rPr>
                <w:t>bd95613f-d2c8-445b-a981-5b733c8bdafa</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979" w:author="Johnson, David M ERDC-RDE-ITL-MS" w:date="2016-10-19T16:04:00Z"/>
                <w:rFonts w:ascii="Calibri" w:hAnsi="Calibri"/>
                <w:color w:val="000000"/>
                <w:sz w:val="16"/>
                <w:szCs w:val="16"/>
              </w:rPr>
            </w:pPr>
            <w:ins w:id="1980" w:author="Johnson, David M ERDC-RDE-ITL-MS" w:date="2016-10-19T16:04:00Z">
              <w:r>
                <w:rPr>
                  <w:rFonts w:ascii="Calibri" w:hAnsi="Calibri"/>
                  <w:color w:val="000000"/>
                  <w:sz w:val="16"/>
                  <w:szCs w:val="16"/>
                </w:rPr>
                <w:t>CONTRACTOR_NAME</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981" w:author="Johnson, David M ERDC-RDE-ITL-MS" w:date="2016-10-19T16:04:00Z"/>
                <w:rFonts w:ascii="Calibri" w:hAnsi="Calibri"/>
                <w:color w:val="000000"/>
                <w:sz w:val="16"/>
                <w:szCs w:val="16"/>
              </w:rPr>
            </w:pPr>
            <w:ins w:id="1982" w:author="Johnson, David M ERDC-RDE-ITL-MS" w:date="2016-10-19T16:04:00Z">
              <w:r>
                <w:rPr>
                  <w:rFonts w:ascii="Calibri" w:hAnsi="Calibri"/>
                  <w:color w:val="000000"/>
                  <w:sz w:val="16"/>
                  <w:szCs w:val="16"/>
                </w:rPr>
                <w:t>TEXT</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983" w:author="Johnson, David M ERDC-RDE-ITL-MS" w:date="2016-10-19T16:04:00Z"/>
                <w:rFonts w:ascii="Calibri" w:hAnsi="Calibri"/>
                <w:color w:val="000000"/>
                <w:sz w:val="16"/>
                <w:szCs w:val="16"/>
              </w:rPr>
            </w:pPr>
            <w:ins w:id="1984" w:author="Johnson, David M ERDC-RDE-ITL-MS" w:date="2016-10-19T16:04:00Z">
              <w:r>
                <w:rPr>
                  <w:rFonts w:ascii="Calibri" w:hAnsi="Calibri"/>
                  <w:color w:val="000000"/>
                  <w:sz w:val="16"/>
                  <w:szCs w:val="16"/>
                </w:rPr>
                <w:t> </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985" w:author="Johnson, David M ERDC-RDE-ITL-MS" w:date="2016-10-19T16:04:00Z"/>
                <w:rFonts w:ascii="Calibri" w:hAnsi="Calibri"/>
                <w:color w:val="000000"/>
                <w:sz w:val="16"/>
                <w:szCs w:val="16"/>
              </w:rPr>
            </w:pPr>
            <w:ins w:id="1986" w:author="Johnson, David M ERDC-RDE-ITL-MS" w:date="2016-10-19T16:04:00Z">
              <w:r>
                <w:rPr>
                  <w:rFonts w:ascii="Calibri" w:hAnsi="Calibri"/>
                  <w:color w:val="000000"/>
                  <w:sz w:val="16"/>
                  <w:szCs w:val="16"/>
                </w:rPr>
                <w:t>8</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987" w:author="Johnson, David M ERDC-RDE-ITL-MS" w:date="2016-10-19T16:04:00Z"/>
                <w:rFonts w:ascii="Calibri" w:hAnsi="Calibri"/>
                <w:color w:val="000000"/>
                <w:sz w:val="16"/>
                <w:szCs w:val="16"/>
              </w:rPr>
            </w:pPr>
            <w:ins w:id="1988" w:author="Johnson, David M ERDC-RDE-ITL-MS" w:date="2016-10-19T16:04:00Z">
              <w:r>
                <w:rPr>
                  <w:rFonts w:ascii="Calibri" w:hAnsi="Calibri"/>
                  <w:color w:val="000000"/>
                  <w:sz w:val="16"/>
                  <w:szCs w:val="16"/>
                </w:rPr>
                <w:t>1</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1989" w:author="Johnson, David M ERDC-RDE-ITL-MS" w:date="2016-10-19T16:04:00Z"/>
                <w:rFonts w:ascii="Calibri" w:hAnsi="Calibri"/>
                <w:color w:val="000000"/>
                <w:sz w:val="16"/>
                <w:szCs w:val="16"/>
              </w:rPr>
            </w:pPr>
            <w:ins w:id="1990" w:author="Johnson, David M ERDC-RDE-ITL-MS" w:date="2016-10-19T16:04:00Z">
              <w:r>
                <w:rPr>
                  <w:rFonts w:ascii="Calibri" w:hAnsi="Calibri"/>
                  <w:color w:val="000000"/>
                  <w:sz w:val="16"/>
                  <w:szCs w:val="16"/>
                </w:rPr>
                <w:t>1</w:t>
              </w:r>
            </w:ins>
          </w:p>
        </w:tc>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991" w:author="Johnson, David M ERDC-RDE-ITL-MS" w:date="2016-10-19T16:04:00Z"/>
                <w:rFonts w:ascii="Calibri" w:hAnsi="Calibri"/>
                <w:color w:val="000000"/>
                <w:sz w:val="16"/>
                <w:szCs w:val="16"/>
              </w:rPr>
            </w:pPr>
            <w:proofErr w:type="spellStart"/>
            <w:ins w:id="1992" w:author="Johnson, David M ERDC-RDE-ITL-MS" w:date="2016-10-19T16:04:00Z">
              <w:r>
                <w:rPr>
                  <w:rFonts w:ascii="Calibri" w:hAnsi="Calibri"/>
                  <w:color w:val="000000"/>
                  <w:sz w:val="16"/>
                  <w:szCs w:val="16"/>
                </w:rPr>
                <w:t>USACE_Project</w:t>
              </w:r>
              <w:proofErr w:type="spellEnd"/>
            </w:ins>
          </w:p>
        </w:tc>
      </w:tr>
      <w:tr w:rsidR="00BA5083" w:rsidTr="00BA5083">
        <w:trPr>
          <w:trHeight w:val="300"/>
          <w:ins w:id="1993" w:author="Johnson, David M ERDC-RDE-ITL-MS" w:date="2016-10-19T16:04:00Z"/>
        </w:trPr>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994" w:author="Johnson, David M ERDC-RDE-ITL-MS" w:date="2016-10-19T16:04:00Z"/>
                <w:rFonts w:ascii="Calibri" w:hAnsi="Calibri"/>
                <w:color w:val="000000"/>
                <w:sz w:val="16"/>
                <w:szCs w:val="16"/>
              </w:rPr>
            </w:pPr>
            <w:ins w:id="1995" w:author="Johnson, David M ERDC-RDE-ITL-MS" w:date="2016-10-19T16:04:00Z">
              <w:r>
                <w:rPr>
                  <w:rFonts w:ascii="Calibri" w:hAnsi="Calibri"/>
                  <w:color w:val="000000"/>
                  <w:sz w:val="16"/>
                  <w:szCs w:val="16"/>
                </w:rPr>
                <w:t>PARAM</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996" w:author="Johnson, David M ERDC-RDE-ITL-MS" w:date="2016-10-19T16:04:00Z"/>
                <w:rFonts w:ascii="Calibri" w:hAnsi="Calibri"/>
                <w:color w:val="000000"/>
                <w:sz w:val="16"/>
                <w:szCs w:val="16"/>
              </w:rPr>
            </w:pPr>
            <w:ins w:id="1997" w:author="Johnson, David M ERDC-RDE-ITL-MS" w:date="2016-10-19T16:04:00Z">
              <w:r>
                <w:rPr>
                  <w:rFonts w:ascii="Calibri" w:hAnsi="Calibri"/>
                  <w:color w:val="000000"/>
                  <w:sz w:val="16"/>
                  <w:szCs w:val="16"/>
                </w:rPr>
                <w:t>ac29b247-de72-4bb5-a297-4881c17774e5</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1998" w:author="Johnson, David M ERDC-RDE-ITL-MS" w:date="2016-10-19T16:04:00Z"/>
                <w:rFonts w:ascii="Calibri" w:hAnsi="Calibri"/>
                <w:color w:val="000000"/>
                <w:sz w:val="16"/>
                <w:szCs w:val="16"/>
              </w:rPr>
            </w:pPr>
            <w:ins w:id="1999" w:author="Johnson, David M ERDC-RDE-ITL-MS" w:date="2016-10-19T16:04:00Z">
              <w:r>
                <w:rPr>
                  <w:rFonts w:ascii="Calibri" w:hAnsi="Calibri"/>
                  <w:color w:val="000000"/>
                  <w:sz w:val="16"/>
                  <w:szCs w:val="16"/>
                </w:rPr>
                <w:t>DISTRICT_LOCATION</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000" w:author="Johnson, David M ERDC-RDE-ITL-MS" w:date="2016-10-19T16:04:00Z"/>
                <w:rFonts w:ascii="Calibri" w:hAnsi="Calibri"/>
                <w:color w:val="000000"/>
                <w:sz w:val="16"/>
                <w:szCs w:val="16"/>
              </w:rPr>
            </w:pPr>
            <w:ins w:id="2001" w:author="Johnson, David M ERDC-RDE-ITL-MS" w:date="2016-10-19T16:04:00Z">
              <w:r>
                <w:rPr>
                  <w:rFonts w:ascii="Calibri" w:hAnsi="Calibri"/>
                  <w:color w:val="000000"/>
                  <w:sz w:val="16"/>
                  <w:szCs w:val="16"/>
                </w:rPr>
                <w:t>TEXT</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002" w:author="Johnson, David M ERDC-RDE-ITL-MS" w:date="2016-10-19T16:04:00Z"/>
                <w:rFonts w:ascii="Calibri" w:hAnsi="Calibri"/>
                <w:color w:val="000000"/>
                <w:sz w:val="16"/>
                <w:szCs w:val="16"/>
              </w:rPr>
            </w:pPr>
            <w:ins w:id="2003" w:author="Johnson, David M ERDC-RDE-ITL-MS" w:date="2016-10-19T16:04:00Z">
              <w:r>
                <w:rPr>
                  <w:rFonts w:ascii="Calibri" w:hAnsi="Calibri"/>
                  <w:color w:val="000000"/>
                  <w:sz w:val="16"/>
                  <w:szCs w:val="16"/>
                </w:rPr>
                <w:t> </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2004" w:author="Johnson, David M ERDC-RDE-ITL-MS" w:date="2016-10-19T16:04:00Z"/>
                <w:rFonts w:ascii="Calibri" w:hAnsi="Calibri"/>
                <w:color w:val="000000"/>
                <w:sz w:val="16"/>
                <w:szCs w:val="16"/>
              </w:rPr>
            </w:pPr>
            <w:ins w:id="2005" w:author="Johnson, David M ERDC-RDE-ITL-MS" w:date="2016-10-19T16:04:00Z">
              <w:r>
                <w:rPr>
                  <w:rFonts w:ascii="Calibri" w:hAnsi="Calibri"/>
                  <w:color w:val="000000"/>
                  <w:sz w:val="16"/>
                  <w:szCs w:val="16"/>
                </w:rPr>
                <w:t>8</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2006" w:author="Johnson, David M ERDC-RDE-ITL-MS" w:date="2016-10-19T16:04:00Z"/>
                <w:rFonts w:ascii="Calibri" w:hAnsi="Calibri"/>
                <w:color w:val="000000"/>
                <w:sz w:val="16"/>
                <w:szCs w:val="16"/>
              </w:rPr>
            </w:pPr>
            <w:ins w:id="2007" w:author="Johnson, David M ERDC-RDE-ITL-MS" w:date="2016-10-19T16:04:00Z">
              <w:r>
                <w:rPr>
                  <w:rFonts w:ascii="Calibri" w:hAnsi="Calibri"/>
                  <w:color w:val="000000"/>
                  <w:sz w:val="16"/>
                  <w:szCs w:val="16"/>
                </w:rPr>
                <w:t>1</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2008" w:author="Johnson, David M ERDC-RDE-ITL-MS" w:date="2016-10-19T16:04:00Z"/>
                <w:rFonts w:ascii="Calibri" w:hAnsi="Calibri"/>
                <w:color w:val="000000"/>
                <w:sz w:val="16"/>
                <w:szCs w:val="16"/>
              </w:rPr>
            </w:pPr>
            <w:ins w:id="2009" w:author="Johnson, David M ERDC-RDE-ITL-MS" w:date="2016-10-19T16:04:00Z">
              <w:r>
                <w:rPr>
                  <w:rFonts w:ascii="Calibri" w:hAnsi="Calibri"/>
                  <w:color w:val="000000"/>
                  <w:sz w:val="16"/>
                  <w:szCs w:val="16"/>
                </w:rPr>
                <w:t>1</w:t>
              </w:r>
            </w:ins>
          </w:p>
        </w:tc>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010" w:author="Johnson, David M ERDC-RDE-ITL-MS" w:date="2016-10-19T16:04:00Z"/>
                <w:rFonts w:ascii="Calibri" w:hAnsi="Calibri"/>
                <w:color w:val="000000"/>
                <w:sz w:val="16"/>
                <w:szCs w:val="16"/>
              </w:rPr>
            </w:pPr>
            <w:proofErr w:type="spellStart"/>
            <w:ins w:id="2011" w:author="Johnson, David M ERDC-RDE-ITL-MS" w:date="2016-10-19T16:04:00Z">
              <w:r>
                <w:rPr>
                  <w:rFonts w:ascii="Calibri" w:hAnsi="Calibri"/>
                  <w:color w:val="000000"/>
                  <w:sz w:val="16"/>
                  <w:szCs w:val="16"/>
                </w:rPr>
                <w:t>USACE_Project</w:t>
              </w:r>
              <w:proofErr w:type="spellEnd"/>
            </w:ins>
          </w:p>
        </w:tc>
      </w:tr>
      <w:tr w:rsidR="00BA5083" w:rsidTr="00BA5083">
        <w:trPr>
          <w:trHeight w:val="300"/>
          <w:ins w:id="2012" w:author="Johnson, David M ERDC-RDE-ITL-MS" w:date="2016-10-19T16:04:00Z"/>
        </w:trPr>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013" w:author="Johnson, David M ERDC-RDE-ITL-MS" w:date="2016-10-19T16:04:00Z"/>
                <w:rFonts w:ascii="Calibri" w:hAnsi="Calibri"/>
                <w:color w:val="000000"/>
                <w:sz w:val="16"/>
                <w:szCs w:val="16"/>
              </w:rPr>
            </w:pPr>
            <w:ins w:id="2014" w:author="Johnson, David M ERDC-RDE-ITL-MS" w:date="2016-10-19T16:04:00Z">
              <w:r>
                <w:rPr>
                  <w:rFonts w:ascii="Calibri" w:hAnsi="Calibri"/>
                  <w:color w:val="000000"/>
                  <w:sz w:val="16"/>
                  <w:szCs w:val="16"/>
                </w:rPr>
                <w:t>PARAM</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015" w:author="Johnson, David M ERDC-RDE-ITL-MS" w:date="2016-10-19T16:04:00Z"/>
                <w:rFonts w:ascii="Calibri" w:hAnsi="Calibri"/>
                <w:color w:val="000000"/>
                <w:sz w:val="16"/>
                <w:szCs w:val="16"/>
              </w:rPr>
            </w:pPr>
            <w:ins w:id="2016" w:author="Johnson, David M ERDC-RDE-ITL-MS" w:date="2016-10-19T16:04:00Z">
              <w:r>
                <w:rPr>
                  <w:rFonts w:ascii="Calibri" w:hAnsi="Calibri"/>
                  <w:color w:val="000000"/>
                  <w:sz w:val="16"/>
                  <w:szCs w:val="16"/>
                </w:rPr>
                <w:t>ab7a4b57-598a-41ab-b379-b5ac11ed4398</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017" w:author="Johnson, David M ERDC-RDE-ITL-MS" w:date="2016-10-19T16:04:00Z"/>
                <w:rFonts w:ascii="Calibri" w:hAnsi="Calibri"/>
                <w:color w:val="000000"/>
                <w:sz w:val="16"/>
                <w:szCs w:val="16"/>
              </w:rPr>
            </w:pPr>
            <w:ins w:id="2018" w:author="Johnson, David M ERDC-RDE-ITL-MS" w:date="2016-10-19T16:04:00Z">
              <w:r>
                <w:rPr>
                  <w:rFonts w:ascii="Calibri" w:hAnsi="Calibri"/>
                  <w:color w:val="000000"/>
                  <w:sz w:val="16"/>
                  <w:szCs w:val="16"/>
                </w:rPr>
                <w:t>CONTRACTOR_ID</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019" w:author="Johnson, David M ERDC-RDE-ITL-MS" w:date="2016-10-19T16:04:00Z"/>
                <w:rFonts w:ascii="Calibri" w:hAnsi="Calibri"/>
                <w:color w:val="000000"/>
                <w:sz w:val="16"/>
                <w:szCs w:val="16"/>
              </w:rPr>
            </w:pPr>
            <w:ins w:id="2020" w:author="Johnson, David M ERDC-RDE-ITL-MS" w:date="2016-10-19T16:04:00Z">
              <w:r>
                <w:rPr>
                  <w:rFonts w:ascii="Calibri" w:hAnsi="Calibri"/>
                  <w:color w:val="000000"/>
                  <w:sz w:val="16"/>
                  <w:szCs w:val="16"/>
                </w:rPr>
                <w:t>TEXT</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021" w:author="Johnson, David M ERDC-RDE-ITL-MS" w:date="2016-10-19T16:04:00Z"/>
                <w:rFonts w:ascii="Calibri" w:hAnsi="Calibri"/>
                <w:color w:val="000000"/>
                <w:sz w:val="16"/>
                <w:szCs w:val="16"/>
              </w:rPr>
            </w:pPr>
            <w:ins w:id="2022" w:author="Johnson, David M ERDC-RDE-ITL-MS" w:date="2016-10-19T16:04:00Z">
              <w:r>
                <w:rPr>
                  <w:rFonts w:ascii="Calibri" w:hAnsi="Calibri"/>
                  <w:color w:val="000000"/>
                  <w:sz w:val="16"/>
                  <w:szCs w:val="16"/>
                </w:rPr>
                <w:t> </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2023" w:author="Johnson, David M ERDC-RDE-ITL-MS" w:date="2016-10-19T16:04:00Z"/>
                <w:rFonts w:ascii="Calibri" w:hAnsi="Calibri"/>
                <w:color w:val="000000"/>
                <w:sz w:val="16"/>
                <w:szCs w:val="16"/>
              </w:rPr>
            </w:pPr>
            <w:ins w:id="2024" w:author="Johnson, David M ERDC-RDE-ITL-MS" w:date="2016-10-19T16:04:00Z">
              <w:r>
                <w:rPr>
                  <w:rFonts w:ascii="Calibri" w:hAnsi="Calibri"/>
                  <w:color w:val="000000"/>
                  <w:sz w:val="16"/>
                  <w:szCs w:val="16"/>
                </w:rPr>
                <w:t>8</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2025" w:author="Johnson, David M ERDC-RDE-ITL-MS" w:date="2016-10-19T16:04:00Z"/>
                <w:rFonts w:ascii="Calibri" w:hAnsi="Calibri"/>
                <w:color w:val="000000"/>
                <w:sz w:val="16"/>
                <w:szCs w:val="16"/>
              </w:rPr>
            </w:pPr>
            <w:ins w:id="2026" w:author="Johnson, David M ERDC-RDE-ITL-MS" w:date="2016-10-19T16:04:00Z">
              <w:r>
                <w:rPr>
                  <w:rFonts w:ascii="Calibri" w:hAnsi="Calibri"/>
                  <w:color w:val="000000"/>
                  <w:sz w:val="16"/>
                  <w:szCs w:val="16"/>
                </w:rPr>
                <w:t>1</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2027" w:author="Johnson, David M ERDC-RDE-ITL-MS" w:date="2016-10-19T16:04:00Z"/>
                <w:rFonts w:ascii="Calibri" w:hAnsi="Calibri"/>
                <w:color w:val="000000"/>
                <w:sz w:val="16"/>
                <w:szCs w:val="16"/>
              </w:rPr>
            </w:pPr>
            <w:ins w:id="2028" w:author="Johnson, David M ERDC-RDE-ITL-MS" w:date="2016-10-19T16:04:00Z">
              <w:r>
                <w:rPr>
                  <w:rFonts w:ascii="Calibri" w:hAnsi="Calibri"/>
                  <w:color w:val="000000"/>
                  <w:sz w:val="16"/>
                  <w:szCs w:val="16"/>
                </w:rPr>
                <w:t>1</w:t>
              </w:r>
            </w:ins>
          </w:p>
        </w:tc>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029" w:author="Johnson, David M ERDC-RDE-ITL-MS" w:date="2016-10-19T16:04:00Z"/>
                <w:rFonts w:ascii="Calibri" w:hAnsi="Calibri"/>
                <w:color w:val="000000"/>
                <w:sz w:val="16"/>
                <w:szCs w:val="16"/>
              </w:rPr>
            </w:pPr>
            <w:proofErr w:type="spellStart"/>
            <w:ins w:id="2030" w:author="Johnson, David M ERDC-RDE-ITL-MS" w:date="2016-10-19T16:04:00Z">
              <w:r>
                <w:rPr>
                  <w:rFonts w:ascii="Calibri" w:hAnsi="Calibri"/>
                  <w:color w:val="000000"/>
                  <w:sz w:val="16"/>
                  <w:szCs w:val="16"/>
                </w:rPr>
                <w:t>USACE_Project</w:t>
              </w:r>
              <w:proofErr w:type="spellEnd"/>
            </w:ins>
          </w:p>
        </w:tc>
      </w:tr>
      <w:tr w:rsidR="00BA5083" w:rsidTr="00BA5083">
        <w:trPr>
          <w:trHeight w:val="300"/>
          <w:ins w:id="2031" w:author="Johnson, David M ERDC-RDE-ITL-MS" w:date="2016-10-19T16:04:00Z"/>
        </w:trPr>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032" w:author="Johnson, David M ERDC-RDE-ITL-MS" w:date="2016-10-19T16:04:00Z"/>
                <w:rFonts w:ascii="Calibri" w:hAnsi="Calibri"/>
                <w:color w:val="000000"/>
                <w:sz w:val="16"/>
                <w:szCs w:val="16"/>
              </w:rPr>
            </w:pPr>
            <w:ins w:id="2033" w:author="Johnson, David M ERDC-RDE-ITL-MS" w:date="2016-10-19T16:04:00Z">
              <w:r>
                <w:rPr>
                  <w:rFonts w:ascii="Calibri" w:hAnsi="Calibri"/>
                  <w:color w:val="000000"/>
                  <w:sz w:val="16"/>
                  <w:szCs w:val="16"/>
                </w:rPr>
                <w:t>PARAM</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034" w:author="Johnson, David M ERDC-RDE-ITL-MS" w:date="2016-10-19T16:04:00Z"/>
                <w:rFonts w:ascii="Calibri" w:hAnsi="Calibri"/>
                <w:color w:val="000000"/>
                <w:sz w:val="16"/>
                <w:szCs w:val="16"/>
              </w:rPr>
            </w:pPr>
            <w:ins w:id="2035" w:author="Johnson, David M ERDC-RDE-ITL-MS" w:date="2016-10-19T16:04:00Z">
              <w:r>
                <w:rPr>
                  <w:rFonts w:ascii="Calibri" w:hAnsi="Calibri"/>
                  <w:color w:val="000000"/>
                  <w:sz w:val="16"/>
                  <w:szCs w:val="16"/>
                </w:rPr>
                <w:t>1e764664-b0ca-4f73-a6e3-9d490326296e</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036" w:author="Johnson, David M ERDC-RDE-ITL-MS" w:date="2016-10-19T16:04:00Z"/>
                <w:rFonts w:ascii="Calibri" w:hAnsi="Calibri"/>
                <w:color w:val="000000"/>
                <w:sz w:val="16"/>
                <w:szCs w:val="16"/>
              </w:rPr>
            </w:pPr>
            <w:proofErr w:type="spellStart"/>
            <w:ins w:id="2037" w:author="Johnson, David M ERDC-RDE-ITL-MS" w:date="2016-10-19T16:04:00Z">
              <w:r>
                <w:rPr>
                  <w:rFonts w:ascii="Calibri" w:hAnsi="Calibri"/>
                  <w:color w:val="000000"/>
                  <w:sz w:val="16"/>
                  <w:szCs w:val="16"/>
                </w:rPr>
                <w:t>Project_Location</w:t>
              </w:r>
              <w:proofErr w:type="spellEnd"/>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038" w:author="Johnson, David M ERDC-RDE-ITL-MS" w:date="2016-10-19T16:04:00Z"/>
                <w:rFonts w:ascii="Calibri" w:hAnsi="Calibri"/>
                <w:color w:val="000000"/>
                <w:sz w:val="16"/>
                <w:szCs w:val="16"/>
              </w:rPr>
            </w:pPr>
            <w:ins w:id="2039" w:author="Johnson, David M ERDC-RDE-ITL-MS" w:date="2016-10-19T16:04:00Z">
              <w:r>
                <w:rPr>
                  <w:rFonts w:ascii="Calibri" w:hAnsi="Calibri"/>
                  <w:color w:val="000000"/>
                  <w:sz w:val="16"/>
                  <w:szCs w:val="16"/>
                </w:rPr>
                <w:t>TEXT</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040" w:author="Johnson, David M ERDC-RDE-ITL-MS" w:date="2016-10-19T16:04:00Z"/>
                <w:rFonts w:ascii="Calibri" w:hAnsi="Calibri"/>
                <w:color w:val="000000"/>
                <w:sz w:val="16"/>
                <w:szCs w:val="16"/>
              </w:rPr>
            </w:pPr>
            <w:ins w:id="2041" w:author="Johnson, David M ERDC-RDE-ITL-MS" w:date="2016-10-19T16:04:00Z">
              <w:r>
                <w:rPr>
                  <w:rFonts w:ascii="Calibri" w:hAnsi="Calibri"/>
                  <w:color w:val="000000"/>
                  <w:sz w:val="16"/>
                  <w:szCs w:val="16"/>
                </w:rPr>
                <w:t> </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2042" w:author="Johnson, David M ERDC-RDE-ITL-MS" w:date="2016-10-19T16:04:00Z"/>
                <w:rFonts w:ascii="Calibri" w:hAnsi="Calibri"/>
                <w:color w:val="000000"/>
                <w:sz w:val="16"/>
                <w:szCs w:val="16"/>
              </w:rPr>
            </w:pPr>
            <w:ins w:id="2043" w:author="Johnson, David M ERDC-RDE-ITL-MS" w:date="2016-10-19T16:04:00Z">
              <w:r>
                <w:rPr>
                  <w:rFonts w:ascii="Calibri" w:hAnsi="Calibri"/>
                  <w:color w:val="000000"/>
                  <w:sz w:val="16"/>
                  <w:szCs w:val="16"/>
                </w:rPr>
                <w:t>8</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2044" w:author="Johnson, David M ERDC-RDE-ITL-MS" w:date="2016-10-19T16:04:00Z"/>
                <w:rFonts w:ascii="Calibri" w:hAnsi="Calibri"/>
                <w:color w:val="000000"/>
                <w:sz w:val="16"/>
                <w:szCs w:val="16"/>
              </w:rPr>
            </w:pPr>
            <w:ins w:id="2045" w:author="Johnson, David M ERDC-RDE-ITL-MS" w:date="2016-10-19T16:04:00Z">
              <w:r>
                <w:rPr>
                  <w:rFonts w:ascii="Calibri" w:hAnsi="Calibri"/>
                  <w:color w:val="000000"/>
                  <w:sz w:val="16"/>
                  <w:szCs w:val="16"/>
                </w:rPr>
                <w:t>1</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2046" w:author="Johnson, David M ERDC-RDE-ITL-MS" w:date="2016-10-19T16:04:00Z"/>
                <w:rFonts w:ascii="Calibri" w:hAnsi="Calibri"/>
                <w:color w:val="000000"/>
                <w:sz w:val="16"/>
                <w:szCs w:val="16"/>
              </w:rPr>
            </w:pPr>
            <w:ins w:id="2047" w:author="Johnson, David M ERDC-RDE-ITL-MS" w:date="2016-10-19T16:04:00Z">
              <w:r>
                <w:rPr>
                  <w:rFonts w:ascii="Calibri" w:hAnsi="Calibri"/>
                  <w:color w:val="000000"/>
                  <w:sz w:val="16"/>
                  <w:szCs w:val="16"/>
                </w:rPr>
                <w:t>1</w:t>
              </w:r>
            </w:ins>
          </w:p>
        </w:tc>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048" w:author="Johnson, David M ERDC-RDE-ITL-MS" w:date="2016-10-19T16:04:00Z"/>
                <w:rFonts w:ascii="Calibri" w:hAnsi="Calibri"/>
                <w:color w:val="000000"/>
                <w:sz w:val="16"/>
                <w:szCs w:val="16"/>
              </w:rPr>
            </w:pPr>
            <w:proofErr w:type="spellStart"/>
            <w:ins w:id="2049" w:author="Johnson, David M ERDC-RDE-ITL-MS" w:date="2016-10-19T16:04:00Z">
              <w:r>
                <w:rPr>
                  <w:rFonts w:ascii="Calibri" w:hAnsi="Calibri"/>
                  <w:color w:val="000000"/>
                  <w:sz w:val="16"/>
                  <w:szCs w:val="16"/>
                </w:rPr>
                <w:t>USACE_Project</w:t>
              </w:r>
              <w:proofErr w:type="spellEnd"/>
            </w:ins>
          </w:p>
        </w:tc>
      </w:tr>
      <w:tr w:rsidR="00BA5083" w:rsidTr="00BA5083">
        <w:trPr>
          <w:trHeight w:val="300"/>
          <w:ins w:id="2050" w:author="Johnson, David M ERDC-RDE-ITL-MS" w:date="2016-10-19T16:04:00Z"/>
        </w:trPr>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051" w:author="Johnson, David M ERDC-RDE-ITL-MS" w:date="2016-10-19T16:04:00Z"/>
                <w:rFonts w:ascii="Calibri" w:hAnsi="Calibri"/>
                <w:color w:val="000000"/>
                <w:sz w:val="16"/>
                <w:szCs w:val="16"/>
              </w:rPr>
            </w:pPr>
            <w:ins w:id="2052" w:author="Johnson, David M ERDC-RDE-ITL-MS" w:date="2016-10-19T16:04:00Z">
              <w:r>
                <w:rPr>
                  <w:rFonts w:ascii="Calibri" w:hAnsi="Calibri"/>
                  <w:color w:val="000000"/>
                  <w:sz w:val="16"/>
                  <w:szCs w:val="16"/>
                </w:rPr>
                <w:t>PARAM</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053" w:author="Johnson, David M ERDC-RDE-ITL-MS" w:date="2016-10-19T16:04:00Z"/>
                <w:rFonts w:ascii="Calibri" w:hAnsi="Calibri"/>
                <w:color w:val="000000"/>
                <w:sz w:val="16"/>
                <w:szCs w:val="16"/>
              </w:rPr>
            </w:pPr>
            <w:ins w:id="2054" w:author="Johnson, David M ERDC-RDE-ITL-MS" w:date="2016-10-19T16:04:00Z">
              <w:r>
                <w:rPr>
                  <w:rFonts w:ascii="Calibri" w:hAnsi="Calibri"/>
                  <w:color w:val="000000"/>
                  <w:sz w:val="16"/>
                  <w:szCs w:val="16"/>
                </w:rPr>
                <w:t>d49e9c6f-5668-4fc6-a192-5f7e8c2bb8c5</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055" w:author="Johnson, David M ERDC-RDE-ITL-MS" w:date="2016-10-19T16:04:00Z"/>
                <w:rFonts w:ascii="Calibri" w:hAnsi="Calibri"/>
                <w:color w:val="000000"/>
                <w:sz w:val="16"/>
                <w:szCs w:val="16"/>
              </w:rPr>
            </w:pPr>
            <w:ins w:id="2056" w:author="Johnson, David M ERDC-RDE-ITL-MS" w:date="2016-10-19T16:04:00Z">
              <w:r>
                <w:rPr>
                  <w:rFonts w:ascii="Calibri" w:hAnsi="Calibri"/>
                  <w:color w:val="000000"/>
                  <w:sz w:val="16"/>
                  <w:szCs w:val="16"/>
                </w:rPr>
                <w:t>DISTRICT_NAME</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057" w:author="Johnson, David M ERDC-RDE-ITL-MS" w:date="2016-10-19T16:04:00Z"/>
                <w:rFonts w:ascii="Calibri" w:hAnsi="Calibri"/>
                <w:color w:val="000000"/>
                <w:sz w:val="16"/>
                <w:szCs w:val="16"/>
              </w:rPr>
            </w:pPr>
            <w:ins w:id="2058" w:author="Johnson, David M ERDC-RDE-ITL-MS" w:date="2016-10-19T16:04:00Z">
              <w:r>
                <w:rPr>
                  <w:rFonts w:ascii="Calibri" w:hAnsi="Calibri"/>
                  <w:color w:val="000000"/>
                  <w:sz w:val="16"/>
                  <w:szCs w:val="16"/>
                </w:rPr>
                <w:t>TEXT</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059" w:author="Johnson, David M ERDC-RDE-ITL-MS" w:date="2016-10-19T16:04:00Z"/>
                <w:rFonts w:ascii="Calibri" w:hAnsi="Calibri"/>
                <w:color w:val="000000"/>
                <w:sz w:val="16"/>
                <w:szCs w:val="16"/>
              </w:rPr>
            </w:pPr>
            <w:ins w:id="2060" w:author="Johnson, David M ERDC-RDE-ITL-MS" w:date="2016-10-19T16:04:00Z">
              <w:r>
                <w:rPr>
                  <w:rFonts w:ascii="Calibri" w:hAnsi="Calibri"/>
                  <w:color w:val="000000"/>
                  <w:sz w:val="16"/>
                  <w:szCs w:val="16"/>
                </w:rPr>
                <w:t> </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2061" w:author="Johnson, David M ERDC-RDE-ITL-MS" w:date="2016-10-19T16:04:00Z"/>
                <w:rFonts w:ascii="Calibri" w:hAnsi="Calibri"/>
                <w:color w:val="000000"/>
                <w:sz w:val="16"/>
                <w:szCs w:val="16"/>
              </w:rPr>
            </w:pPr>
            <w:ins w:id="2062" w:author="Johnson, David M ERDC-RDE-ITL-MS" w:date="2016-10-19T16:04:00Z">
              <w:r>
                <w:rPr>
                  <w:rFonts w:ascii="Calibri" w:hAnsi="Calibri"/>
                  <w:color w:val="000000"/>
                  <w:sz w:val="16"/>
                  <w:szCs w:val="16"/>
                </w:rPr>
                <w:t>8</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2063" w:author="Johnson, David M ERDC-RDE-ITL-MS" w:date="2016-10-19T16:04:00Z"/>
                <w:rFonts w:ascii="Calibri" w:hAnsi="Calibri"/>
                <w:color w:val="000000"/>
                <w:sz w:val="16"/>
                <w:szCs w:val="16"/>
              </w:rPr>
            </w:pPr>
            <w:ins w:id="2064" w:author="Johnson, David M ERDC-RDE-ITL-MS" w:date="2016-10-19T16:04:00Z">
              <w:r>
                <w:rPr>
                  <w:rFonts w:ascii="Calibri" w:hAnsi="Calibri"/>
                  <w:color w:val="000000"/>
                  <w:sz w:val="16"/>
                  <w:szCs w:val="16"/>
                </w:rPr>
                <w:t>1</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2065" w:author="Johnson, David M ERDC-RDE-ITL-MS" w:date="2016-10-19T16:04:00Z"/>
                <w:rFonts w:ascii="Calibri" w:hAnsi="Calibri"/>
                <w:color w:val="000000"/>
                <w:sz w:val="16"/>
                <w:szCs w:val="16"/>
              </w:rPr>
            </w:pPr>
            <w:ins w:id="2066" w:author="Johnson, David M ERDC-RDE-ITL-MS" w:date="2016-10-19T16:04:00Z">
              <w:r>
                <w:rPr>
                  <w:rFonts w:ascii="Calibri" w:hAnsi="Calibri"/>
                  <w:color w:val="000000"/>
                  <w:sz w:val="16"/>
                  <w:szCs w:val="16"/>
                </w:rPr>
                <w:t>1</w:t>
              </w:r>
            </w:ins>
          </w:p>
        </w:tc>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067" w:author="Johnson, David M ERDC-RDE-ITL-MS" w:date="2016-10-19T16:04:00Z"/>
                <w:rFonts w:ascii="Calibri" w:hAnsi="Calibri"/>
                <w:color w:val="000000"/>
                <w:sz w:val="16"/>
                <w:szCs w:val="16"/>
              </w:rPr>
            </w:pPr>
            <w:proofErr w:type="spellStart"/>
            <w:ins w:id="2068" w:author="Johnson, David M ERDC-RDE-ITL-MS" w:date="2016-10-19T16:04:00Z">
              <w:r>
                <w:rPr>
                  <w:rFonts w:ascii="Calibri" w:hAnsi="Calibri"/>
                  <w:color w:val="000000"/>
                  <w:sz w:val="16"/>
                  <w:szCs w:val="16"/>
                </w:rPr>
                <w:t>USACE_Project</w:t>
              </w:r>
              <w:proofErr w:type="spellEnd"/>
            </w:ins>
          </w:p>
        </w:tc>
      </w:tr>
      <w:tr w:rsidR="00BA5083" w:rsidTr="00BA5083">
        <w:trPr>
          <w:trHeight w:val="300"/>
          <w:ins w:id="2069" w:author="Johnson, David M ERDC-RDE-ITL-MS" w:date="2016-10-19T16:04:00Z"/>
        </w:trPr>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070" w:author="Johnson, David M ERDC-RDE-ITL-MS" w:date="2016-10-19T16:04:00Z"/>
                <w:rFonts w:ascii="Calibri" w:hAnsi="Calibri"/>
                <w:color w:val="000000"/>
                <w:sz w:val="16"/>
                <w:szCs w:val="16"/>
              </w:rPr>
            </w:pPr>
            <w:ins w:id="2071" w:author="Johnson, David M ERDC-RDE-ITL-MS" w:date="2016-10-19T16:04:00Z">
              <w:r>
                <w:rPr>
                  <w:rFonts w:ascii="Calibri" w:hAnsi="Calibri"/>
                  <w:color w:val="000000"/>
                  <w:sz w:val="16"/>
                  <w:szCs w:val="16"/>
                </w:rPr>
                <w:t>PARAM</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072" w:author="Johnson, David M ERDC-RDE-ITL-MS" w:date="2016-10-19T16:04:00Z"/>
                <w:rFonts w:ascii="Calibri" w:hAnsi="Calibri"/>
                <w:color w:val="000000"/>
                <w:sz w:val="16"/>
                <w:szCs w:val="16"/>
              </w:rPr>
            </w:pPr>
            <w:ins w:id="2073" w:author="Johnson, David M ERDC-RDE-ITL-MS" w:date="2016-10-19T16:04:00Z">
              <w:r>
                <w:rPr>
                  <w:rFonts w:ascii="Calibri" w:hAnsi="Calibri"/>
                  <w:color w:val="000000"/>
                  <w:sz w:val="16"/>
                  <w:szCs w:val="16"/>
                </w:rPr>
                <w:t>35f5efa8-743f-4655-aee7-5acbef068256</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074" w:author="Johnson, David M ERDC-RDE-ITL-MS" w:date="2016-10-19T16:04:00Z"/>
                <w:rFonts w:ascii="Calibri" w:hAnsi="Calibri"/>
                <w:color w:val="000000"/>
                <w:sz w:val="16"/>
                <w:szCs w:val="16"/>
              </w:rPr>
            </w:pPr>
            <w:ins w:id="2075" w:author="Johnson, David M ERDC-RDE-ITL-MS" w:date="2016-10-19T16:04:00Z">
              <w:r>
                <w:rPr>
                  <w:rFonts w:ascii="Calibri" w:hAnsi="Calibri"/>
                  <w:color w:val="000000"/>
                  <w:sz w:val="16"/>
                  <w:szCs w:val="16"/>
                </w:rPr>
                <w:t>CONTRACT_NO</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076" w:author="Johnson, David M ERDC-RDE-ITL-MS" w:date="2016-10-19T16:04:00Z"/>
                <w:rFonts w:ascii="Calibri" w:hAnsi="Calibri"/>
                <w:color w:val="000000"/>
                <w:sz w:val="16"/>
                <w:szCs w:val="16"/>
              </w:rPr>
            </w:pPr>
            <w:ins w:id="2077" w:author="Johnson, David M ERDC-RDE-ITL-MS" w:date="2016-10-19T16:04:00Z">
              <w:r>
                <w:rPr>
                  <w:rFonts w:ascii="Calibri" w:hAnsi="Calibri"/>
                  <w:color w:val="000000"/>
                  <w:sz w:val="16"/>
                  <w:szCs w:val="16"/>
                </w:rPr>
                <w:t>TEXT</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078" w:author="Johnson, David M ERDC-RDE-ITL-MS" w:date="2016-10-19T16:04:00Z"/>
                <w:rFonts w:ascii="Calibri" w:hAnsi="Calibri"/>
                <w:color w:val="000000"/>
                <w:sz w:val="16"/>
                <w:szCs w:val="16"/>
              </w:rPr>
            </w:pPr>
            <w:ins w:id="2079" w:author="Johnson, David M ERDC-RDE-ITL-MS" w:date="2016-10-19T16:04:00Z">
              <w:r>
                <w:rPr>
                  <w:rFonts w:ascii="Calibri" w:hAnsi="Calibri"/>
                  <w:color w:val="000000"/>
                  <w:sz w:val="16"/>
                  <w:szCs w:val="16"/>
                </w:rPr>
                <w:t> </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2080" w:author="Johnson, David M ERDC-RDE-ITL-MS" w:date="2016-10-19T16:04:00Z"/>
                <w:rFonts w:ascii="Calibri" w:hAnsi="Calibri"/>
                <w:color w:val="000000"/>
                <w:sz w:val="16"/>
                <w:szCs w:val="16"/>
              </w:rPr>
            </w:pPr>
            <w:ins w:id="2081" w:author="Johnson, David M ERDC-RDE-ITL-MS" w:date="2016-10-19T16:04:00Z">
              <w:r>
                <w:rPr>
                  <w:rFonts w:ascii="Calibri" w:hAnsi="Calibri"/>
                  <w:color w:val="000000"/>
                  <w:sz w:val="16"/>
                  <w:szCs w:val="16"/>
                </w:rPr>
                <w:t>8</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2082" w:author="Johnson, David M ERDC-RDE-ITL-MS" w:date="2016-10-19T16:04:00Z"/>
                <w:rFonts w:ascii="Calibri" w:hAnsi="Calibri"/>
                <w:color w:val="000000"/>
                <w:sz w:val="16"/>
                <w:szCs w:val="16"/>
              </w:rPr>
            </w:pPr>
            <w:ins w:id="2083" w:author="Johnson, David M ERDC-RDE-ITL-MS" w:date="2016-10-19T16:04:00Z">
              <w:r>
                <w:rPr>
                  <w:rFonts w:ascii="Calibri" w:hAnsi="Calibri"/>
                  <w:color w:val="000000"/>
                  <w:sz w:val="16"/>
                  <w:szCs w:val="16"/>
                </w:rPr>
                <w:t>1</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2084" w:author="Johnson, David M ERDC-RDE-ITL-MS" w:date="2016-10-19T16:04:00Z"/>
                <w:rFonts w:ascii="Calibri" w:hAnsi="Calibri"/>
                <w:color w:val="000000"/>
                <w:sz w:val="16"/>
                <w:szCs w:val="16"/>
              </w:rPr>
            </w:pPr>
            <w:ins w:id="2085" w:author="Johnson, David M ERDC-RDE-ITL-MS" w:date="2016-10-19T16:04:00Z">
              <w:r>
                <w:rPr>
                  <w:rFonts w:ascii="Calibri" w:hAnsi="Calibri"/>
                  <w:color w:val="000000"/>
                  <w:sz w:val="16"/>
                  <w:szCs w:val="16"/>
                </w:rPr>
                <w:t>1</w:t>
              </w:r>
            </w:ins>
          </w:p>
        </w:tc>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086" w:author="Johnson, David M ERDC-RDE-ITL-MS" w:date="2016-10-19T16:04:00Z"/>
                <w:rFonts w:ascii="Calibri" w:hAnsi="Calibri"/>
                <w:color w:val="000000"/>
                <w:sz w:val="16"/>
                <w:szCs w:val="16"/>
              </w:rPr>
            </w:pPr>
            <w:proofErr w:type="spellStart"/>
            <w:ins w:id="2087" w:author="Johnson, David M ERDC-RDE-ITL-MS" w:date="2016-10-19T16:04:00Z">
              <w:r>
                <w:rPr>
                  <w:rFonts w:ascii="Calibri" w:hAnsi="Calibri"/>
                  <w:color w:val="000000"/>
                  <w:sz w:val="16"/>
                  <w:szCs w:val="16"/>
                </w:rPr>
                <w:t>USACE_Project</w:t>
              </w:r>
              <w:proofErr w:type="spellEnd"/>
            </w:ins>
          </w:p>
        </w:tc>
      </w:tr>
      <w:tr w:rsidR="00BA5083" w:rsidTr="00BA5083">
        <w:trPr>
          <w:trHeight w:val="300"/>
          <w:ins w:id="2088" w:author="Johnson, David M ERDC-RDE-ITL-MS" w:date="2016-10-19T16:04:00Z"/>
        </w:trPr>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089" w:author="Johnson, David M ERDC-RDE-ITL-MS" w:date="2016-10-19T16:04:00Z"/>
                <w:rFonts w:ascii="Calibri" w:hAnsi="Calibri"/>
                <w:color w:val="000000"/>
                <w:sz w:val="16"/>
                <w:szCs w:val="16"/>
              </w:rPr>
            </w:pPr>
            <w:ins w:id="2090" w:author="Johnson, David M ERDC-RDE-ITL-MS" w:date="2016-10-19T16:04:00Z">
              <w:r>
                <w:rPr>
                  <w:rFonts w:ascii="Calibri" w:hAnsi="Calibri"/>
                  <w:color w:val="000000"/>
                  <w:sz w:val="16"/>
                  <w:szCs w:val="16"/>
                </w:rPr>
                <w:t>PARAM</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091" w:author="Johnson, David M ERDC-RDE-ITL-MS" w:date="2016-10-19T16:04:00Z"/>
                <w:rFonts w:ascii="Calibri" w:hAnsi="Calibri"/>
                <w:color w:val="000000"/>
                <w:sz w:val="16"/>
                <w:szCs w:val="16"/>
              </w:rPr>
            </w:pPr>
            <w:ins w:id="2092" w:author="Johnson, David M ERDC-RDE-ITL-MS" w:date="2016-10-19T16:04:00Z">
              <w:r>
                <w:rPr>
                  <w:rFonts w:ascii="Calibri" w:hAnsi="Calibri"/>
                  <w:color w:val="000000"/>
                  <w:sz w:val="16"/>
                  <w:szCs w:val="16"/>
                </w:rPr>
                <w:t>852905eb-fe17-412d-995c-94417af6d61e</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093" w:author="Johnson, David M ERDC-RDE-ITL-MS" w:date="2016-10-19T16:04:00Z"/>
                <w:rFonts w:ascii="Calibri" w:hAnsi="Calibri"/>
                <w:color w:val="000000"/>
                <w:sz w:val="16"/>
                <w:szCs w:val="16"/>
              </w:rPr>
            </w:pPr>
            <w:proofErr w:type="spellStart"/>
            <w:ins w:id="2094" w:author="Johnson, David M ERDC-RDE-ITL-MS" w:date="2016-10-19T16:04:00Z">
              <w:r>
                <w:rPr>
                  <w:rFonts w:ascii="Calibri" w:hAnsi="Calibri"/>
                  <w:color w:val="000000"/>
                  <w:sz w:val="16"/>
                  <w:szCs w:val="16"/>
                </w:rPr>
                <w:t>Project_Code</w:t>
              </w:r>
              <w:proofErr w:type="spellEnd"/>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095" w:author="Johnson, David M ERDC-RDE-ITL-MS" w:date="2016-10-19T16:04:00Z"/>
                <w:rFonts w:ascii="Calibri" w:hAnsi="Calibri"/>
                <w:color w:val="000000"/>
                <w:sz w:val="16"/>
                <w:szCs w:val="16"/>
              </w:rPr>
            </w:pPr>
            <w:ins w:id="2096" w:author="Johnson, David M ERDC-RDE-ITL-MS" w:date="2016-10-19T16:04:00Z">
              <w:r>
                <w:rPr>
                  <w:rFonts w:ascii="Calibri" w:hAnsi="Calibri"/>
                  <w:color w:val="000000"/>
                  <w:sz w:val="16"/>
                  <w:szCs w:val="16"/>
                </w:rPr>
                <w:t>TEXT</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097" w:author="Johnson, David M ERDC-RDE-ITL-MS" w:date="2016-10-19T16:04:00Z"/>
                <w:rFonts w:ascii="Calibri" w:hAnsi="Calibri"/>
                <w:color w:val="000000"/>
                <w:sz w:val="16"/>
                <w:szCs w:val="16"/>
              </w:rPr>
            </w:pPr>
            <w:ins w:id="2098" w:author="Johnson, David M ERDC-RDE-ITL-MS" w:date="2016-10-19T16:04:00Z">
              <w:r>
                <w:rPr>
                  <w:rFonts w:ascii="Calibri" w:hAnsi="Calibri"/>
                  <w:color w:val="000000"/>
                  <w:sz w:val="16"/>
                  <w:szCs w:val="16"/>
                </w:rPr>
                <w:t> </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2099" w:author="Johnson, David M ERDC-RDE-ITL-MS" w:date="2016-10-19T16:04:00Z"/>
                <w:rFonts w:ascii="Calibri" w:hAnsi="Calibri"/>
                <w:color w:val="000000"/>
                <w:sz w:val="16"/>
                <w:szCs w:val="16"/>
              </w:rPr>
            </w:pPr>
            <w:ins w:id="2100" w:author="Johnson, David M ERDC-RDE-ITL-MS" w:date="2016-10-19T16:04:00Z">
              <w:r>
                <w:rPr>
                  <w:rFonts w:ascii="Calibri" w:hAnsi="Calibri"/>
                  <w:color w:val="000000"/>
                  <w:sz w:val="16"/>
                  <w:szCs w:val="16"/>
                </w:rPr>
                <w:t>8</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2101" w:author="Johnson, David M ERDC-RDE-ITL-MS" w:date="2016-10-19T16:04:00Z"/>
                <w:rFonts w:ascii="Calibri" w:hAnsi="Calibri"/>
                <w:color w:val="000000"/>
                <w:sz w:val="16"/>
                <w:szCs w:val="16"/>
              </w:rPr>
            </w:pPr>
            <w:ins w:id="2102" w:author="Johnson, David M ERDC-RDE-ITL-MS" w:date="2016-10-19T16:04:00Z">
              <w:r>
                <w:rPr>
                  <w:rFonts w:ascii="Calibri" w:hAnsi="Calibri"/>
                  <w:color w:val="000000"/>
                  <w:sz w:val="16"/>
                  <w:szCs w:val="16"/>
                </w:rPr>
                <w:t>1</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2103" w:author="Johnson, David M ERDC-RDE-ITL-MS" w:date="2016-10-19T16:04:00Z"/>
                <w:rFonts w:ascii="Calibri" w:hAnsi="Calibri"/>
                <w:color w:val="000000"/>
                <w:sz w:val="16"/>
                <w:szCs w:val="16"/>
              </w:rPr>
            </w:pPr>
            <w:ins w:id="2104" w:author="Johnson, David M ERDC-RDE-ITL-MS" w:date="2016-10-19T16:04:00Z">
              <w:r>
                <w:rPr>
                  <w:rFonts w:ascii="Calibri" w:hAnsi="Calibri"/>
                  <w:color w:val="000000"/>
                  <w:sz w:val="16"/>
                  <w:szCs w:val="16"/>
                </w:rPr>
                <w:t>1</w:t>
              </w:r>
            </w:ins>
          </w:p>
        </w:tc>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105" w:author="Johnson, David M ERDC-RDE-ITL-MS" w:date="2016-10-19T16:04:00Z"/>
                <w:rFonts w:ascii="Calibri" w:hAnsi="Calibri"/>
                <w:color w:val="000000"/>
                <w:sz w:val="16"/>
                <w:szCs w:val="16"/>
              </w:rPr>
            </w:pPr>
            <w:proofErr w:type="spellStart"/>
            <w:ins w:id="2106" w:author="Johnson, David M ERDC-RDE-ITL-MS" w:date="2016-10-19T16:04:00Z">
              <w:r>
                <w:rPr>
                  <w:rFonts w:ascii="Calibri" w:hAnsi="Calibri"/>
                  <w:color w:val="000000"/>
                  <w:sz w:val="16"/>
                  <w:szCs w:val="16"/>
                </w:rPr>
                <w:t>USACE_Project</w:t>
              </w:r>
              <w:proofErr w:type="spellEnd"/>
            </w:ins>
          </w:p>
        </w:tc>
      </w:tr>
      <w:tr w:rsidR="00BA5083" w:rsidTr="00BA5083">
        <w:trPr>
          <w:trHeight w:val="300"/>
          <w:ins w:id="2107" w:author="Johnson, David M ERDC-RDE-ITL-MS" w:date="2016-10-19T16:04:00Z"/>
        </w:trPr>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108" w:author="Johnson, David M ERDC-RDE-ITL-MS" w:date="2016-10-19T16:04:00Z"/>
                <w:rFonts w:ascii="Calibri" w:hAnsi="Calibri"/>
                <w:color w:val="000000"/>
                <w:sz w:val="16"/>
                <w:szCs w:val="16"/>
              </w:rPr>
            </w:pPr>
            <w:ins w:id="2109" w:author="Johnson, David M ERDC-RDE-ITL-MS" w:date="2016-10-19T16:04:00Z">
              <w:r>
                <w:rPr>
                  <w:rFonts w:ascii="Calibri" w:hAnsi="Calibri"/>
                  <w:color w:val="000000"/>
                  <w:sz w:val="16"/>
                  <w:szCs w:val="16"/>
                </w:rPr>
                <w:t>PARAM</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110" w:author="Johnson, David M ERDC-RDE-ITL-MS" w:date="2016-10-19T16:04:00Z"/>
                <w:rFonts w:ascii="Calibri" w:hAnsi="Calibri"/>
                <w:color w:val="000000"/>
                <w:sz w:val="16"/>
                <w:szCs w:val="16"/>
              </w:rPr>
            </w:pPr>
            <w:ins w:id="2111" w:author="Johnson, David M ERDC-RDE-ITL-MS" w:date="2016-10-19T16:04:00Z">
              <w:r>
                <w:rPr>
                  <w:rFonts w:ascii="Calibri" w:hAnsi="Calibri"/>
                  <w:color w:val="000000"/>
                  <w:sz w:val="16"/>
                  <w:szCs w:val="16"/>
                </w:rPr>
                <w:t>00b71af1-01e2-4dd2-8fb0-e5db6852c234</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112" w:author="Johnson, David M ERDC-RDE-ITL-MS" w:date="2016-10-19T16:04:00Z"/>
                <w:rFonts w:ascii="Calibri" w:hAnsi="Calibri"/>
                <w:color w:val="000000"/>
                <w:sz w:val="16"/>
                <w:szCs w:val="16"/>
              </w:rPr>
            </w:pPr>
            <w:ins w:id="2113" w:author="Johnson, David M ERDC-RDE-ITL-MS" w:date="2016-10-19T16:04:00Z">
              <w:r>
                <w:rPr>
                  <w:rFonts w:ascii="Calibri" w:hAnsi="Calibri"/>
                  <w:color w:val="000000"/>
                  <w:sz w:val="16"/>
                  <w:szCs w:val="16"/>
                </w:rPr>
                <w:t>FILENAME</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114" w:author="Johnson, David M ERDC-RDE-ITL-MS" w:date="2016-10-19T16:04:00Z"/>
                <w:rFonts w:ascii="Calibri" w:hAnsi="Calibri"/>
                <w:color w:val="000000"/>
                <w:sz w:val="16"/>
                <w:szCs w:val="16"/>
              </w:rPr>
            </w:pPr>
            <w:ins w:id="2115" w:author="Johnson, David M ERDC-RDE-ITL-MS" w:date="2016-10-19T16:04:00Z">
              <w:r>
                <w:rPr>
                  <w:rFonts w:ascii="Calibri" w:hAnsi="Calibri"/>
                  <w:color w:val="000000"/>
                  <w:sz w:val="16"/>
                  <w:szCs w:val="16"/>
                </w:rPr>
                <w:t>TEXT</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116" w:author="Johnson, David M ERDC-RDE-ITL-MS" w:date="2016-10-19T16:04:00Z"/>
                <w:rFonts w:ascii="Calibri" w:hAnsi="Calibri"/>
                <w:color w:val="000000"/>
                <w:sz w:val="16"/>
                <w:szCs w:val="16"/>
              </w:rPr>
            </w:pPr>
            <w:ins w:id="2117" w:author="Johnson, David M ERDC-RDE-ITL-MS" w:date="2016-10-19T16:04:00Z">
              <w:r>
                <w:rPr>
                  <w:rFonts w:ascii="Calibri" w:hAnsi="Calibri"/>
                  <w:color w:val="000000"/>
                  <w:sz w:val="16"/>
                  <w:szCs w:val="16"/>
                </w:rPr>
                <w:t> </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2118" w:author="Johnson, David M ERDC-RDE-ITL-MS" w:date="2016-10-19T16:04:00Z"/>
                <w:rFonts w:ascii="Calibri" w:hAnsi="Calibri"/>
                <w:color w:val="000000"/>
                <w:sz w:val="16"/>
                <w:szCs w:val="16"/>
              </w:rPr>
            </w:pPr>
            <w:ins w:id="2119" w:author="Johnson, David M ERDC-RDE-ITL-MS" w:date="2016-10-19T16:04:00Z">
              <w:r>
                <w:rPr>
                  <w:rFonts w:ascii="Calibri" w:hAnsi="Calibri"/>
                  <w:color w:val="000000"/>
                  <w:sz w:val="16"/>
                  <w:szCs w:val="16"/>
                </w:rPr>
                <w:t>8</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2120" w:author="Johnson, David M ERDC-RDE-ITL-MS" w:date="2016-10-19T16:04:00Z"/>
                <w:rFonts w:ascii="Calibri" w:hAnsi="Calibri"/>
                <w:color w:val="000000"/>
                <w:sz w:val="16"/>
                <w:szCs w:val="16"/>
              </w:rPr>
            </w:pPr>
            <w:ins w:id="2121" w:author="Johnson, David M ERDC-RDE-ITL-MS" w:date="2016-10-19T16:04:00Z">
              <w:r>
                <w:rPr>
                  <w:rFonts w:ascii="Calibri" w:hAnsi="Calibri"/>
                  <w:color w:val="000000"/>
                  <w:sz w:val="16"/>
                  <w:szCs w:val="16"/>
                </w:rPr>
                <w:t>1</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2122" w:author="Johnson, David M ERDC-RDE-ITL-MS" w:date="2016-10-19T16:04:00Z"/>
                <w:rFonts w:ascii="Calibri" w:hAnsi="Calibri"/>
                <w:color w:val="000000"/>
                <w:sz w:val="16"/>
                <w:szCs w:val="16"/>
              </w:rPr>
            </w:pPr>
            <w:ins w:id="2123" w:author="Johnson, David M ERDC-RDE-ITL-MS" w:date="2016-10-19T16:04:00Z">
              <w:r>
                <w:rPr>
                  <w:rFonts w:ascii="Calibri" w:hAnsi="Calibri"/>
                  <w:color w:val="000000"/>
                  <w:sz w:val="16"/>
                  <w:szCs w:val="16"/>
                </w:rPr>
                <w:t>1</w:t>
              </w:r>
            </w:ins>
          </w:p>
        </w:tc>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124" w:author="Johnson, David M ERDC-RDE-ITL-MS" w:date="2016-10-19T16:04:00Z"/>
                <w:rFonts w:ascii="Calibri" w:hAnsi="Calibri"/>
                <w:color w:val="000000"/>
                <w:sz w:val="16"/>
                <w:szCs w:val="16"/>
              </w:rPr>
            </w:pPr>
            <w:proofErr w:type="spellStart"/>
            <w:ins w:id="2125" w:author="Johnson, David M ERDC-RDE-ITL-MS" w:date="2016-10-19T16:04:00Z">
              <w:r>
                <w:rPr>
                  <w:rFonts w:ascii="Calibri" w:hAnsi="Calibri"/>
                  <w:color w:val="000000"/>
                  <w:sz w:val="16"/>
                  <w:szCs w:val="16"/>
                </w:rPr>
                <w:t>USACE_Project</w:t>
              </w:r>
              <w:proofErr w:type="spellEnd"/>
            </w:ins>
          </w:p>
        </w:tc>
      </w:tr>
      <w:tr w:rsidR="00BA5083" w:rsidTr="00BA5083">
        <w:trPr>
          <w:trHeight w:val="300"/>
          <w:ins w:id="2126" w:author="Johnson, David M ERDC-RDE-ITL-MS" w:date="2016-10-19T16:04:00Z"/>
        </w:trPr>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127" w:author="Johnson, David M ERDC-RDE-ITL-MS" w:date="2016-10-19T16:04:00Z"/>
                <w:rFonts w:ascii="Calibri" w:hAnsi="Calibri"/>
                <w:color w:val="000000"/>
                <w:sz w:val="16"/>
                <w:szCs w:val="16"/>
              </w:rPr>
            </w:pPr>
            <w:ins w:id="2128" w:author="Johnson, David M ERDC-RDE-ITL-MS" w:date="2016-10-19T16:04:00Z">
              <w:r>
                <w:rPr>
                  <w:rFonts w:ascii="Calibri" w:hAnsi="Calibri"/>
                  <w:color w:val="000000"/>
                  <w:sz w:val="16"/>
                  <w:szCs w:val="16"/>
                </w:rPr>
                <w:t>PARAM</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129" w:author="Johnson, David M ERDC-RDE-ITL-MS" w:date="2016-10-19T16:04:00Z"/>
                <w:rFonts w:ascii="Calibri" w:hAnsi="Calibri"/>
                <w:color w:val="000000"/>
                <w:sz w:val="16"/>
                <w:szCs w:val="16"/>
              </w:rPr>
            </w:pPr>
            <w:ins w:id="2130" w:author="Johnson, David M ERDC-RDE-ITL-MS" w:date="2016-10-19T16:04:00Z">
              <w:r>
                <w:rPr>
                  <w:rFonts w:ascii="Calibri" w:hAnsi="Calibri"/>
                  <w:color w:val="000000"/>
                  <w:sz w:val="16"/>
                  <w:szCs w:val="16"/>
                </w:rPr>
                <w:t>1a10bdf4-75d7-491c-99dd-da3f343372e3</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131" w:author="Johnson, David M ERDC-RDE-ITL-MS" w:date="2016-10-19T16:04:00Z"/>
                <w:rFonts w:ascii="Calibri" w:hAnsi="Calibri"/>
                <w:color w:val="000000"/>
                <w:sz w:val="16"/>
                <w:szCs w:val="16"/>
              </w:rPr>
            </w:pPr>
            <w:proofErr w:type="spellStart"/>
            <w:ins w:id="2132" w:author="Johnson, David M ERDC-RDE-ITL-MS" w:date="2016-10-19T16:04:00Z">
              <w:r>
                <w:rPr>
                  <w:rFonts w:ascii="Calibri" w:hAnsi="Calibri"/>
                  <w:color w:val="000000"/>
                  <w:sz w:val="16"/>
                  <w:szCs w:val="16"/>
                </w:rPr>
                <w:t>Alternate_Info_Title</w:t>
              </w:r>
              <w:proofErr w:type="spellEnd"/>
              <w:r>
                <w:rPr>
                  <w:rFonts w:ascii="Calibri" w:hAnsi="Calibri"/>
                  <w:color w:val="000000"/>
                  <w:sz w:val="16"/>
                  <w:szCs w:val="16"/>
                </w:rPr>
                <w:t xml:space="preserve"> 2</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133" w:author="Johnson, David M ERDC-RDE-ITL-MS" w:date="2016-10-19T16:04:00Z"/>
                <w:rFonts w:ascii="Calibri" w:hAnsi="Calibri"/>
                <w:color w:val="000000"/>
                <w:sz w:val="16"/>
                <w:szCs w:val="16"/>
              </w:rPr>
            </w:pPr>
            <w:ins w:id="2134" w:author="Johnson, David M ERDC-RDE-ITL-MS" w:date="2016-10-19T16:04:00Z">
              <w:r>
                <w:rPr>
                  <w:rFonts w:ascii="Calibri" w:hAnsi="Calibri"/>
                  <w:color w:val="000000"/>
                  <w:sz w:val="16"/>
                  <w:szCs w:val="16"/>
                </w:rPr>
                <w:t>TEXT</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135" w:author="Johnson, David M ERDC-RDE-ITL-MS" w:date="2016-10-19T16:04:00Z"/>
                <w:rFonts w:ascii="Calibri" w:hAnsi="Calibri"/>
                <w:color w:val="000000"/>
                <w:sz w:val="16"/>
                <w:szCs w:val="16"/>
              </w:rPr>
            </w:pPr>
            <w:ins w:id="2136" w:author="Johnson, David M ERDC-RDE-ITL-MS" w:date="2016-10-19T16:04:00Z">
              <w:r>
                <w:rPr>
                  <w:rFonts w:ascii="Calibri" w:hAnsi="Calibri"/>
                  <w:color w:val="000000"/>
                  <w:sz w:val="16"/>
                  <w:szCs w:val="16"/>
                </w:rPr>
                <w:t> </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2137" w:author="Johnson, David M ERDC-RDE-ITL-MS" w:date="2016-10-19T16:04:00Z"/>
                <w:rFonts w:ascii="Calibri" w:hAnsi="Calibri"/>
                <w:color w:val="000000"/>
                <w:sz w:val="16"/>
                <w:szCs w:val="16"/>
              </w:rPr>
            </w:pPr>
            <w:ins w:id="2138" w:author="Johnson, David M ERDC-RDE-ITL-MS" w:date="2016-10-19T16:04:00Z">
              <w:r>
                <w:rPr>
                  <w:rFonts w:ascii="Calibri" w:hAnsi="Calibri"/>
                  <w:color w:val="000000"/>
                  <w:sz w:val="16"/>
                  <w:szCs w:val="16"/>
                </w:rPr>
                <w:t>8</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2139" w:author="Johnson, David M ERDC-RDE-ITL-MS" w:date="2016-10-19T16:04:00Z"/>
                <w:rFonts w:ascii="Calibri" w:hAnsi="Calibri"/>
                <w:color w:val="000000"/>
                <w:sz w:val="16"/>
                <w:szCs w:val="16"/>
              </w:rPr>
            </w:pPr>
            <w:ins w:id="2140" w:author="Johnson, David M ERDC-RDE-ITL-MS" w:date="2016-10-19T16:04:00Z">
              <w:r>
                <w:rPr>
                  <w:rFonts w:ascii="Calibri" w:hAnsi="Calibri"/>
                  <w:color w:val="000000"/>
                  <w:sz w:val="16"/>
                  <w:szCs w:val="16"/>
                </w:rPr>
                <w:t>1</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2141" w:author="Johnson, David M ERDC-RDE-ITL-MS" w:date="2016-10-19T16:04:00Z"/>
                <w:rFonts w:ascii="Calibri" w:hAnsi="Calibri"/>
                <w:color w:val="000000"/>
                <w:sz w:val="16"/>
                <w:szCs w:val="16"/>
              </w:rPr>
            </w:pPr>
            <w:ins w:id="2142" w:author="Johnson, David M ERDC-RDE-ITL-MS" w:date="2016-10-19T16:04:00Z">
              <w:r>
                <w:rPr>
                  <w:rFonts w:ascii="Calibri" w:hAnsi="Calibri"/>
                  <w:color w:val="000000"/>
                  <w:sz w:val="16"/>
                  <w:szCs w:val="16"/>
                </w:rPr>
                <w:t>1</w:t>
              </w:r>
            </w:ins>
          </w:p>
        </w:tc>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143" w:author="Johnson, David M ERDC-RDE-ITL-MS" w:date="2016-10-19T16:04:00Z"/>
                <w:rFonts w:ascii="Calibri" w:hAnsi="Calibri"/>
                <w:color w:val="000000"/>
                <w:sz w:val="16"/>
                <w:szCs w:val="16"/>
              </w:rPr>
            </w:pPr>
            <w:proofErr w:type="spellStart"/>
            <w:ins w:id="2144" w:author="Johnson, David M ERDC-RDE-ITL-MS" w:date="2016-10-19T16:04:00Z">
              <w:r>
                <w:rPr>
                  <w:rFonts w:ascii="Calibri" w:hAnsi="Calibri"/>
                  <w:color w:val="000000"/>
                  <w:sz w:val="16"/>
                  <w:szCs w:val="16"/>
                </w:rPr>
                <w:t>USACE_Project</w:t>
              </w:r>
              <w:proofErr w:type="spellEnd"/>
            </w:ins>
          </w:p>
        </w:tc>
      </w:tr>
      <w:tr w:rsidR="00BA5083" w:rsidTr="00BA5083">
        <w:trPr>
          <w:trHeight w:val="300"/>
          <w:ins w:id="2145" w:author="Johnson, David M ERDC-RDE-ITL-MS" w:date="2016-10-19T16:04:00Z"/>
        </w:trPr>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146" w:author="Johnson, David M ERDC-RDE-ITL-MS" w:date="2016-10-19T16:04:00Z"/>
                <w:rFonts w:ascii="Calibri" w:hAnsi="Calibri"/>
                <w:color w:val="000000"/>
                <w:sz w:val="16"/>
                <w:szCs w:val="16"/>
              </w:rPr>
            </w:pPr>
            <w:ins w:id="2147" w:author="Johnson, David M ERDC-RDE-ITL-MS" w:date="2016-10-19T16:04:00Z">
              <w:r>
                <w:rPr>
                  <w:rFonts w:ascii="Calibri" w:hAnsi="Calibri"/>
                  <w:color w:val="000000"/>
                  <w:sz w:val="16"/>
                  <w:szCs w:val="16"/>
                </w:rPr>
                <w:t>PARAM</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148" w:author="Johnson, David M ERDC-RDE-ITL-MS" w:date="2016-10-19T16:04:00Z"/>
                <w:rFonts w:ascii="Calibri" w:hAnsi="Calibri"/>
                <w:color w:val="000000"/>
                <w:sz w:val="16"/>
                <w:szCs w:val="16"/>
              </w:rPr>
            </w:pPr>
            <w:ins w:id="2149" w:author="Johnson, David M ERDC-RDE-ITL-MS" w:date="2016-10-19T16:04:00Z">
              <w:r>
                <w:rPr>
                  <w:rFonts w:ascii="Calibri" w:hAnsi="Calibri"/>
                  <w:color w:val="000000"/>
                  <w:sz w:val="16"/>
                  <w:szCs w:val="16"/>
                </w:rPr>
                <w:t>8d81b968-cc64-4af7-8bd3-7043f8936ca3</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150" w:author="Johnson, David M ERDC-RDE-ITL-MS" w:date="2016-10-19T16:04:00Z"/>
                <w:rFonts w:ascii="Calibri" w:hAnsi="Calibri"/>
                <w:color w:val="000000"/>
                <w:sz w:val="16"/>
                <w:szCs w:val="16"/>
              </w:rPr>
            </w:pPr>
            <w:proofErr w:type="spellStart"/>
            <w:ins w:id="2151" w:author="Johnson, David M ERDC-RDE-ITL-MS" w:date="2016-10-19T16:04:00Z">
              <w:r>
                <w:rPr>
                  <w:rFonts w:ascii="Calibri" w:hAnsi="Calibri"/>
                  <w:color w:val="000000"/>
                  <w:sz w:val="16"/>
                  <w:szCs w:val="16"/>
                </w:rPr>
                <w:t>USACE_Template_Version</w:t>
              </w:r>
              <w:proofErr w:type="spellEnd"/>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152" w:author="Johnson, David M ERDC-RDE-ITL-MS" w:date="2016-10-19T16:04:00Z"/>
                <w:rFonts w:ascii="Calibri" w:hAnsi="Calibri"/>
                <w:color w:val="000000"/>
                <w:sz w:val="16"/>
                <w:szCs w:val="16"/>
              </w:rPr>
            </w:pPr>
            <w:ins w:id="2153" w:author="Johnson, David M ERDC-RDE-ITL-MS" w:date="2016-10-19T16:04:00Z">
              <w:r>
                <w:rPr>
                  <w:rFonts w:ascii="Calibri" w:hAnsi="Calibri"/>
                  <w:color w:val="000000"/>
                  <w:sz w:val="16"/>
                  <w:szCs w:val="16"/>
                </w:rPr>
                <w:t>TEXT</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154" w:author="Johnson, David M ERDC-RDE-ITL-MS" w:date="2016-10-19T16:04:00Z"/>
                <w:rFonts w:ascii="Calibri" w:hAnsi="Calibri"/>
                <w:color w:val="000000"/>
                <w:sz w:val="16"/>
                <w:szCs w:val="16"/>
              </w:rPr>
            </w:pPr>
            <w:ins w:id="2155" w:author="Johnson, David M ERDC-RDE-ITL-MS" w:date="2016-10-19T16:04:00Z">
              <w:r>
                <w:rPr>
                  <w:rFonts w:ascii="Calibri" w:hAnsi="Calibri"/>
                  <w:color w:val="000000"/>
                  <w:sz w:val="16"/>
                  <w:szCs w:val="16"/>
                </w:rPr>
                <w:t> </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2156" w:author="Johnson, David M ERDC-RDE-ITL-MS" w:date="2016-10-19T16:04:00Z"/>
                <w:rFonts w:ascii="Calibri" w:hAnsi="Calibri"/>
                <w:color w:val="000000"/>
                <w:sz w:val="16"/>
                <w:szCs w:val="16"/>
              </w:rPr>
            </w:pPr>
            <w:ins w:id="2157" w:author="Johnson, David M ERDC-RDE-ITL-MS" w:date="2016-10-19T16:04:00Z">
              <w:r>
                <w:rPr>
                  <w:rFonts w:ascii="Calibri" w:hAnsi="Calibri"/>
                  <w:color w:val="000000"/>
                  <w:sz w:val="16"/>
                  <w:szCs w:val="16"/>
                </w:rPr>
                <w:t>10</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2158" w:author="Johnson, David M ERDC-RDE-ITL-MS" w:date="2016-10-19T16:04:00Z"/>
                <w:rFonts w:ascii="Calibri" w:hAnsi="Calibri"/>
                <w:color w:val="000000"/>
                <w:sz w:val="16"/>
                <w:szCs w:val="16"/>
              </w:rPr>
            </w:pPr>
            <w:ins w:id="2159" w:author="Johnson, David M ERDC-RDE-ITL-MS" w:date="2016-10-19T16:04:00Z">
              <w:r>
                <w:rPr>
                  <w:rFonts w:ascii="Calibri" w:hAnsi="Calibri"/>
                  <w:color w:val="000000"/>
                  <w:sz w:val="16"/>
                  <w:szCs w:val="16"/>
                </w:rPr>
                <w:t>1</w:t>
              </w:r>
            </w:ins>
          </w:p>
        </w:tc>
        <w:tc>
          <w:tcPr>
            <w:tcW w:w="0" w:type="auto"/>
            <w:tcBorders>
              <w:top w:val="nil"/>
              <w:left w:val="nil"/>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2160" w:author="Johnson, David M ERDC-RDE-ITL-MS" w:date="2016-10-19T16:04:00Z"/>
                <w:rFonts w:ascii="Calibri" w:hAnsi="Calibri"/>
                <w:color w:val="000000"/>
                <w:sz w:val="16"/>
                <w:szCs w:val="16"/>
              </w:rPr>
            </w:pPr>
            <w:ins w:id="2161" w:author="Johnson, David M ERDC-RDE-ITL-MS" w:date="2016-10-19T16:04:00Z">
              <w:r>
                <w:rPr>
                  <w:rFonts w:ascii="Calibri" w:hAnsi="Calibri"/>
                  <w:color w:val="000000"/>
                  <w:sz w:val="16"/>
                  <w:szCs w:val="16"/>
                </w:rPr>
                <w:t>1</w:t>
              </w:r>
            </w:ins>
          </w:p>
        </w:tc>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162" w:author="Johnson, David M ERDC-RDE-ITL-MS" w:date="2016-10-19T16:04:00Z"/>
                <w:rFonts w:ascii="Calibri" w:hAnsi="Calibri"/>
                <w:color w:val="000000"/>
                <w:sz w:val="16"/>
                <w:szCs w:val="16"/>
              </w:rPr>
            </w:pPr>
            <w:proofErr w:type="spellStart"/>
            <w:ins w:id="2163" w:author="Johnson, David M ERDC-RDE-ITL-MS" w:date="2016-10-19T16:04:00Z">
              <w:r>
                <w:rPr>
                  <w:rFonts w:ascii="Calibri" w:hAnsi="Calibri"/>
                  <w:color w:val="000000"/>
                  <w:sz w:val="16"/>
                  <w:szCs w:val="16"/>
                </w:rPr>
                <w:t>USACE_Revit_Template</w:t>
              </w:r>
              <w:proofErr w:type="spellEnd"/>
            </w:ins>
          </w:p>
        </w:tc>
      </w:tr>
      <w:tr w:rsidR="00BA5083" w:rsidTr="00BA5083">
        <w:trPr>
          <w:trHeight w:val="300"/>
          <w:ins w:id="2164" w:author="Johnson, David M ERDC-RDE-ITL-MS" w:date="2016-10-19T16:04:00Z"/>
        </w:trPr>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165" w:author="Johnson, David M ERDC-RDE-ITL-MS" w:date="2016-10-19T16:04:00Z"/>
                <w:rFonts w:ascii="Calibri" w:hAnsi="Calibri"/>
                <w:color w:val="000000"/>
                <w:sz w:val="16"/>
                <w:szCs w:val="16"/>
              </w:rPr>
            </w:pPr>
            <w:ins w:id="2166" w:author="Johnson, David M ERDC-RDE-ITL-MS" w:date="2016-10-19T16:04:00Z">
              <w:r>
                <w:rPr>
                  <w:rFonts w:ascii="Calibri" w:hAnsi="Calibri"/>
                  <w:color w:val="000000"/>
                  <w:sz w:val="16"/>
                  <w:szCs w:val="16"/>
                </w:rPr>
                <w:t>PARAM</w:t>
              </w:r>
            </w:ins>
          </w:p>
        </w:tc>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167" w:author="Johnson, David M ERDC-RDE-ITL-MS" w:date="2016-10-19T16:04:00Z"/>
                <w:rFonts w:ascii="Calibri" w:hAnsi="Calibri"/>
                <w:color w:val="000000"/>
                <w:sz w:val="16"/>
                <w:szCs w:val="16"/>
              </w:rPr>
            </w:pPr>
            <w:ins w:id="2168" w:author="Johnson, David M ERDC-RDE-ITL-MS" w:date="2016-10-19T16:04:00Z">
              <w:r>
                <w:rPr>
                  <w:rFonts w:ascii="Calibri" w:hAnsi="Calibri"/>
                  <w:color w:val="000000"/>
                  <w:sz w:val="16"/>
                  <w:szCs w:val="16"/>
                </w:rPr>
                <w:t>a102f4b7-6285-4aa1-9da3-d33418b9a29e</w:t>
              </w:r>
            </w:ins>
          </w:p>
        </w:tc>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169" w:author="Johnson, David M ERDC-RDE-ITL-MS" w:date="2016-10-19T16:04:00Z"/>
                <w:rFonts w:ascii="Calibri" w:hAnsi="Calibri"/>
                <w:color w:val="000000"/>
                <w:sz w:val="16"/>
                <w:szCs w:val="16"/>
              </w:rPr>
            </w:pPr>
            <w:proofErr w:type="spellStart"/>
            <w:ins w:id="2170" w:author="Johnson, David M ERDC-RDE-ITL-MS" w:date="2016-10-19T16:04:00Z">
              <w:r>
                <w:rPr>
                  <w:rFonts w:ascii="Calibri" w:hAnsi="Calibri"/>
                  <w:color w:val="000000"/>
                  <w:sz w:val="16"/>
                  <w:szCs w:val="16"/>
                </w:rPr>
                <w:t>USACE_Template_Date</w:t>
              </w:r>
              <w:proofErr w:type="spellEnd"/>
            </w:ins>
          </w:p>
        </w:tc>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171" w:author="Johnson, David M ERDC-RDE-ITL-MS" w:date="2016-10-19T16:04:00Z"/>
                <w:rFonts w:ascii="Calibri" w:hAnsi="Calibri"/>
                <w:color w:val="000000"/>
                <w:sz w:val="16"/>
                <w:szCs w:val="16"/>
              </w:rPr>
            </w:pPr>
            <w:ins w:id="2172" w:author="Johnson, David M ERDC-RDE-ITL-MS" w:date="2016-10-19T16:04:00Z">
              <w:r>
                <w:rPr>
                  <w:rFonts w:ascii="Calibri" w:hAnsi="Calibri"/>
                  <w:color w:val="000000"/>
                  <w:sz w:val="16"/>
                  <w:szCs w:val="16"/>
                </w:rPr>
                <w:t>TEXT</w:t>
              </w:r>
            </w:ins>
          </w:p>
        </w:tc>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173" w:author="Johnson, David M ERDC-RDE-ITL-MS" w:date="2016-10-19T16:04:00Z"/>
                <w:rFonts w:ascii="Calibri" w:hAnsi="Calibri"/>
                <w:color w:val="000000"/>
                <w:sz w:val="16"/>
                <w:szCs w:val="16"/>
              </w:rPr>
            </w:pPr>
            <w:ins w:id="2174" w:author="Johnson, David M ERDC-RDE-ITL-MS" w:date="2016-10-19T16:04:00Z">
              <w:r>
                <w:rPr>
                  <w:rFonts w:ascii="Calibri" w:hAnsi="Calibri"/>
                  <w:color w:val="000000"/>
                  <w:sz w:val="16"/>
                  <w:szCs w:val="16"/>
                </w:rPr>
                <w:t> </w:t>
              </w:r>
            </w:ins>
          </w:p>
        </w:tc>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2175" w:author="Johnson, David M ERDC-RDE-ITL-MS" w:date="2016-10-19T16:04:00Z"/>
                <w:rFonts w:ascii="Calibri" w:hAnsi="Calibri"/>
                <w:color w:val="000000"/>
                <w:sz w:val="16"/>
                <w:szCs w:val="16"/>
              </w:rPr>
            </w:pPr>
            <w:ins w:id="2176" w:author="Johnson, David M ERDC-RDE-ITL-MS" w:date="2016-10-19T16:04:00Z">
              <w:r>
                <w:rPr>
                  <w:rFonts w:ascii="Calibri" w:hAnsi="Calibri"/>
                  <w:color w:val="000000"/>
                  <w:sz w:val="16"/>
                  <w:szCs w:val="16"/>
                </w:rPr>
                <w:t>10</w:t>
              </w:r>
            </w:ins>
          </w:p>
        </w:tc>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2177" w:author="Johnson, David M ERDC-RDE-ITL-MS" w:date="2016-10-19T16:04:00Z"/>
                <w:rFonts w:ascii="Calibri" w:hAnsi="Calibri"/>
                <w:color w:val="000000"/>
                <w:sz w:val="16"/>
                <w:szCs w:val="16"/>
              </w:rPr>
            </w:pPr>
            <w:ins w:id="2178" w:author="Johnson, David M ERDC-RDE-ITL-MS" w:date="2016-10-19T16:04:00Z">
              <w:r>
                <w:rPr>
                  <w:rFonts w:ascii="Calibri" w:hAnsi="Calibri"/>
                  <w:color w:val="000000"/>
                  <w:sz w:val="16"/>
                  <w:szCs w:val="16"/>
                </w:rPr>
                <w:t>1</w:t>
              </w:r>
            </w:ins>
          </w:p>
        </w:tc>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center"/>
            <w:hideMark/>
          </w:tcPr>
          <w:p w:rsidR="00BA5083" w:rsidRDefault="00BA5083">
            <w:pPr>
              <w:jc w:val="center"/>
              <w:rPr>
                <w:ins w:id="2179" w:author="Johnson, David M ERDC-RDE-ITL-MS" w:date="2016-10-19T16:04:00Z"/>
                <w:rFonts w:ascii="Calibri" w:hAnsi="Calibri"/>
                <w:color w:val="000000"/>
                <w:sz w:val="16"/>
                <w:szCs w:val="16"/>
              </w:rPr>
            </w:pPr>
            <w:ins w:id="2180" w:author="Johnson, David M ERDC-RDE-ITL-MS" w:date="2016-10-19T16:04:00Z">
              <w:r>
                <w:rPr>
                  <w:rFonts w:ascii="Calibri" w:hAnsi="Calibri"/>
                  <w:color w:val="000000"/>
                  <w:sz w:val="16"/>
                  <w:szCs w:val="16"/>
                </w:rPr>
                <w:t>1</w:t>
              </w:r>
            </w:ins>
          </w:p>
        </w:tc>
        <w:tc>
          <w:tcPr>
            <w:tcW w:w="0" w:type="auto"/>
            <w:tcBorders>
              <w:top w:val="single" w:sz="4" w:space="0" w:color="4F81BD"/>
              <w:left w:val="single" w:sz="4" w:space="0" w:color="4F81BD"/>
              <w:bottom w:val="single" w:sz="4" w:space="0" w:color="4F81BD"/>
              <w:right w:val="single" w:sz="4" w:space="0" w:color="4F81BD"/>
            </w:tcBorders>
            <w:shd w:val="clear" w:color="auto" w:fill="auto"/>
            <w:noWrap/>
            <w:tcMar>
              <w:top w:w="15" w:type="dxa"/>
              <w:left w:w="15" w:type="dxa"/>
              <w:bottom w:w="0" w:type="dxa"/>
              <w:right w:w="15" w:type="dxa"/>
            </w:tcMar>
            <w:vAlign w:val="bottom"/>
            <w:hideMark/>
          </w:tcPr>
          <w:p w:rsidR="00BA5083" w:rsidRDefault="00BA5083">
            <w:pPr>
              <w:rPr>
                <w:ins w:id="2181" w:author="Johnson, David M ERDC-RDE-ITL-MS" w:date="2016-10-19T16:04:00Z"/>
                <w:rFonts w:ascii="Calibri" w:hAnsi="Calibri"/>
                <w:color w:val="000000"/>
                <w:sz w:val="16"/>
                <w:szCs w:val="16"/>
              </w:rPr>
            </w:pPr>
            <w:proofErr w:type="spellStart"/>
            <w:ins w:id="2182" w:author="Johnson, David M ERDC-RDE-ITL-MS" w:date="2016-10-19T16:04:00Z">
              <w:r>
                <w:rPr>
                  <w:rFonts w:ascii="Calibri" w:hAnsi="Calibri"/>
                  <w:color w:val="000000"/>
                  <w:sz w:val="16"/>
                  <w:szCs w:val="16"/>
                </w:rPr>
                <w:t>USACE_Revit_Template</w:t>
              </w:r>
              <w:proofErr w:type="spellEnd"/>
            </w:ins>
          </w:p>
        </w:tc>
      </w:tr>
    </w:tbl>
    <w:p w:rsidR="00311E05" w:rsidRDefault="00BA5083">
      <w:pPr>
        <w:rPr>
          <w:ins w:id="2183" w:author="Johnson, David M ERDC-RDE-ITL-MS" w:date="2016-10-19T13:09:00Z"/>
        </w:rPr>
      </w:pPr>
      <w:ins w:id="2184" w:author="Johnson, David M ERDC-RDE-ITL-MS" w:date="2016-10-19T16:04:00Z">
        <w:r>
          <w:t xml:space="preserve"> </w:t>
        </w:r>
      </w:ins>
      <w:del w:id="2185" w:author="Johnson, David M ERDC-RDE-ITL-MS" w:date="2016-10-19T16:04:00Z">
        <w:r w:rsidR="000E3760" w:rsidDel="00BA5083">
          <w:br w:type="page"/>
        </w:r>
      </w:del>
      <w:ins w:id="2186" w:author="Johnson, David M ERDC-RDE-ITL-MS" w:date="2016-10-19T16:03:00Z">
        <w:r>
          <w:t xml:space="preserve"> </w:t>
        </w:r>
      </w:ins>
      <w:ins w:id="2187" w:author="Johnson, David M ERDC-RDE-ITL-MS" w:date="2016-10-19T13:09:00Z">
        <w:r w:rsidR="00311E05">
          <w:br w:type="page"/>
        </w:r>
      </w:ins>
    </w:p>
    <w:p w:rsidR="000E3760" w:rsidRDefault="000E3760">
      <w:pPr>
        <w:rPr>
          <w:rFonts w:ascii="Cambria" w:eastAsia="Cambria" w:hAnsi="Cambria"/>
          <w:b/>
          <w:bCs/>
          <w:color w:val="4F81BD" w:themeColor="accent1"/>
          <w:sz w:val="26"/>
          <w:szCs w:val="26"/>
        </w:rPr>
      </w:pPr>
    </w:p>
    <w:p w:rsidR="00D83AE6" w:rsidRPr="000E3760" w:rsidRDefault="00D83AE6" w:rsidP="008B22E1">
      <w:pPr>
        <w:pStyle w:val="Heading1"/>
        <w:pPrChange w:id="2188" w:author="Johnson, David M ERDC-RDE-ITL-MS" w:date="2016-10-19T08:01:00Z">
          <w:pPr>
            <w:pStyle w:val="Heading3"/>
          </w:pPr>
        </w:pPrChange>
      </w:pPr>
      <w:r>
        <w:t xml:space="preserve">Appendix D:  Coordination </w:t>
      </w:r>
      <w:del w:id="2189" w:author="Johnson, David M ERDC-RDE-ITL-MS" w:date="2016-10-20T08:01:00Z">
        <w:r w:rsidDel="004107C9">
          <w:delText>of  Template</w:delText>
        </w:r>
      </w:del>
      <w:ins w:id="2190" w:author="Johnson, David M ERDC-RDE-ITL-MS" w:date="2016-10-20T08:01:00Z">
        <w:r w:rsidR="004107C9">
          <w:t>of Template</w:t>
        </w:r>
      </w:ins>
    </w:p>
    <w:p w:rsidR="00D83AE6" w:rsidRDefault="00D83AE6" w:rsidP="00D83AE6"/>
    <w:p w:rsidR="00D83AE6" w:rsidRDefault="00D83AE6" w:rsidP="00022F99">
      <w:pPr>
        <w:pStyle w:val="BodyText"/>
        <w:rPr>
          <w:b/>
          <w:bCs/>
        </w:rPr>
      </w:pPr>
      <w:r>
        <w:t xml:space="preserve">Each </w:t>
      </w:r>
      <w:r w:rsidR="00245B79">
        <w:t>template has been set up with the views places around a 200’ foot grid.</w:t>
      </w:r>
    </w:p>
    <w:p w:rsidR="00B26FB9" w:rsidRDefault="00D83AE6" w:rsidP="00022F99">
      <w:pPr>
        <w:pStyle w:val="BodyText"/>
        <w:rPr>
          <w:b/>
          <w:bCs/>
        </w:rPr>
      </w:pPr>
      <w:r w:rsidRPr="00D83AE6">
        <w:t>A square starting from the base Project Base Point/Survey point has been established as the modeling space and is consistent between the templates.</w:t>
      </w:r>
      <w:r w:rsidR="00245B79">
        <w:t xml:space="preserve"> This will provide a consistent starting environment for the models</w:t>
      </w:r>
      <w:r w:rsidR="00B26FB9">
        <w:t>.</w:t>
      </w:r>
    </w:p>
    <w:p w:rsidR="00D83AE6" w:rsidRPr="00D83AE6" w:rsidRDefault="00B26FB9" w:rsidP="00022F99">
      <w:pPr>
        <w:pStyle w:val="BodyText"/>
        <w:rPr>
          <w:b/>
          <w:bCs/>
        </w:rPr>
      </w:pPr>
      <w:r>
        <w:t>This also provides a positive starting point for the model</w:t>
      </w:r>
      <w:r w:rsidR="00245B79">
        <w:t>.</w:t>
      </w:r>
    </w:p>
    <w:p w:rsidR="00F82016" w:rsidRDefault="00F82016" w:rsidP="00CB1047"/>
    <w:p w:rsidR="00F82016" w:rsidRDefault="00F82016" w:rsidP="00022F99"/>
    <w:p w:rsidR="00022F99" w:rsidRDefault="00416927" w:rsidP="00CB1047">
      <w:pPr>
        <w:pStyle w:val="BodyText"/>
      </w:pPr>
      <w:r>
        <w:rPr>
          <w:noProof/>
        </w:rPr>
        <mc:AlternateContent>
          <mc:Choice Requires="wps">
            <w:drawing>
              <wp:anchor distT="0" distB="0" distL="114300" distR="114300" simplePos="0" relativeHeight="251712000" behindDoc="0" locked="0" layoutInCell="1" allowOverlap="1" wp14:anchorId="5AB627B6" wp14:editId="191E5AFE">
                <wp:simplePos x="0" y="0"/>
                <wp:positionH relativeFrom="column">
                  <wp:posOffset>1222375</wp:posOffset>
                </wp:positionH>
                <wp:positionV relativeFrom="paragraph">
                  <wp:posOffset>4197350</wp:posOffset>
                </wp:positionV>
                <wp:extent cx="2066925" cy="704850"/>
                <wp:effectExtent l="0" t="0" r="28575" b="19050"/>
                <wp:wrapNone/>
                <wp:docPr id="102" name="Rounded Rectangle 102"/>
                <wp:cNvGraphicFramePr/>
                <a:graphic xmlns:a="http://schemas.openxmlformats.org/drawingml/2006/main">
                  <a:graphicData uri="http://schemas.microsoft.com/office/word/2010/wordprocessingShape">
                    <wps:wsp>
                      <wps:cNvSpPr/>
                      <wps:spPr>
                        <a:xfrm>
                          <a:off x="0" y="0"/>
                          <a:ext cx="2066925" cy="7048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7694" w:rsidRDefault="00667694" w:rsidP="00416927">
                            <w:pPr>
                              <w:pStyle w:val="BodyText"/>
                              <w:jc w:val="center"/>
                              <w:rPr>
                                <w:b/>
                                <w:color w:val="FF0000"/>
                              </w:rPr>
                            </w:pPr>
                            <w:r>
                              <w:rPr>
                                <w:b/>
                                <w:color w:val="FF0000"/>
                              </w:rPr>
                              <w:t>SURVEY POINT</w:t>
                            </w:r>
                          </w:p>
                          <w:p w:rsidR="00667694" w:rsidRPr="00416927" w:rsidRDefault="00667694" w:rsidP="00416927">
                            <w:pPr>
                              <w:pStyle w:val="BodyText"/>
                              <w:jc w:val="center"/>
                              <w:rPr>
                                <w:b/>
                                <w:color w:val="FF0000"/>
                              </w:rPr>
                            </w:pPr>
                            <w:r>
                              <w:rPr>
                                <w:b/>
                                <w:color w:val="FF0000"/>
                              </w:rPr>
                              <w:t>PROJECT BASE 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2" o:spid="_x0000_s1052" style="position:absolute;left:0;text-align:left;margin-left:96.25pt;margin-top:330.5pt;width:162.75pt;height:55.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" filled="f" strokecolor="red" strokeweight="2pt">
                <v:textbox>
                  <w:txbxContent>
                    <w:p w:rsidR="00667694" w:rsidRDefault="00667694" w:rsidP="00416927">
                      <w:pPr>
                        <w:pStyle w:val="BodyText"/>
                        <w:jc w:val="center"/>
                        <w:rPr>
                          <w:b/>
                          <w:color w:val="FF0000"/>
                        </w:rPr>
                      </w:pPr>
                      <w:r>
                        <w:rPr>
                          <w:b/>
                          <w:color w:val="FF0000"/>
                        </w:rPr>
                        <w:t>SURVEY POINT</w:t>
                      </w:r>
                    </w:p>
                    <w:p w:rsidR="00667694" w:rsidRPr="00416927" w:rsidRDefault="00667694" w:rsidP="00416927">
                      <w:pPr>
                        <w:pStyle w:val="BodyText"/>
                        <w:jc w:val="center"/>
                        <w:rPr>
                          <w:b/>
                          <w:color w:val="FF0000"/>
                        </w:rPr>
                      </w:pPr>
                      <w:r>
                        <w:rPr>
                          <w:b/>
                          <w:color w:val="FF0000"/>
                        </w:rPr>
                        <w:t>PROJECT BASE POINT</w:t>
                      </w:r>
                    </w:p>
                  </w:txbxContent>
                </v:textbox>
              </v:roundrect>
            </w:pict>
          </mc:Fallback>
        </mc:AlternateContent>
      </w:r>
      <w:r>
        <w:rPr>
          <w:noProof/>
        </w:rPr>
        <mc:AlternateContent>
          <mc:Choice Requires="wps">
            <w:drawing>
              <wp:anchor distT="0" distB="0" distL="114300" distR="114300" simplePos="0" relativeHeight="251713024" behindDoc="0" locked="0" layoutInCell="1" allowOverlap="1" wp14:anchorId="3C958F00" wp14:editId="509BCCD7">
                <wp:simplePos x="0" y="0"/>
                <wp:positionH relativeFrom="column">
                  <wp:posOffset>708025</wp:posOffset>
                </wp:positionH>
                <wp:positionV relativeFrom="paragraph">
                  <wp:posOffset>3435350</wp:posOffset>
                </wp:positionV>
                <wp:extent cx="1022350" cy="1104900"/>
                <wp:effectExtent l="38100" t="0" r="0" b="38100"/>
                <wp:wrapNone/>
                <wp:docPr id="103" name="Arc 103"/>
                <wp:cNvGraphicFramePr/>
                <a:graphic xmlns:a="http://schemas.openxmlformats.org/drawingml/2006/main">
                  <a:graphicData uri="http://schemas.microsoft.com/office/word/2010/wordprocessingShape">
                    <wps:wsp>
                      <wps:cNvSpPr/>
                      <wps:spPr>
                        <a:xfrm flipH="1" flipV="1">
                          <a:off x="0" y="0"/>
                          <a:ext cx="1022350" cy="1104900"/>
                        </a:xfrm>
                        <a:prstGeom prst="arc">
                          <a:avLst>
                            <a:gd name="adj1" fmla="val 16279015"/>
                            <a:gd name="adj2" fmla="val 0"/>
                          </a:avLst>
                        </a:prstGeom>
                        <a:ln w="476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15F3746" id="Arc 103" o:spid="_x0000_s1026" style="position:absolute;margin-left:55.75pt;margin-top:270.5pt;width:80.5pt;height:87pt;flip:x 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22350,1104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" path="m523871,170nsc801154,7615,1022350,252685,1022350,552450r-511175,l523871,170xem523871,170nfc801154,7615,1022350,252685,1022350,552450e" filled="f" strokecolor="red" strokeweight="3.75pt">
                <v:stroke endarrow="block"/>
                <v:path arrowok="t" o:connecttype="custom" o:connectlocs="523871,170;1022350,552450" o:connectangles="0,0"/>
              </v:shape>
            </w:pict>
          </mc:Fallback>
        </mc:AlternateContent>
      </w:r>
      <w:r>
        <w:rPr>
          <w:noProof/>
        </w:rPr>
        <w:drawing>
          <wp:anchor distT="0" distB="0" distL="114300" distR="114300" simplePos="0" relativeHeight="251710976" behindDoc="1" locked="0" layoutInCell="1" allowOverlap="1" wp14:anchorId="040E25C8" wp14:editId="2DCC1CAF">
            <wp:simplePos x="0" y="0"/>
            <wp:positionH relativeFrom="column">
              <wp:posOffset>555625</wp:posOffset>
            </wp:positionH>
            <wp:positionV relativeFrom="paragraph">
              <wp:posOffset>243840</wp:posOffset>
            </wp:positionV>
            <wp:extent cx="3848100" cy="3914775"/>
            <wp:effectExtent l="0" t="0" r="0" b="0"/>
            <wp:wrapTight wrapText="bothSides">
              <wp:wrapPolygon edited="0">
                <wp:start x="0" y="0"/>
                <wp:lineTo x="0" y="21022"/>
                <wp:lineTo x="21493" y="21022"/>
                <wp:lineTo x="2149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cstate="print">
                      <a:extLst>
                        <a:ext uri="{28A0092B-C50C-407E-A947-70E740481C1C}">
                          <a14:useLocalDpi xmlns:a14="http://schemas.microsoft.com/office/drawing/2010/main" val="0"/>
                        </a:ext>
                      </a:extLst>
                    </a:blip>
                    <a:srcRect t="-1" b="-3544"/>
                    <a:stretch/>
                  </pic:blipFill>
                  <pic:spPr bwMode="auto">
                    <a:xfrm>
                      <a:off x="0" y="0"/>
                      <a:ext cx="3848100" cy="3914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22F99">
        <w:rPr>
          <w:b/>
          <w:spacing w:val="-1"/>
          <w:sz w:val="28"/>
        </w:rPr>
        <w:br w:type="page"/>
      </w:r>
    </w:p>
    <w:p w:rsidR="00022F99" w:rsidRDefault="00022F99" w:rsidP="00435D88"/>
    <w:p w:rsidR="000E3760" w:rsidRPr="000E3760" w:rsidRDefault="00906BE1" w:rsidP="008B22E1">
      <w:pPr>
        <w:pStyle w:val="Heading1"/>
        <w:pPrChange w:id="2191" w:author="Johnson, David M ERDC-RDE-ITL-MS" w:date="2016-10-19T08:01:00Z">
          <w:pPr>
            <w:pStyle w:val="Heading1"/>
          </w:pPr>
        </w:pPrChange>
      </w:pPr>
      <w:r>
        <w:t xml:space="preserve">Appendix </w:t>
      </w:r>
      <w:r w:rsidR="000337CA">
        <w:t>E</w:t>
      </w:r>
      <w:r>
        <w:t xml:space="preserve">: </w:t>
      </w:r>
      <w:r w:rsidR="00654F17">
        <w:t xml:space="preserve"> </w:t>
      </w:r>
      <w:r>
        <w:t>Method for submitting comments</w:t>
      </w:r>
    </w:p>
    <w:p w:rsidR="00906BE1" w:rsidRDefault="00906BE1" w:rsidP="000E3760">
      <w:pPr>
        <w:rPr>
          <w:ins w:id="2192" w:author="Johnson, David M ERDC-RDE-ITL-MS" w:date="2016-10-19T16:32:00Z"/>
        </w:rPr>
      </w:pPr>
    </w:p>
    <w:p w:rsidR="00BD6057" w:rsidRDefault="00BD6057" w:rsidP="000E3760">
      <w:pPr>
        <w:rPr>
          <w:ins w:id="2193" w:author="Johnson, David M ERDC-RDE-ITL-MS" w:date="2016-10-19T16:42:00Z"/>
        </w:rPr>
      </w:pPr>
      <w:ins w:id="2194" w:author="Johnson, David M ERDC-RDE-ITL-MS" w:date="2016-10-19T16:42:00Z">
        <w:r>
          <w:t xml:space="preserve">Send email questions </w:t>
        </w:r>
        <w:proofErr w:type="gramStart"/>
        <w:r>
          <w:t>to :</w:t>
        </w:r>
        <w:proofErr w:type="gramEnd"/>
      </w:ins>
    </w:p>
    <w:p w:rsidR="00611545" w:rsidRDefault="00611545" w:rsidP="00BD6057">
      <w:pPr>
        <w:jc w:val="center"/>
        <w:rPr>
          <w:ins w:id="2195" w:author="Johnson, David M ERDC-RDE-ITL-MS" w:date="2016-10-20T10:01:00Z"/>
        </w:rPr>
        <w:pPrChange w:id="2196" w:author="Johnson, David M ERDC-RDE-ITL-MS" w:date="2016-10-19T16:43:00Z">
          <w:pPr/>
        </w:pPrChange>
      </w:pPr>
      <w:ins w:id="2197" w:author="Johnson, David M ERDC-RDE-ITL-MS" w:date="2016-10-19T16:42:00Z">
        <w:r>
          <w:fldChar w:fldCharType="begin"/>
        </w:r>
      </w:ins>
      <w:ins w:id="2198" w:author="Johnson, David M ERDC-RDE-ITL-MS" w:date="2016-10-19T16:46:00Z">
        <w:r w:rsidR="00AD513F">
          <w:instrText>HYPERLINK "mailto:USACE-Revit-Template-Team@erdc.dren.mil?subject=USACE%202016%20Revit%20Base%20Template%20v3.0%20Beta"</w:instrText>
        </w:r>
      </w:ins>
      <w:ins w:id="2199" w:author="Johnson, David M ERDC-RDE-ITL-MS" w:date="2016-10-19T16:42:00Z">
        <w:r>
          <w:fldChar w:fldCharType="separate"/>
        </w:r>
        <w:r w:rsidR="00BD6057">
          <w:rPr>
            <w:rStyle w:val="Hyperlink"/>
          </w:rPr>
          <w:t>USACE Rev</w:t>
        </w:r>
        <w:r w:rsidR="00BD6057">
          <w:rPr>
            <w:rStyle w:val="Hyperlink"/>
          </w:rPr>
          <w:t>it Template Team</w:t>
        </w:r>
        <w:r>
          <w:fldChar w:fldCharType="end"/>
        </w:r>
      </w:ins>
    </w:p>
    <w:p w:rsidR="00B54810" w:rsidRDefault="00B54810" w:rsidP="00BD6057">
      <w:pPr>
        <w:jc w:val="center"/>
        <w:rPr>
          <w:ins w:id="2200" w:author="Johnson, David M ERDC-RDE-ITL-MS" w:date="2016-10-19T16:42:00Z"/>
        </w:rPr>
        <w:pPrChange w:id="2201" w:author="Johnson, David M ERDC-RDE-ITL-MS" w:date="2016-10-19T16:43:00Z">
          <w:pPr/>
        </w:pPrChange>
      </w:pPr>
    </w:p>
    <w:p w:rsidR="00BD6057" w:rsidRDefault="009E0007" w:rsidP="000E3760">
      <w:pPr>
        <w:rPr>
          <w:ins w:id="2202" w:author="Johnson, David M ERDC-RDE-ITL-MS" w:date="2016-10-20T09:02:00Z"/>
        </w:rPr>
      </w:pPr>
      <w:ins w:id="2203" w:author="Johnson, David M ERDC-RDE-ITL-MS" w:date="2016-10-20T09:01:00Z">
        <w:r>
          <w:rPr>
            <w:noProof/>
          </w:rPr>
          <w:drawing>
            <wp:inline distT="0" distB="0" distL="0" distR="0" wp14:anchorId="25F809BE" wp14:editId="4031116C">
              <wp:extent cx="4007196" cy="2941607"/>
              <wp:effectExtent l="57150" t="57150" r="107950" b="1066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07196" cy="2941607"/>
                      </a:xfrm>
                      <a:prstGeom prst="rect">
                        <a:avLst/>
                      </a:prstGeom>
                      <a:ln>
                        <a:solidFill>
                          <a:schemeClr val="bg2">
                            <a:lumMod val="25000"/>
                          </a:schemeClr>
                        </a:solidFill>
                      </a:ln>
                      <a:effectLst>
                        <a:outerShdw blurRad="50800" dist="38100" dir="2700000" algn="tl" rotWithShape="0">
                          <a:prstClr val="black">
                            <a:alpha val="40000"/>
                          </a:prstClr>
                        </a:outerShdw>
                      </a:effectLst>
                    </pic:spPr>
                  </pic:pic>
                </a:graphicData>
              </a:graphic>
            </wp:inline>
          </w:drawing>
        </w:r>
      </w:ins>
    </w:p>
    <w:p w:rsidR="009E0007" w:rsidRDefault="009E0007" w:rsidP="000E3760">
      <w:pPr>
        <w:rPr>
          <w:ins w:id="2204" w:author="Johnson, David M ERDC-RDE-ITL-MS" w:date="2016-10-20T09:02:00Z"/>
        </w:rPr>
      </w:pPr>
      <w:ins w:id="2205" w:author="Johnson, David M ERDC-RDE-ITL-MS" w:date="2016-10-20T09:03:00Z">
        <w:r>
          <w:t xml:space="preserve">In the </w:t>
        </w:r>
      </w:ins>
      <w:ins w:id="2206" w:author="Johnson, David M ERDC-RDE-ITL-MS" w:date="2016-10-20T09:04:00Z">
        <w:r>
          <w:t>“</w:t>
        </w:r>
        <w:r w:rsidRPr="009E0007">
          <w:t>USACE Revit Starting View</w:t>
        </w:r>
        <w:r>
          <w:t>” family, there is a URL parameter link for questions</w:t>
        </w:r>
      </w:ins>
      <w:ins w:id="2207" w:author="Johnson, David M ERDC-RDE-ITL-MS" w:date="2016-10-20T10:01:00Z">
        <w:r w:rsidR="00B54810">
          <w:t>: “</w:t>
        </w:r>
        <w:proofErr w:type="spellStart"/>
        <w:r w:rsidR="00B54810">
          <w:t>Send_Questions</w:t>
        </w:r>
        <w:proofErr w:type="spellEnd"/>
        <w:r w:rsidR="00B54810">
          <w:t>”</w:t>
        </w:r>
      </w:ins>
      <w:ins w:id="2208" w:author="Johnson, David M ERDC-RDE-ITL-MS" w:date="2016-10-20T09:04:00Z">
        <w:r>
          <w:t>. The email address is also shown in the instructions.</w:t>
        </w:r>
      </w:ins>
    </w:p>
    <w:p w:rsidR="009E0007" w:rsidRDefault="009E0007" w:rsidP="000E3760">
      <w:pPr>
        <w:rPr>
          <w:ins w:id="2209" w:author="Johnson, David M ERDC-RDE-ITL-MS" w:date="2016-10-19T16:42:00Z"/>
        </w:rPr>
      </w:pPr>
      <w:ins w:id="2210" w:author="Johnson, David M ERDC-RDE-ITL-MS" w:date="2016-10-20T09:02:00Z">
        <w:r>
          <w:rPr>
            <w:noProof/>
          </w:rPr>
          <w:drawing>
            <wp:inline distT="0" distB="0" distL="0" distR="0" wp14:anchorId="2D12E51B" wp14:editId="2316DC86">
              <wp:extent cx="4831362" cy="1256877"/>
              <wp:effectExtent l="57150" t="57150" r="121920" b="1149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837920" cy="1258583"/>
                      </a:xfrm>
                      <a:prstGeom prst="rect">
                        <a:avLst/>
                      </a:prstGeom>
                      <a:ln>
                        <a:solidFill>
                          <a:schemeClr val="bg2">
                            <a:lumMod val="25000"/>
                          </a:schemeClr>
                        </a:solidFill>
                      </a:ln>
                      <a:effectLst>
                        <a:outerShdw blurRad="50800" dist="38100" dir="2700000" algn="tl" rotWithShape="0">
                          <a:prstClr val="black">
                            <a:alpha val="40000"/>
                          </a:prstClr>
                        </a:outerShdw>
                      </a:effectLst>
                    </pic:spPr>
                  </pic:pic>
                </a:graphicData>
              </a:graphic>
            </wp:inline>
          </w:drawing>
        </w:r>
      </w:ins>
    </w:p>
    <w:p w:rsidR="00BD6057" w:rsidRDefault="00BD6057" w:rsidP="000E3760">
      <w:ins w:id="2211" w:author="Johnson, David M ERDC-RDE-ITL-MS" w:date="2016-10-19T16:43:00Z">
        <w:r>
          <w:t>Alternate method:</w:t>
        </w:r>
      </w:ins>
    </w:p>
    <w:p w:rsidR="00654F17" w:rsidRDefault="00654F17" w:rsidP="00654F17">
      <w:r w:rsidRPr="00022F99">
        <w:rPr>
          <w:rStyle w:val="BodyTextChar"/>
        </w:rPr>
        <w:t xml:space="preserve">For comments on the USACE Revit Templates, use the following </w:t>
      </w:r>
      <w:proofErr w:type="spellStart"/>
      <w:r w:rsidRPr="00022F99">
        <w:rPr>
          <w:rStyle w:val="BodyTextChar"/>
        </w:rPr>
        <w:t>ProjNet</w:t>
      </w:r>
      <w:proofErr w:type="spellEnd"/>
      <w:r w:rsidRPr="00022F99">
        <w:rPr>
          <w:rStyle w:val="BodyTextChar"/>
        </w:rPr>
        <w:t xml:space="preserve"> website to provide feedback to the development team. The Quick Add and Key Access allow users to log in to add comments about the specific template disciplines. New users will need to create an account (free) and can use the Quick Add key access to enter comments. There are separate key codes for accessing the individual disciplines</w:t>
      </w:r>
      <w:r>
        <w:t>.</w:t>
      </w:r>
    </w:p>
    <w:p w:rsidR="00654F17" w:rsidRDefault="00654F17" w:rsidP="00B54810">
      <w:pPr>
        <w:widowControl/>
        <w:spacing w:before="120" w:after="120"/>
        <w:ind w:left="720"/>
        <w:pPrChange w:id="2212" w:author="Johnson, David M ERDC-RDE-ITL-MS" w:date="2016-10-20T10:00:00Z">
          <w:pPr>
            <w:widowControl/>
            <w:spacing w:before="120" w:after="200" w:line="276" w:lineRule="auto"/>
            <w:ind w:left="720"/>
          </w:pPr>
        </w:pPrChange>
      </w:pPr>
      <w:r>
        <w:t>Website:</w:t>
      </w:r>
      <w:r>
        <w:tab/>
      </w:r>
      <w:r w:rsidR="005141E6">
        <w:fldChar w:fldCharType="begin"/>
      </w:r>
      <w:r w:rsidR="005141E6">
        <w:instrText xml:space="preserve"> HYPERLINK "https://www.projnet.org" </w:instrText>
      </w:r>
      <w:r w:rsidR="005141E6">
        <w:fldChar w:fldCharType="separate"/>
      </w:r>
      <w:r w:rsidRPr="00654F17">
        <w:t>https://www.projnet.org</w:t>
      </w:r>
      <w:r w:rsidR="005141E6">
        <w:fldChar w:fldCharType="end"/>
      </w:r>
    </w:p>
    <w:p w:rsidR="00654F17" w:rsidRPr="00654F17" w:rsidRDefault="00654F17" w:rsidP="00B54810">
      <w:pPr>
        <w:widowControl/>
        <w:spacing w:before="120" w:after="120"/>
        <w:ind w:left="720"/>
        <w:pPrChange w:id="2213" w:author="Johnson, David M ERDC-RDE-ITL-MS" w:date="2016-10-20T10:00:00Z">
          <w:pPr>
            <w:widowControl/>
            <w:spacing w:before="120" w:after="200" w:line="276" w:lineRule="auto"/>
            <w:ind w:left="720"/>
          </w:pPr>
        </w:pPrChange>
      </w:pPr>
      <w:r>
        <w:t xml:space="preserve">Help: </w:t>
      </w:r>
      <w:r>
        <w:tab/>
      </w:r>
      <w:r>
        <w:tab/>
      </w:r>
      <w:r w:rsidR="005141E6">
        <w:fldChar w:fldCharType="begin"/>
      </w:r>
      <w:r w:rsidR="005141E6">
        <w:instrText xml:space="preserve"> HYPERLINK "http://projnet.com/faqs.php" </w:instrText>
      </w:r>
      <w:r w:rsidR="005141E6">
        <w:fldChar w:fldCharType="separate"/>
      </w:r>
      <w:r w:rsidRPr="00654F17">
        <w:t>http://projnet.com/faqs.php</w:t>
      </w:r>
      <w:r w:rsidR="005141E6">
        <w:fldChar w:fldCharType="end"/>
      </w:r>
    </w:p>
    <w:p w:rsidR="000E3760" w:rsidRPr="00022F99" w:rsidRDefault="000E3760" w:rsidP="000E3760">
      <w:pPr>
        <w:rPr>
          <w:rFonts w:ascii="Arial" w:hAnsi="Arial" w:cs="Arial"/>
          <w:sz w:val="24"/>
          <w:szCs w:val="24"/>
        </w:rPr>
      </w:pPr>
      <w:r w:rsidRPr="00022F99">
        <w:rPr>
          <w:rFonts w:ascii="Arial" w:hAnsi="Arial" w:cs="Arial"/>
          <w:sz w:val="24"/>
          <w:szCs w:val="24"/>
        </w:rPr>
        <w:t xml:space="preserve">To access the Discipline comment sites use the following </w:t>
      </w:r>
      <w:r w:rsidRPr="00022F99">
        <w:rPr>
          <w:rFonts w:ascii="Arial" w:hAnsi="Arial" w:cs="Arial"/>
          <w:b/>
          <w:sz w:val="24"/>
          <w:szCs w:val="24"/>
        </w:rPr>
        <w:t>Quick Add</w:t>
      </w:r>
      <w:r w:rsidRPr="00022F99">
        <w:rPr>
          <w:rFonts w:ascii="Arial" w:hAnsi="Arial" w:cs="Arial"/>
          <w:sz w:val="24"/>
          <w:szCs w:val="24"/>
        </w:rPr>
        <w:t xml:space="preserve"> codes:</w:t>
      </w:r>
    </w:p>
    <w:p w:rsidR="000E3760" w:rsidRPr="00B54810" w:rsidRDefault="000E3760" w:rsidP="00654F17">
      <w:pPr>
        <w:pStyle w:val="ListParagraph"/>
        <w:widowControl/>
        <w:numPr>
          <w:ilvl w:val="0"/>
          <w:numId w:val="16"/>
        </w:numPr>
        <w:spacing w:after="200" w:line="276" w:lineRule="auto"/>
        <w:contextualSpacing/>
        <w:rPr>
          <w:rFonts w:ascii="Arial" w:hAnsi="Arial" w:cs="Arial"/>
          <w:rPrChange w:id="2214" w:author="Johnson, David M ERDC-RDE-ITL-MS" w:date="2016-10-20T10:00:00Z">
            <w:rPr>
              <w:rFonts w:ascii="Arial" w:hAnsi="Arial" w:cs="Arial"/>
              <w:sz w:val="24"/>
              <w:szCs w:val="24"/>
            </w:rPr>
          </w:rPrChange>
        </w:rPr>
      </w:pPr>
      <w:r w:rsidRPr="00B54810">
        <w:rPr>
          <w:rFonts w:ascii="Arial" w:hAnsi="Arial" w:cs="Arial"/>
          <w:rPrChange w:id="2215" w:author="Johnson, David M ERDC-RDE-ITL-MS" w:date="2016-10-20T10:00:00Z">
            <w:rPr>
              <w:rFonts w:ascii="Arial" w:hAnsi="Arial" w:cs="Arial"/>
              <w:sz w:val="24"/>
              <w:szCs w:val="24"/>
            </w:rPr>
          </w:rPrChange>
        </w:rPr>
        <w:t>Architecture v2.0</w:t>
      </w:r>
      <w:r w:rsidRPr="00B54810">
        <w:rPr>
          <w:rFonts w:ascii="Arial" w:hAnsi="Arial" w:cs="Arial"/>
          <w:rPrChange w:id="2216" w:author="Johnson, David M ERDC-RDE-ITL-MS" w:date="2016-10-20T10:00:00Z">
            <w:rPr>
              <w:rFonts w:ascii="Arial" w:hAnsi="Arial" w:cs="Arial"/>
              <w:sz w:val="24"/>
              <w:szCs w:val="24"/>
            </w:rPr>
          </w:rPrChange>
        </w:rPr>
        <w:tab/>
        <w:t>:    73GUSK DKXC3E</w:t>
      </w:r>
    </w:p>
    <w:p w:rsidR="000E3760" w:rsidRPr="00B54810" w:rsidRDefault="000E3760" w:rsidP="00654F17">
      <w:pPr>
        <w:pStyle w:val="ListParagraph"/>
        <w:widowControl/>
        <w:numPr>
          <w:ilvl w:val="0"/>
          <w:numId w:val="16"/>
        </w:numPr>
        <w:spacing w:after="200" w:line="276" w:lineRule="auto"/>
        <w:contextualSpacing/>
        <w:rPr>
          <w:rFonts w:ascii="Arial" w:hAnsi="Arial" w:cs="Arial"/>
          <w:rPrChange w:id="2217" w:author="Johnson, David M ERDC-RDE-ITL-MS" w:date="2016-10-20T10:00:00Z">
            <w:rPr>
              <w:rFonts w:ascii="Arial" w:hAnsi="Arial" w:cs="Arial"/>
              <w:sz w:val="24"/>
              <w:szCs w:val="24"/>
            </w:rPr>
          </w:rPrChange>
        </w:rPr>
      </w:pPr>
      <w:r w:rsidRPr="00B54810">
        <w:rPr>
          <w:rFonts w:ascii="Arial" w:hAnsi="Arial" w:cs="Arial"/>
          <w:rPrChange w:id="2218" w:author="Johnson, David M ERDC-RDE-ITL-MS" w:date="2016-10-20T10:00:00Z">
            <w:rPr>
              <w:rFonts w:ascii="Arial" w:hAnsi="Arial" w:cs="Arial"/>
              <w:sz w:val="24"/>
              <w:szCs w:val="24"/>
            </w:rPr>
          </w:rPrChange>
        </w:rPr>
        <w:t xml:space="preserve">Structure v2.0    </w:t>
      </w:r>
      <w:r w:rsidRPr="00B54810">
        <w:rPr>
          <w:rFonts w:ascii="Arial" w:hAnsi="Arial" w:cs="Arial"/>
          <w:rPrChange w:id="2219" w:author="Johnson, David M ERDC-RDE-ITL-MS" w:date="2016-10-20T10:00:00Z">
            <w:rPr>
              <w:rFonts w:ascii="Arial" w:hAnsi="Arial" w:cs="Arial"/>
              <w:sz w:val="24"/>
              <w:szCs w:val="24"/>
            </w:rPr>
          </w:rPrChange>
        </w:rPr>
        <w:tab/>
        <w:t>:    F62CG2 JKRXDG</w:t>
      </w:r>
    </w:p>
    <w:p w:rsidR="000E3760" w:rsidRPr="00B54810" w:rsidRDefault="000E3760" w:rsidP="00654F17">
      <w:pPr>
        <w:pStyle w:val="ListParagraph"/>
        <w:widowControl/>
        <w:numPr>
          <w:ilvl w:val="0"/>
          <w:numId w:val="16"/>
        </w:numPr>
        <w:spacing w:after="200" w:line="276" w:lineRule="auto"/>
        <w:contextualSpacing/>
        <w:rPr>
          <w:rFonts w:ascii="Arial" w:hAnsi="Arial" w:cs="Arial"/>
          <w:rPrChange w:id="2220" w:author="Johnson, David M ERDC-RDE-ITL-MS" w:date="2016-10-20T10:00:00Z">
            <w:rPr>
              <w:rFonts w:ascii="Arial" w:hAnsi="Arial" w:cs="Arial"/>
              <w:sz w:val="24"/>
              <w:szCs w:val="24"/>
            </w:rPr>
          </w:rPrChange>
        </w:rPr>
      </w:pPr>
      <w:r w:rsidRPr="00B54810">
        <w:rPr>
          <w:rFonts w:ascii="Arial" w:hAnsi="Arial" w:cs="Arial"/>
          <w:rPrChange w:id="2221" w:author="Johnson, David M ERDC-RDE-ITL-MS" w:date="2016-10-20T10:00:00Z">
            <w:rPr>
              <w:rFonts w:ascii="Arial" w:hAnsi="Arial" w:cs="Arial"/>
              <w:sz w:val="24"/>
              <w:szCs w:val="24"/>
            </w:rPr>
          </w:rPrChange>
        </w:rPr>
        <w:t xml:space="preserve">Mechanical v2.0   </w:t>
      </w:r>
      <w:r w:rsidRPr="00B54810">
        <w:rPr>
          <w:rFonts w:ascii="Arial" w:hAnsi="Arial" w:cs="Arial"/>
          <w:rPrChange w:id="2222" w:author="Johnson, David M ERDC-RDE-ITL-MS" w:date="2016-10-20T10:00:00Z">
            <w:rPr>
              <w:rFonts w:ascii="Arial" w:hAnsi="Arial" w:cs="Arial"/>
              <w:sz w:val="24"/>
              <w:szCs w:val="24"/>
            </w:rPr>
          </w:rPrChange>
        </w:rPr>
        <w:tab/>
        <w:t>:    5F4H92 7N447Y</w:t>
      </w:r>
    </w:p>
    <w:p w:rsidR="000E3760" w:rsidRPr="00B54810" w:rsidRDefault="00022F99" w:rsidP="00654F17">
      <w:pPr>
        <w:pStyle w:val="ListParagraph"/>
        <w:widowControl/>
        <w:numPr>
          <w:ilvl w:val="0"/>
          <w:numId w:val="16"/>
        </w:numPr>
        <w:spacing w:after="200" w:line="276" w:lineRule="auto"/>
        <w:contextualSpacing/>
        <w:rPr>
          <w:rFonts w:ascii="Arial" w:hAnsi="Arial" w:cs="Arial"/>
          <w:rPrChange w:id="2223" w:author="Johnson, David M ERDC-RDE-ITL-MS" w:date="2016-10-20T10:00:00Z">
            <w:rPr>
              <w:rFonts w:ascii="Arial" w:hAnsi="Arial" w:cs="Arial"/>
              <w:sz w:val="24"/>
              <w:szCs w:val="24"/>
            </w:rPr>
          </w:rPrChange>
        </w:rPr>
      </w:pPr>
      <w:r w:rsidRPr="00B54810">
        <w:rPr>
          <w:rFonts w:ascii="Arial" w:hAnsi="Arial" w:cs="Arial"/>
          <w:rPrChange w:id="2224" w:author="Johnson, David M ERDC-RDE-ITL-MS" w:date="2016-10-20T10:00:00Z">
            <w:rPr>
              <w:rFonts w:ascii="Arial" w:hAnsi="Arial" w:cs="Arial"/>
              <w:sz w:val="24"/>
              <w:szCs w:val="24"/>
            </w:rPr>
          </w:rPrChange>
        </w:rPr>
        <w:t xml:space="preserve">Electrical v2.0   </w:t>
      </w:r>
      <w:r w:rsidRPr="00B54810">
        <w:rPr>
          <w:rFonts w:ascii="Arial" w:hAnsi="Arial" w:cs="Arial"/>
          <w:rPrChange w:id="2225" w:author="Johnson, David M ERDC-RDE-ITL-MS" w:date="2016-10-20T10:00:00Z">
            <w:rPr>
              <w:rFonts w:ascii="Arial" w:hAnsi="Arial" w:cs="Arial"/>
              <w:sz w:val="24"/>
              <w:szCs w:val="24"/>
            </w:rPr>
          </w:rPrChange>
        </w:rPr>
        <w:tab/>
      </w:r>
      <w:r w:rsidR="000E3760" w:rsidRPr="00B54810">
        <w:rPr>
          <w:rFonts w:ascii="Arial" w:hAnsi="Arial" w:cs="Arial"/>
          <w:rPrChange w:id="2226" w:author="Johnson, David M ERDC-RDE-ITL-MS" w:date="2016-10-20T10:00:00Z">
            <w:rPr>
              <w:rFonts w:ascii="Arial" w:hAnsi="Arial" w:cs="Arial"/>
              <w:sz w:val="24"/>
              <w:szCs w:val="24"/>
            </w:rPr>
          </w:rPrChange>
        </w:rPr>
        <w:t>:    XSQAK4 M4X48I</w:t>
      </w:r>
    </w:p>
    <w:p w:rsidR="000E3760" w:rsidRPr="00402E59" w:rsidRDefault="000E3760" w:rsidP="00654F17">
      <w:pPr>
        <w:pStyle w:val="ListParagraph"/>
        <w:spacing w:before="120" w:after="120"/>
        <w:ind w:left="720"/>
        <w:rPr>
          <w:i/>
        </w:rPr>
      </w:pPr>
      <w:r w:rsidRPr="00402E59">
        <w:rPr>
          <w:b/>
          <w:i/>
        </w:rPr>
        <w:t>Note</w:t>
      </w:r>
      <w:r w:rsidRPr="00402E59">
        <w:rPr>
          <w:i/>
        </w:rPr>
        <w:t xml:space="preserve">: For comments on common symbols or border sheets use the </w:t>
      </w:r>
      <w:r w:rsidRPr="002C1C02">
        <w:rPr>
          <w:b/>
          <w:i/>
        </w:rPr>
        <w:t xml:space="preserve">architectural </w:t>
      </w:r>
      <w:r w:rsidRPr="00402E59">
        <w:rPr>
          <w:i/>
        </w:rPr>
        <w:t>discipline as the point of entry.</w:t>
      </w:r>
    </w:p>
    <w:p w:rsidR="000E3760" w:rsidRDefault="00022F99" w:rsidP="000E3760">
      <w:r>
        <w:rPr>
          <w:noProof/>
        </w:rPr>
        <mc:AlternateContent>
          <mc:Choice Requires="wps">
            <w:drawing>
              <wp:anchor distT="0" distB="0" distL="114300" distR="114300" simplePos="0" relativeHeight="251701760" behindDoc="0" locked="0" layoutInCell="1" allowOverlap="1" wp14:anchorId="5EFDC0D4" wp14:editId="47DB61B4">
                <wp:simplePos x="0" y="0"/>
                <wp:positionH relativeFrom="column">
                  <wp:posOffset>112395</wp:posOffset>
                </wp:positionH>
                <wp:positionV relativeFrom="paragraph">
                  <wp:posOffset>1366189</wp:posOffset>
                </wp:positionV>
                <wp:extent cx="1704975" cy="786765"/>
                <wp:effectExtent l="19050" t="19050" r="28575" b="13335"/>
                <wp:wrapNone/>
                <wp:docPr id="51" name="Rounded Rectangle 51"/>
                <wp:cNvGraphicFramePr/>
                <a:graphic xmlns:a="http://schemas.openxmlformats.org/drawingml/2006/main">
                  <a:graphicData uri="http://schemas.microsoft.com/office/word/2010/wordprocessingShape">
                    <wps:wsp>
                      <wps:cNvSpPr/>
                      <wps:spPr>
                        <a:xfrm>
                          <a:off x="0" y="0"/>
                          <a:ext cx="1704975" cy="78676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05A0A5DA" id="Rounded Rectangle 51" o:spid="_x0000_s1026" style="position:absolute;margin-left:8.85pt;margin-top:107.55pt;width:134.25pt;height:61.9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" filled="f" strokecolor="red" strokeweight="3pt"/>
            </w:pict>
          </mc:Fallback>
        </mc:AlternateContent>
      </w:r>
      <w:r>
        <w:rPr>
          <w:noProof/>
        </w:rPr>
        <mc:AlternateContent>
          <mc:Choice Requires="wps">
            <w:drawing>
              <wp:anchor distT="0" distB="0" distL="114300" distR="114300" simplePos="0" relativeHeight="251700736" behindDoc="0" locked="0" layoutInCell="1" allowOverlap="1" wp14:anchorId="46400451" wp14:editId="20F26DAC">
                <wp:simplePos x="0" y="0"/>
                <wp:positionH relativeFrom="column">
                  <wp:posOffset>112395</wp:posOffset>
                </wp:positionH>
                <wp:positionV relativeFrom="paragraph">
                  <wp:posOffset>999186</wp:posOffset>
                </wp:positionV>
                <wp:extent cx="1704975" cy="349250"/>
                <wp:effectExtent l="19050" t="19050" r="28575" b="12700"/>
                <wp:wrapNone/>
                <wp:docPr id="54" name="Rounded Rectangle 54"/>
                <wp:cNvGraphicFramePr/>
                <a:graphic xmlns:a="http://schemas.openxmlformats.org/drawingml/2006/main">
                  <a:graphicData uri="http://schemas.microsoft.com/office/word/2010/wordprocessingShape">
                    <wps:wsp>
                      <wps:cNvSpPr/>
                      <wps:spPr>
                        <a:xfrm>
                          <a:off x="0" y="0"/>
                          <a:ext cx="1704975" cy="3492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6CF709D5" id="Rounded Rectangle 54" o:spid="_x0000_s1026" style="position:absolute;margin-left:8.85pt;margin-top:78.7pt;width:134.25pt;height:27.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" filled="f" strokecolor="red" strokeweight="3pt"/>
            </w:pict>
          </mc:Fallback>
        </mc:AlternateContent>
      </w:r>
      <w:r>
        <w:rPr>
          <w:noProof/>
        </w:rPr>
        <mc:AlternateContent>
          <mc:Choice Requires="wps">
            <w:drawing>
              <wp:anchor distT="0" distB="0" distL="114300" distR="114300" simplePos="0" relativeHeight="251699712" behindDoc="0" locked="0" layoutInCell="1" allowOverlap="1" wp14:anchorId="0F661596" wp14:editId="5A56D483">
                <wp:simplePos x="0" y="0"/>
                <wp:positionH relativeFrom="column">
                  <wp:posOffset>104803</wp:posOffset>
                </wp:positionH>
                <wp:positionV relativeFrom="paragraph">
                  <wp:posOffset>626966</wp:posOffset>
                </wp:positionV>
                <wp:extent cx="1476375" cy="216148"/>
                <wp:effectExtent l="19050" t="19050" r="28575" b="12700"/>
                <wp:wrapNone/>
                <wp:docPr id="55" name="Rounded Rectangle 55"/>
                <wp:cNvGraphicFramePr/>
                <a:graphic xmlns:a="http://schemas.openxmlformats.org/drawingml/2006/main">
                  <a:graphicData uri="http://schemas.microsoft.com/office/word/2010/wordprocessingShape">
                    <wps:wsp>
                      <wps:cNvSpPr/>
                      <wps:spPr>
                        <a:xfrm>
                          <a:off x="0" y="0"/>
                          <a:ext cx="1476375" cy="216148"/>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oundrect w14:anchorId="6334D9F2" id="Rounded Rectangle 55" o:spid="_x0000_s1026" style="position:absolute;margin-left:8.25pt;margin-top:49.35pt;width:116.25pt;height:17pt;z-index:251699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" filled="f" strokecolor="red" strokeweight="3pt"/>
            </w:pict>
          </mc:Fallback>
        </mc:AlternateContent>
      </w:r>
      <w:r w:rsidRPr="00022F99">
        <w:rPr>
          <w:rFonts w:ascii="Arial" w:hAnsi="Arial" w:cs="Arial"/>
          <w:noProof/>
          <w:sz w:val="24"/>
          <w:szCs w:val="24"/>
        </w:rPr>
        <w:drawing>
          <wp:anchor distT="0" distB="0" distL="114300" distR="114300" simplePos="0" relativeHeight="251705856" behindDoc="1" locked="0" layoutInCell="1" allowOverlap="1" wp14:anchorId="50238832" wp14:editId="7E2CC180">
            <wp:simplePos x="0" y="0"/>
            <wp:positionH relativeFrom="column">
              <wp:posOffset>3703955</wp:posOffset>
            </wp:positionH>
            <wp:positionV relativeFrom="paragraph">
              <wp:posOffset>286385</wp:posOffset>
            </wp:positionV>
            <wp:extent cx="2663190" cy="1581150"/>
            <wp:effectExtent l="19050" t="19050" r="22860" b="19050"/>
            <wp:wrapTight wrapText="bothSides">
              <wp:wrapPolygon edited="0">
                <wp:start x="-155" y="-260"/>
                <wp:lineTo x="-155" y="21600"/>
                <wp:lineTo x="21631" y="21600"/>
                <wp:lineTo x="21631" y="-260"/>
                <wp:lineTo x="-155" y="-26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63190" cy="1581150"/>
                    </a:xfrm>
                    <a:prstGeom prst="rect">
                      <a:avLst/>
                    </a:prstGeom>
                    <a:ln>
                      <a:solidFill>
                        <a:schemeClr val="bg2">
                          <a:lumMod val="25000"/>
                        </a:schemeClr>
                      </a:solidFill>
                    </a:ln>
                  </pic:spPr>
                </pic:pic>
              </a:graphicData>
            </a:graphic>
            <wp14:sizeRelH relativeFrom="page">
              <wp14:pctWidth>0</wp14:pctWidth>
            </wp14:sizeRelH>
            <wp14:sizeRelV relativeFrom="page">
              <wp14:pctHeight>0</wp14:pctHeight>
            </wp14:sizeRelV>
          </wp:anchor>
        </w:drawing>
      </w:r>
      <w:r w:rsidR="000E3760">
        <w:rPr>
          <w:noProof/>
        </w:rPr>
        <w:drawing>
          <wp:inline distT="0" distB="0" distL="0" distR="0" wp14:anchorId="16083574" wp14:editId="53F7509F">
            <wp:extent cx="3926427" cy="2171700"/>
            <wp:effectExtent l="19050" t="19050" r="17145"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933890" cy="2175828"/>
                    </a:xfrm>
                    <a:prstGeom prst="rect">
                      <a:avLst/>
                    </a:prstGeom>
                    <a:ln>
                      <a:solidFill>
                        <a:schemeClr val="bg2">
                          <a:lumMod val="25000"/>
                        </a:schemeClr>
                      </a:solidFill>
                    </a:ln>
                  </pic:spPr>
                </pic:pic>
              </a:graphicData>
            </a:graphic>
          </wp:inline>
        </w:drawing>
      </w:r>
    </w:p>
    <w:p w:rsidR="000E3760" w:rsidRPr="00022F99" w:rsidRDefault="000E3760" w:rsidP="000E3760">
      <w:pPr>
        <w:rPr>
          <w:rFonts w:ascii="Arial" w:hAnsi="Arial" w:cs="Arial"/>
          <w:sz w:val="24"/>
          <w:szCs w:val="24"/>
        </w:rPr>
      </w:pPr>
      <w:r w:rsidRPr="00022F99">
        <w:rPr>
          <w:rFonts w:ascii="Arial" w:hAnsi="Arial" w:cs="Arial"/>
          <w:sz w:val="24"/>
          <w:szCs w:val="24"/>
        </w:rPr>
        <w:t xml:space="preserve">Complete the information in the input box with your </w:t>
      </w:r>
      <w:r w:rsidRPr="00022F99">
        <w:rPr>
          <w:rFonts w:ascii="Arial" w:hAnsi="Arial" w:cs="Arial"/>
          <w:i/>
          <w:color w:val="FF0000"/>
          <w:sz w:val="24"/>
          <w:szCs w:val="24"/>
        </w:rPr>
        <w:t>email</w:t>
      </w:r>
      <w:r w:rsidRPr="00022F99">
        <w:rPr>
          <w:rFonts w:ascii="Arial" w:hAnsi="Arial" w:cs="Arial"/>
          <w:color w:val="FF0000"/>
          <w:sz w:val="24"/>
          <w:szCs w:val="24"/>
        </w:rPr>
        <w:t xml:space="preserve"> </w:t>
      </w:r>
      <w:r w:rsidRPr="00022F99">
        <w:rPr>
          <w:rFonts w:ascii="Arial" w:hAnsi="Arial" w:cs="Arial"/>
          <w:i/>
          <w:color w:val="FF0000"/>
          <w:sz w:val="24"/>
          <w:szCs w:val="24"/>
        </w:rPr>
        <w:t>address</w:t>
      </w:r>
      <w:r w:rsidRPr="00022F99">
        <w:rPr>
          <w:rFonts w:ascii="Arial" w:hAnsi="Arial" w:cs="Arial"/>
          <w:sz w:val="24"/>
          <w:szCs w:val="24"/>
        </w:rPr>
        <w:t xml:space="preserve">, </w:t>
      </w:r>
      <w:r w:rsidRPr="00022F99">
        <w:rPr>
          <w:rFonts w:ascii="Arial" w:hAnsi="Arial" w:cs="Arial"/>
          <w:i/>
          <w:color w:val="FF0000"/>
          <w:sz w:val="24"/>
          <w:szCs w:val="24"/>
        </w:rPr>
        <w:t>Key Access</w:t>
      </w:r>
      <w:r w:rsidRPr="00022F99">
        <w:rPr>
          <w:rFonts w:ascii="Arial" w:hAnsi="Arial" w:cs="Arial"/>
          <w:sz w:val="24"/>
          <w:szCs w:val="24"/>
        </w:rPr>
        <w:t xml:space="preserve"> and Privacy statement agreement.</w:t>
      </w:r>
    </w:p>
    <w:p w:rsidR="00654F17" w:rsidRPr="00022F99" w:rsidRDefault="00654F17" w:rsidP="000E3760">
      <w:pPr>
        <w:rPr>
          <w:rFonts w:ascii="Arial" w:hAnsi="Arial" w:cs="Arial"/>
          <w:sz w:val="24"/>
          <w:szCs w:val="24"/>
        </w:rPr>
      </w:pPr>
    </w:p>
    <w:p w:rsidR="000E3760" w:rsidRPr="00022F99" w:rsidRDefault="000E3760" w:rsidP="00654F17">
      <w:pPr>
        <w:spacing w:before="200" w:line="276" w:lineRule="auto"/>
        <w:rPr>
          <w:rFonts w:ascii="Arial" w:hAnsi="Arial" w:cs="Arial"/>
          <w:sz w:val="24"/>
          <w:szCs w:val="24"/>
        </w:rPr>
      </w:pPr>
      <w:r w:rsidRPr="00022F99">
        <w:rPr>
          <w:rFonts w:ascii="Arial" w:hAnsi="Arial" w:cs="Arial"/>
          <w:sz w:val="24"/>
          <w:szCs w:val="24"/>
        </w:rPr>
        <w:t xml:space="preserve">For new users that do not have an account set up you will need to register to get access to the </w:t>
      </w:r>
      <w:proofErr w:type="spellStart"/>
      <w:r w:rsidRPr="00022F99">
        <w:rPr>
          <w:rFonts w:ascii="Arial" w:hAnsi="Arial" w:cs="Arial"/>
          <w:sz w:val="24"/>
          <w:szCs w:val="24"/>
        </w:rPr>
        <w:t>ProjNet</w:t>
      </w:r>
      <w:proofErr w:type="spellEnd"/>
      <w:r w:rsidRPr="00022F99">
        <w:rPr>
          <w:rFonts w:ascii="Arial" w:hAnsi="Arial" w:cs="Arial"/>
          <w:sz w:val="24"/>
          <w:szCs w:val="24"/>
        </w:rPr>
        <w:t xml:space="preserve"> site for providing feedback.</w:t>
      </w:r>
    </w:p>
    <w:p w:rsidR="000E3760" w:rsidRDefault="000E3760" w:rsidP="000E3760"/>
    <w:p w:rsidR="000E3760" w:rsidRDefault="000E3760" w:rsidP="000E3760"/>
    <w:p w:rsidR="000E3760" w:rsidRDefault="000E3760" w:rsidP="000E3760">
      <w:r>
        <w:rPr>
          <w:noProof/>
        </w:rPr>
        <mc:AlternateContent>
          <mc:Choice Requires="wps">
            <w:drawing>
              <wp:anchor distT="0" distB="0" distL="114300" distR="114300" simplePos="0" relativeHeight="251704832" behindDoc="0" locked="0" layoutInCell="1" allowOverlap="1" wp14:anchorId="51DCC76A" wp14:editId="1DDB1DAE">
                <wp:simplePos x="0" y="0"/>
                <wp:positionH relativeFrom="column">
                  <wp:posOffset>2143125</wp:posOffset>
                </wp:positionH>
                <wp:positionV relativeFrom="paragraph">
                  <wp:posOffset>1643380</wp:posOffset>
                </wp:positionV>
                <wp:extent cx="2781300" cy="295275"/>
                <wp:effectExtent l="19050" t="19050" r="19050" b="28575"/>
                <wp:wrapNone/>
                <wp:docPr id="56" name="Rounded Rectangle 56"/>
                <wp:cNvGraphicFramePr/>
                <a:graphic xmlns:a="http://schemas.openxmlformats.org/drawingml/2006/main">
                  <a:graphicData uri="http://schemas.microsoft.com/office/word/2010/wordprocessingShape">
                    <wps:wsp>
                      <wps:cNvSpPr/>
                      <wps:spPr>
                        <a:xfrm>
                          <a:off x="0" y="0"/>
                          <a:ext cx="2781300" cy="2952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oundrect w14:anchorId="1DB9D7CC" id="Rounded Rectangle 56" o:spid="_x0000_s1026" style="position:absolute;margin-left:168.75pt;margin-top:129.4pt;width:219pt;height:23.25pt;z-index:251704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" filled="f" strokecolor="red" strokeweight="3pt"/>
            </w:pict>
          </mc:Fallback>
        </mc:AlternateContent>
      </w:r>
      <w:r>
        <w:rPr>
          <w:noProof/>
        </w:rPr>
        <mc:AlternateContent>
          <mc:Choice Requires="wps">
            <w:drawing>
              <wp:anchor distT="0" distB="0" distL="114300" distR="114300" simplePos="0" relativeHeight="251703808" behindDoc="0" locked="0" layoutInCell="1" allowOverlap="1" wp14:anchorId="7A0E4C76" wp14:editId="11984A2C">
                <wp:simplePos x="0" y="0"/>
                <wp:positionH relativeFrom="column">
                  <wp:posOffset>2143125</wp:posOffset>
                </wp:positionH>
                <wp:positionV relativeFrom="paragraph">
                  <wp:posOffset>2567305</wp:posOffset>
                </wp:positionV>
                <wp:extent cx="3333750" cy="1381125"/>
                <wp:effectExtent l="19050" t="19050" r="19050" b="28575"/>
                <wp:wrapNone/>
                <wp:docPr id="57" name="Rounded Rectangle 57"/>
                <wp:cNvGraphicFramePr/>
                <a:graphic xmlns:a="http://schemas.openxmlformats.org/drawingml/2006/main">
                  <a:graphicData uri="http://schemas.microsoft.com/office/word/2010/wordprocessingShape">
                    <wps:wsp>
                      <wps:cNvSpPr/>
                      <wps:spPr>
                        <a:xfrm>
                          <a:off x="0" y="0"/>
                          <a:ext cx="3333750" cy="1381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3920B82E" id="Rounded Rectangle 57" o:spid="_x0000_s1026" style="position:absolute;margin-left:168.75pt;margin-top:202.15pt;width:262.5pt;height:108.7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" filled="f" strokecolor="red" strokeweight="3pt"/>
            </w:pict>
          </mc:Fallback>
        </mc:AlternateContent>
      </w:r>
      <w:r>
        <w:rPr>
          <w:noProof/>
        </w:rPr>
        <mc:AlternateContent>
          <mc:Choice Requires="wps">
            <w:drawing>
              <wp:anchor distT="0" distB="0" distL="114300" distR="114300" simplePos="0" relativeHeight="251702784" behindDoc="0" locked="0" layoutInCell="1" allowOverlap="1" wp14:anchorId="1A6244D7" wp14:editId="46F7B130">
                <wp:simplePos x="0" y="0"/>
                <wp:positionH relativeFrom="column">
                  <wp:posOffset>2143125</wp:posOffset>
                </wp:positionH>
                <wp:positionV relativeFrom="paragraph">
                  <wp:posOffset>1357630</wp:posOffset>
                </wp:positionV>
                <wp:extent cx="1933575" cy="295275"/>
                <wp:effectExtent l="19050" t="19050" r="28575" b="28575"/>
                <wp:wrapNone/>
                <wp:docPr id="58" name="Rounded Rectangle 58"/>
                <wp:cNvGraphicFramePr/>
                <a:graphic xmlns:a="http://schemas.openxmlformats.org/drawingml/2006/main">
                  <a:graphicData uri="http://schemas.microsoft.com/office/word/2010/wordprocessingShape">
                    <wps:wsp>
                      <wps:cNvSpPr/>
                      <wps:spPr>
                        <a:xfrm>
                          <a:off x="0" y="0"/>
                          <a:ext cx="1933575" cy="2952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oundrect w14:anchorId="74AB8A76" id="Rounded Rectangle 58" o:spid="_x0000_s1026" style="position:absolute;margin-left:168.75pt;margin-top:106.9pt;width:152.25pt;height:23.25pt;z-index:251702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" filled="f" strokecolor="red" strokeweight="3pt"/>
            </w:pict>
          </mc:Fallback>
        </mc:AlternateContent>
      </w:r>
      <w:r>
        <w:rPr>
          <w:noProof/>
        </w:rPr>
        <w:drawing>
          <wp:inline distT="0" distB="0" distL="0" distR="0" wp14:anchorId="27556A69" wp14:editId="12E00E2C">
            <wp:extent cx="5943600" cy="4164330"/>
            <wp:effectExtent l="19050" t="19050" r="19050" b="266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164330"/>
                    </a:xfrm>
                    <a:prstGeom prst="rect">
                      <a:avLst/>
                    </a:prstGeom>
                    <a:ln>
                      <a:solidFill>
                        <a:schemeClr val="bg2">
                          <a:lumMod val="25000"/>
                        </a:schemeClr>
                      </a:solidFill>
                    </a:ln>
                  </pic:spPr>
                </pic:pic>
              </a:graphicData>
            </a:graphic>
          </wp:inline>
        </w:drawing>
      </w:r>
    </w:p>
    <w:p w:rsidR="000E3760" w:rsidRDefault="000E3760" w:rsidP="000E3760">
      <w:pPr>
        <w:pStyle w:val="ListParagraph"/>
        <w:widowControl/>
        <w:numPr>
          <w:ilvl w:val="0"/>
          <w:numId w:val="17"/>
        </w:numPr>
        <w:spacing w:after="200" w:line="276" w:lineRule="auto"/>
        <w:contextualSpacing/>
      </w:pPr>
      <w:r>
        <w:t xml:space="preserve">Comment Classification:  Select the </w:t>
      </w:r>
      <w:r w:rsidRPr="00296DC8">
        <w:rPr>
          <w:b/>
          <w:i/>
        </w:rPr>
        <w:t>Public (Public)</w:t>
      </w:r>
      <w:r>
        <w:t xml:space="preserve"> option</w:t>
      </w:r>
    </w:p>
    <w:p w:rsidR="000E3760" w:rsidRDefault="000E3760" w:rsidP="000E3760">
      <w:pPr>
        <w:pStyle w:val="ListParagraph"/>
        <w:widowControl/>
        <w:numPr>
          <w:ilvl w:val="0"/>
          <w:numId w:val="17"/>
        </w:numPr>
        <w:spacing w:after="200" w:line="276" w:lineRule="auto"/>
        <w:contextualSpacing/>
      </w:pPr>
      <w:r>
        <w:t>Discipline: Select Discipline (depending on what Quick Code was entered)</w:t>
      </w:r>
    </w:p>
    <w:p w:rsidR="000E3760" w:rsidRDefault="000E3760" w:rsidP="000E3760">
      <w:pPr>
        <w:pStyle w:val="ListParagraph"/>
        <w:widowControl/>
        <w:numPr>
          <w:ilvl w:val="1"/>
          <w:numId w:val="17"/>
        </w:numPr>
        <w:spacing w:after="200" w:line="276" w:lineRule="auto"/>
        <w:contextualSpacing/>
      </w:pPr>
      <w:r>
        <w:t>Architectural</w:t>
      </w:r>
    </w:p>
    <w:p w:rsidR="000E3760" w:rsidRDefault="000E3760" w:rsidP="000E3760">
      <w:pPr>
        <w:pStyle w:val="ListParagraph"/>
        <w:widowControl/>
        <w:numPr>
          <w:ilvl w:val="1"/>
          <w:numId w:val="17"/>
        </w:numPr>
        <w:spacing w:after="200" w:line="276" w:lineRule="auto"/>
        <w:contextualSpacing/>
      </w:pPr>
      <w:r>
        <w:t>Structural</w:t>
      </w:r>
    </w:p>
    <w:p w:rsidR="000E3760" w:rsidRDefault="000E3760" w:rsidP="000E3760">
      <w:pPr>
        <w:pStyle w:val="ListParagraph"/>
        <w:widowControl/>
        <w:numPr>
          <w:ilvl w:val="1"/>
          <w:numId w:val="17"/>
        </w:numPr>
        <w:spacing w:after="200" w:line="276" w:lineRule="auto"/>
        <w:contextualSpacing/>
      </w:pPr>
      <w:r>
        <w:t>Mechanical</w:t>
      </w:r>
    </w:p>
    <w:p w:rsidR="000E3760" w:rsidRDefault="000E3760" w:rsidP="000E3760">
      <w:pPr>
        <w:pStyle w:val="ListParagraph"/>
        <w:widowControl/>
        <w:numPr>
          <w:ilvl w:val="1"/>
          <w:numId w:val="17"/>
        </w:numPr>
        <w:spacing w:after="200" w:line="276" w:lineRule="auto"/>
        <w:contextualSpacing/>
      </w:pPr>
      <w:r>
        <w:t>Plumbing</w:t>
      </w:r>
    </w:p>
    <w:p w:rsidR="000E3760" w:rsidRDefault="000E3760" w:rsidP="000E3760">
      <w:pPr>
        <w:pStyle w:val="ListParagraph"/>
        <w:widowControl/>
        <w:numPr>
          <w:ilvl w:val="1"/>
          <w:numId w:val="17"/>
        </w:numPr>
        <w:spacing w:after="200" w:line="276" w:lineRule="auto"/>
        <w:contextualSpacing/>
      </w:pPr>
      <w:r>
        <w:t>Electrical</w:t>
      </w:r>
    </w:p>
    <w:p w:rsidR="000E3760" w:rsidRDefault="000E3760" w:rsidP="000E3760">
      <w:pPr>
        <w:pStyle w:val="ListParagraph"/>
        <w:widowControl/>
        <w:numPr>
          <w:ilvl w:val="0"/>
          <w:numId w:val="17"/>
        </w:numPr>
        <w:spacing w:after="200" w:line="276" w:lineRule="auto"/>
        <w:contextualSpacing/>
      </w:pPr>
      <w:r>
        <w:t>Not Applicable</w:t>
      </w:r>
    </w:p>
    <w:p w:rsidR="000E3760" w:rsidRDefault="000E3760" w:rsidP="000E3760">
      <w:pPr>
        <w:pStyle w:val="ListParagraph"/>
        <w:widowControl/>
        <w:numPr>
          <w:ilvl w:val="0"/>
          <w:numId w:val="17"/>
        </w:numPr>
        <w:spacing w:after="200" w:line="276" w:lineRule="auto"/>
        <w:contextualSpacing/>
      </w:pPr>
      <w:r>
        <w:t>Not Applicable</w:t>
      </w:r>
    </w:p>
    <w:p w:rsidR="000E3760" w:rsidRDefault="000E3760" w:rsidP="000E3760">
      <w:pPr>
        <w:pStyle w:val="ListParagraph"/>
        <w:widowControl/>
        <w:numPr>
          <w:ilvl w:val="0"/>
          <w:numId w:val="17"/>
        </w:numPr>
        <w:spacing w:after="200" w:line="276" w:lineRule="auto"/>
        <w:contextualSpacing/>
      </w:pPr>
      <w:r>
        <w:t>Not Applicable</w:t>
      </w:r>
    </w:p>
    <w:p w:rsidR="000E3760" w:rsidRDefault="000E3760" w:rsidP="000E3760">
      <w:pPr>
        <w:pStyle w:val="ListParagraph"/>
        <w:widowControl/>
        <w:numPr>
          <w:ilvl w:val="0"/>
          <w:numId w:val="17"/>
        </w:numPr>
        <w:spacing w:after="200" w:line="276" w:lineRule="auto"/>
        <w:contextualSpacing/>
      </w:pPr>
      <w:r>
        <w:t>Comment: Add comments to this box concerning the template that you are reviewing.</w:t>
      </w:r>
    </w:p>
    <w:p w:rsidR="00435D88" w:rsidRDefault="00435D88">
      <w:pPr>
        <w:rPr>
          <w:rFonts w:ascii="Cambria" w:eastAsia="Cambria" w:hAnsi="Cambria"/>
          <w:b/>
          <w:bCs/>
          <w:color w:val="4F81BD" w:themeColor="accent1"/>
          <w:sz w:val="26"/>
          <w:szCs w:val="26"/>
        </w:rPr>
      </w:pPr>
      <w:r>
        <w:br w:type="page"/>
      </w:r>
    </w:p>
    <w:p w:rsidR="008F496E" w:rsidRDefault="00435D88" w:rsidP="008B22E1">
      <w:pPr>
        <w:pStyle w:val="Heading1"/>
        <w:pPrChange w:id="2227" w:author="Johnson, David M ERDC-RDE-ITL-MS" w:date="2016-10-19T08:01:00Z">
          <w:pPr/>
        </w:pPrChange>
      </w:pPr>
      <w:r>
        <w:t xml:space="preserve">Appendix </w:t>
      </w:r>
      <w:r w:rsidR="000337CA">
        <w:t>F</w:t>
      </w:r>
      <w:r>
        <w:t>: Change Notes</w:t>
      </w:r>
    </w:p>
    <w:p w:rsidR="00435D88" w:rsidRDefault="00435D88" w:rsidP="008F496E">
      <w:pPr>
        <w:spacing w:before="197"/>
        <w:rPr>
          <w:rFonts w:ascii="Calibri" w:eastAsia="Calibri" w:hAnsi="Calibri" w:cs="Calibri"/>
        </w:rPr>
      </w:pPr>
    </w:p>
    <w:tbl>
      <w:tblPr>
        <w:tblW w:w="5000" w:type="pct"/>
        <w:tblInd w:w="93" w:type="dxa"/>
        <w:tblLook w:val="04A0" w:firstRow="1" w:lastRow="0" w:firstColumn="1" w:lastColumn="0" w:noHBand="0" w:noVBand="1"/>
      </w:tblPr>
      <w:tblGrid>
        <w:gridCol w:w="1082"/>
        <w:gridCol w:w="3280"/>
        <w:gridCol w:w="1426"/>
        <w:gridCol w:w="1652"/>
        <w:gridCol w:w="2416"/>
      </w:tblGrid>
      <w:tr w:rsidR="00435D88" w:rsidRPr="00AE4F6F" w:rsidTr="00BC141C">
        <w:trPr>
          <w:trHeight w:val="549"/>
        </w:trPr>
        <w:tc>
          <w:tcPr>
            <w:tcW w:w="9856" w:type="dxa"/>
            <w:gridSpan w:val="5"/>
            <w:tcBorders>
              <w:top w:val="single" w:sz="4" w:space="0" w:color="auto"/>
              <w:left w:val="single" w:sz="4" w:space="0" w:color="auto"/>
              <w:bottom w:val="single" w:sz="4" w:space="0" w:color="auto"/>
              <w:right w:val="single" w:sz="4" w:space="0" w:color="auto"/>
            </w:tcBorders>
            <w:shd w:val="clear" w:color="000000" w:fill="D9D9D9"/>
            <w:vAlign w:val="bottom"/>
          </w:tcPr>
          <w:p w:rsidR="00435D88" w:rsidRPr="007A2C3F" w:rsidRDefault="00435D88" w:rsidP="00BC141C">
            <w:pPr>
              <w:widowControl/>
              <w:jc w:val="center"/>
              <w:rPr>
                <w:rFonts w:eastAsia="Times New Roman"/>
                <w:color w:val="000000"/>
              </w:rPr>
            </w:pPr>
            <w:r>
              <w:rPr>
                <w:rFonts w:eastAsia="Times New Roman"/>
                <w:color w:val="000000"/>
              </w:rPr>
              <w:t>Change Notes</w:t>
            </w:r>
          </w:p>
        </w:tc>
      </w:tr>
      <w:tr w:rsidR="00E53CD4" w:rsidRPr="00AE4F6F" w:rsidTr="00BC141C">
        <w:trPr>
          <w:trHeight w:val="549"/>
        </w:trPr>
        <w:tc>
          <w:tcPr>
            <w:tcW w:w="598" w:type="dxa"/>
            <w:tcBorders>
              <w:top w:val="single" w:sz="4" w:space="0" w:color="auto"/>
              <w:left w:val="single" w:sz="4" w:space="0" w:color="auto"/>
              <w:bottom w:val="single" w:sz="4" w:space="0" w:color="auto"/>
              <w:right w:val="single" w:sz="4" w:space="0" w:color="auto"/>
            </w:tcBorders>
            <w:shd w:val="clear" w:color="000000" w:fill="D9D9D9"/>
            <w:vAlign w:val="bottom"/>
            <w:hideMark/>
          </w:tcPr>
          <w:p w:rsidR="00435D88" w:rsidRPr="00AE4F6F" w:rsidRDefault="00435D88" w:rsidP="00BC141C">
            <w:pPr>
              <w:widowControl/>
              <w:rPr>
                <w:rFonts w:eastAsia="Times New Roman"/>
                <w:color w:val="000000"/>
                <w:sz w:val="16"/>
                <w:szCs w:val="16"/>
              </w:rPr>
            </w:pPr>
            <w:proofErr w:type="spellStart"/>
            <w:r w:rsidRPr="00AE4F6F">
              <w:rPr>
                <w:rFonts w:eastAsia="Times New Roman"/>
                <w:color w:val="000000"/>
                <w:sz w:val="16"/>
                <w:szCs w:val="16"/>
              </w:rPr>
              <w:t>Seq</w:t>
            </w:r>
            <w:proofErr w:type="spellEnd"/>
          </w:p>
        </w:tc>
        <w:tc>
          <w:tcPr>
            <w:tcW w:w="3557" w:type="dxa"/>
            <w:tcBorders>
              <w:top w:val="single" w:sz="4" w:space="0" w:color="auto"/>
              <w:left w:val="nil"/>
              <w:bottom w:val="single" w:sz="4" w:space="0" w:color="auto"/>
              <w:right w:val="single" w:sz="4" w:space="0" w:color="auto"/>
            </w:tcBorders>
            <w:shd w:val="clear" w:color="000000" w:fill="D9D9D9"/>
            <w:vAlign w:val="bottom"/>
            <w:hideMark/>
          </w:tcPr>
          <w:p w:rsidR="00435D88" w:rsidRPr="00AE4F6F" w:rsidRDefault="00435D88" w:rsidP="00BC141C">
            <w:pPr>
              <w:widowControl/>
              <w:rPr>
                <w:rFonts w:eastAsia="Times New Roman"/>
                <w:color w:val="000000"/>
                <w:sz w:val="16"/>
                <w:szCs w:val="16"/>
              </w:rPr>
            </w:pPr>
            <w:r w:rsidRPr="00AE4F6F">
              <w:rPr>
                <w:rFonts w:eastAsia="Times New Roman"/>
                <w:color w:val="000000"/>
                <w:sz w:val="16"/>
                <w:szCs w:val="16"/>
              </w:rPr>
              <w:t>Changes Made</w:t>
            </w:r>
          </w:p>
        </w:tc>
        <w:tc>
          <w:tcPr>
            <w:tcW w:w="1440" w:type="dxa"/>
            <w:tcBorders>
              <w:top w:val="single" w:sz="4" w:space="0" w:color="auto"/>
              <w:left w:val="nil"/>
              <w:bottom w:val="single" w:sz="4" w:space="0" w:color="auto"/>
              <w:right w:val="single" w:sz="4" w:space="0" w:color="auto"/>
            </w:tcBorders>
            <w:shd w:val="clear" w:color="000000" w:fill="D9D9D9"/>
            <w:vAlign w:val="bottom"/>
            <w:hideMark/>
          </w:tcPr>
          <w:p w:rsidR="00435D88" w:rsidRPr="00AE4F6F" w:rsidRDefault="00435D88" w:rsidP="00BC141C">
            <w:pPr>
              <w:widowControl/>
              <w:rPr>
                <w:rFonts w:eastAsia="Times New Roman"/>
                <w:color w:val="000000"/>
                <w:sz w:val="16"/>
                <w:szCs w:val="16"/>
              </w:rPr>
            </w:pPr>
            <w:r w:rsidRPr="00AE4F6F">
              <w:rPr>
                <w:rFonts w:eastAsia="Times New Roman"/>
                <w:color w:val="000000"/>
                <w:sz w:val="16"/>
                <w:szCs w:val="16"/>
              </w:rPr>
              <w:t>Category of Change</w:t>
            </w:r>
          </w:p>
        </w:tc>
        <w:tc>
          <w:tcPr>
            <w:tcW w:w="1710" w:type="dxa"/>
            <w:tcBorders>
              <w:top w:val="single" w:sz="4" w:space="0" w:color="auto"/>
              <w:left w:val="nil"/>
              <w:bottom w:val="single" w:sz="4" w:space="0" w:color="auto"/>
              <w:right w:val="single" w:sz="4" w:space="0" w:color="auto"/>
            </w:tcBorders>
            <w:shd w:val="clear" w:color="000000" w:fill="D9D9D9"/>
            <w:vAlign w:val="bottom"/>
            <w:hideMark/>
          </w:tcPr>
          <w:p w:rsidR="00435D88" w:rsidRPr="00AE4F6F" w:rsidRDefault="00435D88" w:rsidP="00BC141C">
            <w:pPr>
              <w:widowControl/>
              <w:rPr>
                <w:rFonts w:eastAsia="Times New Roman"/>
                <w:color w:val="000000"/>
                <w:sz w:val="16"/>
                <w:szCs w:val="16"/>
              </w:rPr>
            </w:pPr>
            <w:r w:rsidRPr="00AE4F6F">
              <w:rPr>
                <w:rFonts w:eastAsia="Times New Roman"/>
                <w:color w:val="000000"/>
                <w:sz w:val="16"/>
                <w:szCs w:val="16"/>
              </w:rPr>
              <w:t>Effect</w:t>
            </w:r>
          </w:p>
        </w:tc>
        <w:tc>
          <w:tcPr>
            <w:tcW w:w="2551" w:type="dxa"/>
            <w:tcBorders>
              <w:top w:val="single" w:sz="4" w:space="0" w:color="auto"/>
              <w:left w:val="nil"/>
              <w:bottom w:val="single" w:sz="4" w:space="0" w:color="auto"/>
              <w:right w:val="single" w:sz="4" w:space="0" w:color="auto"/>
            </w:tcBorders>
            <w:shd w:val="clear" w:color="000000" w:fill="D9D9D9"/>
            <w:vAlign w:val="bottom"/>
            <w:hideMark/>
          </w:tcPr>
          <w:p w:rsidR="00435D88" w:rsidRPr="00AE4F6F" w:rsidRDefault="00435D88" w:rsidP="00BC141C">
            <w:pPr>
              <w:widowControl/>
              <w:rPr>
                <w:rFonts w:eastAsia="Times New Roman"/>
                <w:color w:val="000000"/>
                <w:sz w:val="16"/>
                <w:szCs w:val="16"/>
              </w:rPr>
            </w:pPr>
            <w:r w:rsidRPr="00AE4F6F">
              <w:rPr>
                <w:rFonts w:eastAsia="Times New Roman"/>
                <w:color w:val="000000"/>
                <w:sz w:val="16"/>
                <w:szCs w:val="16"/>
              </w:rPr>
              <w:t>Purpose</w:t>
            </w:r>
          </w:p>
        </w:tc>
      </w:tr>
      <w:tr w:rsidR="00E53CD4" w:rsidRPr="00AE4F6F" w:rsidTr="00BC141C">
        <w:trPr>
          <w:trHeight w:val="540"/>
        </w:trPr>
        <w:tc>
          <w:tcPr>
            <w:tcW w:w="598" w:type="dxa"/>
            <w:tcBorders>
              <w:top w:val="single" w:sz="4" w:space="0" w:color="auto"/>
              <w:left w:val="single" w:sz="4" w:space="0" w:color="auto"/>
              <w:bottom w:val="single" w:sz="4" w:space="0" w:color="auto"/>
              <w:right w:val="single" w:sz="4" w:space="0" w:color="auto"/>
            </w:tcBorders>
            <w:shd w:val="clear" w:color="000000" w:fill="FFFFFF"/>
            <w:vAlign w:val="bottom"/>
          </w:tcPr>
          <w:p w:rsidR="00435D88" w:rsidRPr="00AE4F6F" w:rsidRDefault="00435D88" w:rsidP="00BC141C">
            <w:pPr>
              <w:widowControl/>
              <w:rPr>
                <w:rFonts w:eastAsia="Times New Roman"/>
                <w:color w:val="000000"/>
                <w:sz w:val="16"/>
                <w:szCs w:val="16"/>
              </w:rPr>
            </w:pPr>
            <w:del w:id="2228" w:author="Johnson, David M ERDC-RDE-ITL-MS" w:date="2016-10-19T16:47:00Z">
              <w:r w:rsidDel="00730C93">
                <w:rPr>
                  <w:rFonts w:eastAsia="Times New Roman"/>
                  <w:color w:val="000000"/>
                  <w:sz w:val="16"/>
                  <w:szCs w:val="16"/>
                </w:rPr>
                <w:delText>2.2-1</w:delText>
              </w:r>
            </w:del>
            <w:ins w:id="2229" w:author="Johnson, David M ERDC-RDE-ITL-MS" w:date="2016-10-19T16:51:00Z">
              <w:r w:rsidR="00730C93">
                <w:rPr>
                  <w:rFonts w:eastAsia="Times New Roman"/>
                  <w:color w:val="000000"/>
                  <w:sz w:val="16"/>
                  <w:szCs w:val="16"/>
                </w:rPr>
                <w:t>2016/Oct</w:t>
              </w:r>
            </w:ins>
          </w:p>
        </w:tc>
        <w:tc>
          <w:tcPr>
            <w:tcW w:w="3557" w:type="dxa"/>
            <w:tcBorders>
              <w:top w:val="single" w:sz="4" w:space="0" w:color="auto"/>
              <w:left w:val="nil"/>
              <w:bottom w:val="single" w:sz="4" w:space="0" w:color="auto"/>
              <w:right w:val="single" w:sz="4" w:space="0" w:color="auto"/>
            </w:tcBorders>
            <w:shd w:val="clear" w:color="000000" w:fill="FFFFFF"/>
            <w:vAlign w:val="bottom"/>
          </w:tcPr>
          <w:p w:rsidR="00435D88" w:rsidDel="00730C93" w:rsidRDefault="00730C93" w:rsidP="00BC141C">
            <w:pPr>
              <w:widowControl/>
              <w:rPr>
                <w:del w:id="2230" w:author="Johnson, David M ERDC-RDE-ITL-MS" w:date="2016-10-19T16:48:00Z"/>
                <w:rFonts w:eastAsia="Times New Roman"/>
                <w:color w:val="000000"/>
                <w:sz w:val="16"/>
                <w:szCs w:val="16"/>
              </w:rPr>
            </w:pPr>
            <w:ins w:id="2231" w:author="Johnson, David M ERDC-RDE-ITL-MS" w:date="2016-10-19T16:48:00Z">
              <w:r>
                <w:rPr>
                  <w:rFonts w:eastAsia="Times New Roman"/>
                  <w:color w:val="000000"/>
                  <w:sz w:val="16"/>
                  <w:szCs w:val="16"/>
                </w:rPr>
                <w:t>Base template for creation of related discipline templates.</w:t>
              </w:r>
            </w:ins>
            <w:del w:id="2232" w:author="Johnson, David M ERDC-RDE-ITL-MS" w:date="2016-10-19T16:48:00Z">
              <w:r w:rsidR="00435D88" w:rsidDel="00730C93">
                <w:rPr>
                  <w:rFonts w:eastAsia="Times New Roman"/>
                  <w:color w:val="000000"/>
                  <w:sz w:val="16"/>
                  <w:szCs w:val="16"/>
                </w:rPr>
                <w:delText>Replaced doors with 180 degree capable swing.</w:delText>
              </w:r>
            </w:del>
          </w:p>
          <w:p w:rsidR="00435D88" w:rsidRPr="00E13D9B" w:rsidDel="00730C93" w:rsidRDefault="00435D88" w:rsidP="00BC141C">
            <w:pPr>
              <w:widowControl/>
              <w:rPr>
                <w:del w:id="2233" w:author="Johnson, David M ERDC-RDE-ITL-MS" w:date="2016-10-19T16:48:00Z"/>
                <w:rFonts w:eastAsia="Times New Roman"/>
                <w:color w:val="000000"/>
                <w:sz w:val="16"/>
                <w:szCs w:val="16"/>
              </w:rPr>
            </w:pPr>
            <w:del w:id="2234" w:author="Johnson, David M ERDC-RDE-ITL-MS" w:date="2016-10-19T16:48:00Z">
              <w:r w:rsidRPr="00E13D9B" w:rsidDel="00730C93">
                <w:rPr>
                  <w:rFonts w:eastAsia="Times New Roman"/>
                  <w:color w:val="000000"/>
                  <w:sz w:val="16"/>
                  <w:szCs w:val="16"/>
                </w:rPr>
                <w:delText>Door_Double-Flush_90-180Swing_USACE</w:delText>
              </w:r>
            </w:del>
          </w:p>
          <w:p w:rsidR="00435D88" w:rsidRPr="00E13D9B" w:rsidDel="00730C93" w:rsidRDefault="00435D88" w:rsidP="00BC141C">
            <w:pPr>
              <w:widowControl/>
              <w:rPr>
                <w:del w:id="2235" w:author="Johnson, David M ERDC-RDE-ITL-MS" w:date="2016-10-19T16:48:00Z"/>
                <w:rFonts w:eastAsia="Times New Roman"/>
                <w:color w:val="000000"/>
                <w:sz w:val="16"/>
                <w:szCs w:val="16"/>
              </w:rPr>
            </w:pPr>
            <w:del w:id="2236" w:author="Johnson, David M ERDC-RDE-ITL-MS" w:date="2016-10-19T16:48:00Z">
              <w:r w:rsidRPr="00E13D9B" w:rsidDel="00730C93">
                <w:rPr>
                  <w:rFonts w:eastAsia="Times New Roman"/>
                  <w:color w:val="000000"/>
                  <w:sz w:val="16"/>
                  <w:szCs w:val="16"/>
                </w:rPr>
                <w:delText xml:space="preserve"> Door_Double-Glass_90-180Swing_USACE</w:delText>
              </w:r>
            </w:del>
          </w:p>
          <w:p w:rsidR="00435D88" w:rsidRPr="00E13D9B" w:rsidDel="00730C93" w:rsidRDefault="00435D88" w:rsidP="00BC141C">
            <w:pPr>
              <w:widowControl/>
              <w:rPr>
                <w:del w:id="2237" w:author="Johnson, David M ERDC-RDE-ITL-MS" w:date="2016-10-19T16:48:00Z"/>
                <w:rFonts w:eastAsia="Times New Roman"/>
                <w:color w:val="000000"/>
                <w:sz w:val="16"/>
                <w:szCs w:val="16"/>
              </w:rPr>
            </w:pPr>
            <w:del w:id="2238" w:author="Johnson, David M ERDC-RDE-ITL-MS" w:date="2016-10-19T16:48:00Z">
              <w:r w:rsidRPr="00E13D9B" w:rsidDel="00730C93">
                <w:rPr>
                  <w:rFonts w:eastAsia="Times New Roman"/>
                  <w:color w:val="000000"/>
                  <w:sz w:val="16"/>
                  <w:szCs w:val="16"/>
                </w:rPr>
                <w:delText xml:space="preserve"> Door_Single-Flush_90-180Swing_USACE</w:delText>
              </w:r>
            </w:del>
          </w:p>
          <w:p w:rsidR="00435D88" w:rsidRPr="00E13D9B" w:rsidDel="00730C93" w:rsidRDefault="00435D88" w:rsidP="00BC141C">
            <w:pPr>
              <w:widowControl/>
              <w:rPr>
                <w:del w:id="2239" w:author="Johnson, David M ERDC-RDE-ITL-MS" w:date="2016-10-19T16:48:00Z"/>
                <w:rFonts w:eastAsia="Times New Roman"/>
                <w:color w:val="000000"/>
                <w:sz w:val="16"/>
                <w:szCs w:val="16"/>
              </w:rPr>
            </w:pPr>
            <w:del w:id="2240" w:author="Johnson, David M ERDC-RDE-ITL-MS" w:date="2016-10-19T16:48:00Z">
              <w:r w:rsidRPr="00E13D9B" w:rsidDel="00730C93">
                <w:rPr>
                  <w:rFonts w:eastAsia="Times New Roman"/>
                  <w:color w:val="000000"/>
                  <w:sz w:val="16"/>
                  <w:szCs w:val="16"/>
                </w:rPr>
                <w:delText xml:space="preserve"> Door_Single-FullGlass_90-180Swing_USACE</w:delText>
              </w:r>
            </w:del>
          </w:p>
          <w:p w:rsidR="00435D88" w:rsidRPr="00E13D9B" w:rsidDel="00730C93" w:rsidRDefault="00435D88" w:rsidP="00BC141C">
            <w:pPr>
              <w:widowControl/>
              <w:rPr>
                <w:del w:id="2241" w:author="Johnson, David M ERDC-RDE-ITL-MS" w:date="2016-10-19T16:48:00Z"/>
                <w:rFonts w:eastAsia="Times New Roman"/>
                <w:color w:val="000000"/>
                <w:sz w:val="16"/>
                <w:szCs w:val="16"/>
              </w:rPr>
            </w:pPr>
            <w:del w:id="2242" w:author="Johnson, David M ERDC-RDE-ITL-MS" w:date="2016-10-19T16:48:00Z">
              <w:r w:rsidRPr="00E13D9B" w:rsidDel="00730C93">
                <w:rPr>
                  <w:rFonts w:eastAsia="Times New Roman"/>
                  <w:color w:val="000000"/>
                  <w:sz w:val="16"/>
                  <w:szCs w:val="16"/>
                </w:rPr>
                <w:delText xml:space="preserve"> Door_Single-HalfGlass_90-180Swing_USACE</w:delText>
              </w:r>
            </w:del>
          </w:p>
          <w:p w:rsidR="00435D88" w:rsidRPr="00AE4F6F" w:rsidRDefault="00435D88" w:rsidP="00BC141C">
            <w:pPr>
              <w:widowControl/>
              <w:rPr>
                <w:rFonts w:eastAsia="Times New Roman"/>
                <w:color w:val="000000"/>
                <w:sz w:val="16"/>
                <w:szCs w:val="16"/>
              </w:rPr>
            </w:pPr>
            <w:del w:id="2243" w:author="Johnson, David M ERDC-RDE-ITL-MS" w:date="2016-10-19T16:48:00Z">
              <w:r w:rsidRPr="00E13D9B" w:rsidDel="00730C93">
                <w:rPr>
                  <w:rFonts w:eastAsia="Times New Roman"/>
                  <w:color w:val="000000"/>
                  <w:sz w:val="16"/>
                  <w:szCs w:val="16"/>
                </w:rPr>
                <w:delText xml:space="preserve"> Door_Single-NarrowGlass_90-180Swing_USACE</w:delText>
              </w:r>
            </w:del>
          </w:p>
        </w:tc>
        <w:tc>
          <w:tcPr>
            <w:tcW w:w="1440" w:type="dxa"/>
            <w:tcBorders>
              <w:top w:val="single" w:sz="4" w:space="0" w:color="auto"/>
              <w:left w:val="nil"/>
              <w:bottom w:val="single" w:sz="4" w:space="0" w:color="auto"/>
              <w:right w:val="single" w:sz="4" w:space="0" w:color="auto"/>
            </w:tcBorders>
            <w:shd w:val="clear" w:color="000000" w:fill="FFFFFF"/>
            <w:vAlign w:val="bottom"/>
          </w:tcPr>
          <w:p w:rsidR="00435D88" w:rsidRPr="00AE4F6F" w:rsidRDefault="00730C93" w:rsidP="00BC141C">
            <w:pPr>
              <w:widowControl/>
              <w:rPr>
                <w:rFonts w:eastAsia="Times New Roman"/>
                <w:color w:val="000000"/>
                <w:sz w:val="16"/>
                <w:szCs w:val="16"/>
              </w:rPr>
            </w:pPr>
            <w:ins w:id="2244" w:author="Johnson, David M ERDC-RDE-ITL-MS" w:date="2016-10-19T16:49:00Z">
              <w:r>
                <w:rPr>
                  <w:rFonts w:eastAsia="Times New Roman"/>
                  <w:color w:val="000000"/>
                  <w:sz w:val="16"/>
                  <w:szCs w:val="16"/>
                </w:rPr>
                <w:t>New template</w:t>
              </w:r>
            </w:ins>
            <w:del w:id="2245" w:author="Johnson, David M ERDC-RDE-ITL-MS" w:date="2016-10-19T16:48:00Z">
              <w:r w:rsidR="00435D88" w:rsidDel="00730C93">
                <w:rPr>
                  <w:rFonts w:eastAsia="Times New Roman"/>
                  <w:color w:val="000000"/>
                  <w:sz w:val="16"/>
                  <w:szCs w:val="16"/>
                </w:rPr>
                <w:delText>Families</w:delText>
              </w:r>
            </w:del>
          </w:p>
        </w:tc>
        <w:tc>
          <w:tcPr>
            <w:tcW w:w="1710" w:type="dxa"/>
            <w:tcBorders>
              <w:top w:val="single" w:sz="4" w:space="0" w:color="auto"/>
              <w:left w:val="nil"/>
              <w:bottom w:val="single" w:sz="4" w:space="0" w:color="auto"/>
              <w:right w:val="single" w:sz="4" w:space="0" w:color="auto"/>
            </w:tcBorders>
            <w:shd w:val="clear" w:color="000000" w:fill="FFFFFF"/>
            <w:vAlign w:val="bottom"/>
          </w:tcPr>
          <w:p w:rsidR="00435D88" w:rsidRPr="00AE4F6F" w:rsidRDefault="00730C93" w:rsidP="00BC141C">
            <w:pPr>
              <w:widowControl/>
              <w:rPr>
                <w:rFonts w:eastAsia="Times New Roman"/>
                <w:color w:val="000000"/>
                <w:sz w:val="16"/>
                <w:szCs w:val="16"/>
              </w:rPr>
            </w:pPr>
            <w:ins w:id="2246" w:author="Johnson, David M ERDC-RDE-ITL-MS" w:date="2016-10-19T16:50:00Z">
              <w:r>
                <w:rPr>
                  <w:rFonts w:eastAsia="Times New Roman"/>
                  <w:color w:val="000000"/>
                  <w:sz w:val="16"/>
                  <w:szCs w:val="16"/>
                </w:rPr>
                <w:t>Revision to previous template creation method.</w:t>
              </w:r>
            </w:ins>
            <w:del w:id="2247" w:author="Johnson, David M ERDC-RDE-ITL-MS" w:date="2016-10-19T16:48:00Z">
              <w:r w:rsidR="00435D88" w:rsidDel="00730C93">
                <w:rPr>
                  <w:rFonts w:eastAsia="Times New Roman"/>
                  <w:color w:val="000000"/>
                  <w:sz w:val="16"/>
                  <w:szCs w:val="16"/>
                </w:rPr>
                <w:delText>Replace families</w:delText>
              </w:r>
            </w:del>
          </w:p>
        </w:tc>
        <w:tc>
          <w:tcPr>
            <w:tcW w:w="2551" w:type="dxa"/>
            <w:tcBorders>
              <w:top w:val="single" w:sz="4" w:space="0" w:color="auto"/>
              <w:left w:val="nil"/>
              <w:bottom w:val="single" w:sz="4" w:space="0" w:color="auto"/>
              <w:right w:val="single" w:sz="4" w:space="0" w:color="auto"/>
            </w:tcBorders>
            <w:shd w:val="clear" w:color="000000" w:fill="FFFFFF"/>
            <w:vAlign w:val="bottom"/>
          </w:tcPr>
          <w:p w:rsidR="00435D88" w:rsidRPr="00AE4F6F" w:rsidRDefault="00730C93" w:rsidP="00BC141C">
            <w:pPr>
              <w:widowControl/>
              <w:rPr>
                <w:rFonts w:eastAsia="Times New Roman"/>
                <w:color w:val="000000"/>
                <w:sz w:val="16"/>
                <w:szCs w:val="16"/>
              </w:rPr>
            </w:pPr>
            <w:ins w:id="2248" w:author="Johnson, David M ERDC-RDE-ITL-MS" w:date="2016-10-19T16:49:00Z">
              <w:r>
                <w:rPr>
                  <w:rFonts w:eastAsia="Times New Roman"/>
                  <w:color w:val="000000"/>
                  <w:sz w:val="16"/>
                  <w:szCs w:val="16"/>
                </w:rPr>
                <w:t>Will be used as the basis for later discipline templates</w:t>
              </w:r>
            </w:ins>
            <w:del w:id="2249" w:author="Johnson, David M ERDC-RDE-ITL-MS" w:date="2016-10-19T16:48:00Z">
              <w:r w:rsidR="00435D88" w:rsidDel="00730C93">
                <w:rPr>
                  <w:rFonts w:eastAsia="Times New Roman"/>
                  <w:color w:val="000000"/>
                  <w:sz w:val="16"/>
                  <w:szCs w:val="16"/>
                </w:rPr>
                <w:delText>Add 180 degree door swing capability for documents</w:delText>
              </w:r>
            </w:del>
          </w:p>
        </w:tc>
      </w:tr>
      <w:tr w:rsidR="00E53CD4" w:rsidRPr="00AE4F6F" w:rsidTr="00BC141C">
        <w:trPr>
          <w:trHeight w:val="486"/>
        </w:trPr>
        <w:tc>
          <w:tcPr>
            <w:tcW w:w="598" w:type="dxa"/>
            <w:tcBorders>
              <w:top w:val="single" w:sz="4" w:space="0" w:color="auto"/>
              <w:left w:val="single" w:sz="4" w:space="0" w:color="auto"/>
              <w:bottom w:val="single" w:sz="4" w:space="0" w:color="auto"/>
              <w:right w:val="single" w:sz="4" w:space="0" w:color="auto"/>
            </w:tcBorders>
            <w:shd w:val="clear" w:color="000000" w:fill="FFFFFF"/>
            <w:vAlign w:val="bottom"/>
          </w:tcPr>
          <w:p w:rsidR="00435D88" w:rsidRDefault="00730C93" w:rsidP="00BC141C">
            <w:pPr>
              <w:widowControl/>
              <w:rPr>
                <w:rFonts w:eastAsia="Times New Roman"/>
                <w:color w:val="000000"/>
                <w:sz w:val="16"/>
                <w:szCs w:val="16"/>
              </w:rPr>
            </w:pPr>
            <w:ins w:id="2250" w:author="Johnson, David M ERDC-RDE-ITL-MS" w:date="2016-10-19T16:51:00Z">
              <w:r>
                <w:rPr>
                  <w:rFonts w:eastAsia="Times New Roman"/>
                  <w:color w:val="000000"/>
                  <w:sz w:val="16"/>
                  <w:szCs w:val="16"/>
                </w:rPr>
                <w:t>2016/Oct</w:t>
              </w:r>
            </w:ins>
            <w:del w:id="2251" w:author="Johnson, David M ERDC-RDE-ITL-MS" w:date="2016-10-19T16:48:00Z">
              <w:r w:rsidR="00435D88" w:rsidDel="00730C93">
                <w:rPr>
                  <w:rFonts w:eastAsia="Times New Roman"/>
                  <w:color w:val="000000"/>
                  <w:sz w:val="16"/>
                  <w:szCs w:val="16"/>
                </w:rPr>
                <w:delText>2.2-2</w:delText>
              </w:r>
            </w:del>
          </w:p>
        </w:tc>
        <w:tc>
          <w:tcPr>
            <w:tcW w:w="3557" w:type="dxa"/>
            <w:tcBorders>
              <w:top w:val="single" w:sz="4" w:space="0" w:color="auto"/>
              <w:left w:val="nil"/>
              <w:bottom w:val="single" w:sz="4" w:space="0" w:color="auto"/>
              <w:right w:val="single" w:sz="4" w:space="0" w:color="auto"/>
            </w:tcBorders>
            <w:shd w:val="clear" w:color="000000" w:fill="FFFFFF"/>
            <w:vAlign w:val="bottom"/>
          </w:tcPr>
          <w:p w:rsidR="00435D88" w:rsidDel="00730C93" w:rsidRDefault="00730C93" w:rsidP="00BC141C">
            <w:pPr>
              <w:widowControl/>
              <w:rPr>
                <w:del w:id="2252" w:author="Johnson, David M ERDC-RDE-ITL-MS" w:date="2016-10-19T16:48:00Z"/>
                <w:rFonts w:eastAsia="Times New Roman"/>
                <w:color w:val="000000"/>
                <w:sz w:val="16"/>
                <w:szCs w:val="16"/>
              </w:rPr>
            </w:pPr>
            <w:ins w:id="2253" w:author="Johnson, David M ERDC-RDE-ITL-MS" w:date="2016-10-19T16:51:00Z">
              <w:r>
                <w:rPr>
                  <w:rFonts w:eastAsia="Times New Roman"/>
                  <w:color w:val="000000"/>
                  <w:sz w:val="16"/>
                  <w:szCs w:val="16"/>
                </w:rPr>
                <w:t>New Border sheet (AEC 6.0 Standards)</w:t>
              </w:r>
            </w:ins>
            <w:del w:id="2254" w:author="Johnson, David M ERDC-RDE-ITL-MS" w:date="2016-10-19T16:48:00Z">
              <w:r w:rsidR="00435D88" w:rsidDel="00730C93">
                <w:rPr>
                  <w:rFonts w:eastAsia="Times New Roman"/>
                  <w:color w:val="000000"/>
                  <w:sz w:val="16"/>
                  <w:szCs w:val="16"/>
                </w:rPr>
                <w:delText>Changed case for View Names</w:delText>
              </w:r>
            </w:del>
          </w:p>
          <w:p w:rsidR="00435D88" w:rsidRPr="00E13D9B" w:rsidDel="00730C93" w:rsidRDefault="00435D88" w:rsidP="00BC141C">
            <w:pPr>
              <w:widowControl/>
              <w:rPr>
                <w:del w:id="2255" w:author="Johnson, David M ERDC-RDE-ITL-MS" w:date="2016-10-19T16:48:00Z"/>
                <w:rFonts w:eastAsia="Times New Roman"/>
                <w:color w:val="000000"/>
                <w:sz w:val="16"/>
                <w:szCs w:val="16"/>
              </w:rPr>
            </w:pPr>
            <w:del w:id="2256" w:author="Johnson, David M ERDC-RDE-ITL-MS" w:date="2016-10-19T16:48:00Z">
              <w:r w:rsidRPr="00E13D9B" w:rsidDel="00730C93">
                <w:rPr>
                  <w:rFonts w:eastAsia="Times New Roman"/>
                  <w:color w:val="000000"/>
                  <w:sz w:val="16"/>
                  <w:szCs w:val="16"/>
                </w:rPr>
                <w:delText>01 Floor Plan - Air Barrier_WORK</w:delText>
              </w:r>
            </w:del>
          </w:p>
          <w:p w:rsidR="00435D88" w:rsidRDefault="00435D88" w:rsidP="00BC141C">
            <w:pPr>
              <w:widowControl/>
              <w:rPr>
                <w:rFonts w:eastAsia="Times New Roman"/>
                <w:color w:val="000000"/>
                <w:sz w:val="16"/>
                <w:szCs w:val="16"/>
              </w:rPr>
            </w:pPr>
            <w:del w:id="2257" w:author="Johnson, David M ERDC-RDE-ITL-MS" w:date="2016-10-19T16:48:00Z">
              <w:r w:rsidRPr="00E13D9B" w:rsidDel="00730C93">
                <w:rPr>
                  <w:rFonts w:eastAsia="Times New Roman"/>
                  <w:color w:val="000000"/>
                  <w:sz w:val="16"/>
                  <w:szCs w:val="16"/>
                </w:rPr>
                <w:delText>01_LP_Life Safety Plan_WORK</w:delText>
              </w:r>
            </w:del>
          </w:p>
        </w:tc>
        <w:tc>
          <w:tcPr>
            <w:tcW w:w="1440" w:type="dxa"/>
            <w:tcBorders>
              <w:top w:val="single" w:sz="4" w:space="0" w:color="auto"/>
              <w:left w:val="nil"/>
              <w:bottom w:val="single" w:sz="4" w:space="0" w:color="auto"/>
              <w:right w:val="single" w:sz="4" w:space="0" w:color="auto"/>
            </w:tcBorders>
            <w:shd w:val="clear" w:color="000000" w:fill="FFFFFF"/>
            <w:vAlign w:val="bottom"/>
          </w:tcPr>
          <w:p w:rsidR="00435D88" w:rsidRDefault="00730C93" w:rsidP="00BC141C">
            <w:pPr>
              <w:widowControl/>
              <w:rPr>
                <w:rFonts w:eastAsia="Times New Roman"/>
                <w:color w:val="000000"/>
                <w:sz w:val="16"/>
                <w:szCs w:val="16"/>
              </w:rPr>
            </w:pPr>
            <w:ins w:id="2258" w:author="Johnson, David M ERDC-RDE-ITL-MS" w:date="2016-10-19T16:51:00Z">
              <w:r>
                <w:rPr>
                  <w:rFonts w:eastAsia="Times New Roman"/>
                  <w:color w:val="000000"/>
                  <w:sz w:val="16"/>
                  <w:szCs w:val="16"/>
                </w:rPr>
                <w:t>Sheet</w:t>
              </w:r>
            </w:ins>
            <w:del w:id="2259" w:author="Johnson, David M ERDC-RDE-ITL-MS" w:date="2016-10-19T16:48:00Z">
              <w:r w:rsidR="00435D88" w:rsidDel="00730C93">
                <w:rPr>
                  <w:rFonts w:eastAsia="Times New Roman"/>
                  <w:color w:val="000000"/>
                  <w:sz w:val="16"/>
                  <w:szCs w:val="16"/>
                </w:rPr>
                <w:delText>View Names</w:delText>
              </w:r>
            </w:del>
          </w:p>
        </w:tc>
        <w:tc>
          <w:tcPr>
            <w:tcW w:w="1710" w:type="dxa"/>
            <w:tcBorders>
              <w:top w:val="single" w:sz="4" w:space="0" w:color="auto"/>
              <w:left w:val="nil"/>
              <w:bottom w:val="single" w:sz="4" w:space="0" w:color="auto"/>
              <w:right w:val="single" w:sz="4" w:space="0" w:color="auto"/>
            </w:tcBorders>
            <w:shd w:val="clear" w:color="000000" w:fill="FFFFFF"/>
            <w:vAlign w:val="bottom"/>
          </w:tcPr>
          <w:p w:rsidR="00435D88" w:rsidRDefault="00435D88" w:rsidP="00BC141C">
            <w:pPr>
              <w:widowControl/>
              <w:rPr>
                <w:rFonts w:eastAsia="Times New Roman"/>
                <w:color w:val="000000"/>
                <w:sz w:val="16"/>
                <w:szCs w:val="16"/>
              </w:rPr>
            </w:pPr>
            <w:del w:id="2260" w:author="Johnson, David M ERDC-RDE-ITL-MS" w:date="2016-10-19T16:48:00Z">
              <w:r w:rsidDel="00730C93">
                <w:rPr>
                  <w:rFonts w:eastAsia="Times New Roman"/>
                  <w:color w:val="000000"/>
                  <w:sz w:val="16"/>
                  <w:szCs w:val="16"/>
                </w:rPr>
                <w:delText>Consistency</w:delText>
              </w:r>
            </w:del>
          </w:p>
        </w:tc>
        <w:tc>
          <w:tcPr>
            <w:tcW w:w="2551" w:type="dxa"/>
            <w:tcBorders>
              <w:top w:val="single" w:sz="4" w:space="0" w:color="auto"/>
              <w:left w:val="nil"/>
              <w:bottom w:val="single" w:sz="4" w:space="0" w:color="auto"/>
              <w:right w:val="single" w:sz="4" w:space="0" w:color="auto"/>
            </w:tcBorders>
            <w:shd w:val="clear" w:color="000000" w:fill="FFFFFF"/>
            <w:vAlign w:val="bottom"/>
          </w:tcPr>
          <w:p w:rsidR="00435D88" w:rsidRDefault="00E53CD4" w:rsidP="00BC141C">
            <w:pPr>
              <w:widowControl/>
              <w:rPr>
                <w:rFonts w:eastAsia="Times New Roman"/>
                <w:color w:val="000000"/>
                <w:sz w:val="16"/>
                <w:szCs w:val="16"/>
              </w:rPr>
            </w:pPr>
            <w:ins w:id="2261" w:author="Johnson, David M ERDC-RDE-ITL-MS" w:date="2016-10-19T16:53:00Z">
              <w:r>
                <w:rPr>
                  <w:rFonts w:eastAsia="Times New Roman"/>
                  <w:color w:val="000000"/>
                  <w:sz w:val="16"/>
                  <w:szCs w:val="16"/>
                </w:rPr>
                <w:t>Meet AEC 6.0 Standards</w:t>
              </w:r>
            </w:ins>
            <w:del w:id="2262" w:author="Johnson, David M ERDC-RDE-ITL-MS" w:date="2016-10-19T16:48:00Z">
              <w:r w:rsidR="00435D88" w:rsidDel="00730C93">
                <w:rPr>
                  <w:rFonts w:eastAsia="Times New Roman"/>
                  <w:color w:val="000000"/>
                  <w:sz w:val="16"/>
                  <w:szCs w:val="16"/>
                </w:rPr>
                <w:delText>Consistent text case for View Names</w:delText>
              </w:r>
            </w:del>
          </w:p>
        </w:tc>
      </w:tr>
      <w:tr w:rsidR="00E53CD4" w:rsidRPr="00AE4F6F" w:rsidTr="00BC141C">
        <w:trPr>
          <w:trHeight w:val="549"/>
        </w:trPr>
        <w:tc>
          <w:tcPr>
            <w:tcW w:w="598" w:type="dxa"/>
            <w:tcBorders>
              <w:top w:val="single" w:sz="4" w:space="0" w:color="auto"/>
              <w:left w:val="single" w:sz="4" w:space="0" w:color="auto"/>
              <w:bottom w:val="single" w:sz="4" w:space="0" w:color="auto"/>
              <w:right w:val="single" w:sz="4" w:space="0" w:color="auto"/>
            </w:tcBorders>
            <w:shd w:val="clear" w:color="000000" w:fill="FFFFFF"/>
            <w:vAlign w:val="bottom"/>
          </w:tcPr>
          <w:p w:rsidR="00435D88" w:rsidRDefault="00730C93" w:rsidP="00BC141C">
            <w:pPr>
              <w:widowControl/>
              <w:rPr>
                <w:rFonts w:eastAsia="Times New Roman"/>
                <w:color w:val="000000"/>
                <w:sz w:val="16"/>
                <w:szCs w:val="16"/>
              </w:rPr>
            </w:pPr>
            <w:ins w:id="2263" w:author="Johnson, David M ERDC-RDE-ITL-MS" w:date="2016-10-19T16:51:00Z">
              <w:r>
                <w:rPr>
                  <w:rFonts w:eastAsia="Times New Roman"/>
                  <w:color w:val="000000"/>
                  <w:sz w:val="16"/>
                  <w:szCs w:val="16"/>
                </w:rPr>
                <w:t>2016/Oct</w:t>
              </w:r>
              <w:r w:rsidDel="00730C93">
                <w:rPr>
                  <w:rFonts w:eastAsia="Times New Roman"/>
                  <w:color w:val="000000"/>
                  <w:sz w:val="16"/>
                  <w:szCs w:val="16"/>
                </w:rPr>
                <w:t xml:space="preserve"> </w:t>
              </w:r>
            </w:ins>
            <w:del w:id="2264" w:author="Johnson, David M ERDC-RDE-ITL-MS" w:date="2016-10-19T16:48:00Z">
              <w:r w:rsidR="00435D88" w:rsidDel="00730C93">
                <w:rPr>
                  <w:rFonts w:eastAsia="Times New Roman"/>
                  <w:color w:val="000000"/>
                  <w:sz w:val="16"/>
                  <w:szCs w:val="16"/>
                </w:rPr>
                <w:delText>2.2-3</w:delText>
              </w:r>
            </w:del>
          </w:p>
        </w:tc>
        <w:tc>
          <w:tcPr>
            <w:tcW w:w="3557" w:type="dxa"/>
            <w:tcBorders>
              <w:top w:val="single" w:sz="4" w:space="0" w:color="auto"/>
              <w:left w:val="nil"/>
              <w:bottom w:val="single" w:sz="4" w:space="0" w:color="auto"/>
              <w:right w:val="single" w:sz="4" w:space="0" w:color="auto"/>
            </w:tcBorders>
            <w:shd w:val="clear" w:color="000000" w:fill="FFFFFF"/>
            <w:vAlign w:val="bottom"/>
          </w:tcPr>
          <w:p w:rsidR="00435D88" w:rsidRDefault="00730C93" w:rsidP="00730C93">
            <w:pPr>
              <w:widowControl/>
              <w:rPr>
                <w:rFonts w:eastAsia="Times New Roman"/>
                <w:color w:val="000000"/>
                <w:sz w:val="16"/>
                <w:szCs w:val="16"/>
              </w:rPr>
              <w:pPrChange w:id="2265" w:author="Johnson, David M ERDC-RDE-ITL-MS" w:date="2016-10-19T16:51:00Z">
                <w:pPr>
                  <w:widowControl/>
                </w:pPr>
              </w:pPrChange>
            </w:pPr>
            <w:ins w:id="2266" w:author="Johnson, David M ERDC-RDE-ITL-MS" w:date="2016-10-19T16:51:00Z">
              <w:r>
                <w:rPr>
                  <w:rFonts w:eastAsia="Times New Roman"/>
                  <w:color w:val="000000"/>
                  <w:sz w:val="16"/>
                  <w:szCs w:val="16"/>
                </w:rPr>
                <w:t>New Cover sheet (AEC 6.0 Standards)</w:t>
              </w:r>
            </w:ins>
          </w:p>
        </w:tc>
        <w:tc>
          <w:tcPr>
            <w:tcW w:w="1440" w:type="dxa"/>
            <w:tcBorders>
              <w:top w:val="single" w:sz="4" w:space="0" w:color="auto"/>
              <w:left w:val="nil"/>
              <w:bottom w:val="single" w:sz="4" w:space="0" w:color="auto"/>
              <w:right w:val="single" w:sz="4" w:space="0" w:color="auto"/>
            </w:tcBorders>
            <w:shd w:val="clear" w:color="000000" w:fill="FFFFFF"/>
            <w:vAlign w:val="bottom"/>
          </w:tcPr>
          <w:p w:rsidR="00435D88" w:rsidRDefault="00730C93" w:rsidP="00BC141C">
            <w:pPr>
              <w:widowControl/>
              <w:rPr>
                <w:rFonts w:eastAsia="Times New Roman"/>
                <w:color w:val="000000"/>
                <w:sz w:val="16"/>
                <w:szCs w:val="16"/>
              </w:rPr>
            </w:pPr>
            <w:ins w:id="2267" w:author="Johnson, David M ERDC-RDE-ITL-MS" w:date="2016-10-19T16:52:00Z">
              <w:r>
                <w:rPr>
                  <w:rFonts w:eastAsia="Times New Roman"/>
                  <w:color w:val="000000"/>
                  <w:sz w:val="16"/>
                  <w:szCs w:val="16"/>
                </w:rPr>
                <w:t>Sheet</w:t>
              </w:r>
            </w:ins>
          </w:p>
        </w:tc>
        <w:tc>
          <w:tcPr>
            <w:tcW w:w="1710" w:type="dxa"/>
            <w:tcBorders>
              <w:top w:val="single" w:sz="4" w:space="0" w:color="auto"/>
              <w:left w:val="nil"/>
              <w:bottom w:val="single" w:sz="4" w:space="0" w:color="auto"/>
              <w:right w:val="single" w:sz="4" w:space="0" w:color="auto"/>
            </w:tcBorders>
            <w:shd w:val="clear" w:color="000000" w:fill="FFFFFF"/>
            <w:vAlign w:val="bottom"/>
          </w:tcPr>
          <w:p w:rsidR="00435D88" w:rsidRDefault="00435D88" w:rsidP="00BC141C">
            <w:pPr>
              <w:widowControl/>
              <w:rPr>
                <w:rFonts w:eastAsia="Times New Roman"/>
                <w:color w:val="000000"/>
                <w:sz w:val="16"/>
                <w:szCs w:val="16"/>
              </w:rPr>
            </w:pPr>
          </w:p>
        </w:tc>
        <w:tc>
          <w:tcPr>
            <w:tcW w:w="2551" w:type="dxa"/>
            <w:tcBorders>
              <w:top w:val="single" w:sz="4" w:space="0" w:color="auto"/>
              <w:left w:val="nil"/>
              <w:bottom w:val="single" w:sz="4" w:space="0" w:color="auto"/>
              <w:right w:val="single" w:sz="4" w:space="0" w:color="auto"/>
            </w:tcBorders>
            <w:shd w:val="clear" w:color="000000" w:fill="FFFFFF"/>
            <w:vAlign w:val="bottom"/>
          </w:tcPr>
          <w:p w:rsidR="00435D88" w:rsidRDefault="00E53CD4" w:rsidP="00BC141C">
            <w:pPr>
              <w:widowControl/>
              <w:rPr>
                <w:rFonts w:eastAsia="Times New Roman"/>
                <w:color w:val="000000"/>
                <w:sz w:val="16"/>
                <w:szCs w:val="16"/>
              </w:rPr>
            </w:pPr>
            <w:ins w:id="2268" w:author="Johnson, David M ERDC-RDE-ITL-MS" w:date="2016-10-19T16:53:00Z">
              <w:r>
                <w:rPr>
                  <w:rFonts w:eastAsia="Times New Roman"/>
                  <w:color w:val="000000"/>
                  <w:sz w:val="16"/>
                  <w:szCs w:val="16"/>
                </w:rPr>
                <w:t>Meet AEC 6.0 Standards</w:t>
              </w:r>
            </w:ins>
          </w:p>
        </w:tc>
      </w:tr>
      <w:tr w:rsidR="00E53CD4" w:rsidRPr="00AE4F6F" w:rsidTr="00BC141C">
        <w:trPr>
          <w:trHeight w:val="549"/>
        </w:trPr>
        <w:tc>
          <w:tcPr>
            <w:tcW w:w="598" w:type="dxa"/>
            <w:tcBorders>
              <w:top w:val="single" w:sz="4" w:space="0" w:color="auto"/>
              <w:left w:val="single" w:sz="4" w:space="0" w:color="auto"/>
              <w:bottom w:val="single" w:sz="4" w:space="0" w:color="auto"/>
              <w:right w:val="single" w:sz="4" w:space="0" w:color="auto"/>
            </w:tcBorders>
            <w:shd w:val="clear" w:color="000000" w:fill="FFFFFF"/>
            <w:vAlign w:val="bottom"/>
          </w:tcPr>
          <w:p w:rsidR="00435D88" w:rsidRDefault="008F0B44" w:rsidP="00BC141C">
            <w:pPr>
              <w:widowControl/>
              <w:rPr>
                <w:rFonts w:eastAsia="Times New Roman"/>
                <w:color w:val="000000"/>
                <w:sz w:val="16"/>
                <w:szCs w:val="16"/>
              </w:rPr>
            </w:pPr>
            <w:ins w:id="2269" w:author="Johnson, David M ERDC-RDE-ITL-MS" w:date="2016-10-19T16:52:00Z">
              <w:r>
                <w:rPr>
                  <w:rFonts w:eastAsia="Times New Roman"/>
                  <w:color w:val="000000"/>
                  <w:sz w:val="16"/>
                  <w:szCs w:val="16"/>
                </w:rPr>
                <w:t>2016/Oct</w:t>
              </w:r>
            </w:ins>
          </w:p>
        </w:tc>
        <w:tc>
          <w:tcPr>
            <w:tcW w:w="3557" w:type="dxa"/>
            <w:tcBorders>
              <w:top w:val="single" w:sz="4" w:space="0" w:color="auto"/>
              <w:left w:val="nil"/>
              <w:bottom w:val="single" w:sz="4" w:space="0" w:color="auto"/>
              <w:right w:val="single" w:sz="4" w:space="0" w:color="auto"/>
            </w:tcBorders>
            <w:shd w:val="clear" w:color="000000" w:fill="FFFFFF"/>
            <w:vAlign w:val="bottom"/>
          </w:tcPr>
          <w:p w:rsidR="00435D88" w:rsidRDefault="008F0B44" w:rsidP="00BC141C">
            <w:pPr>
              <w:widowControl/>
              <w:rPr>
                <w:rFonts w:eastAsia="Times New Roman"/>
                <w:color w:val="000000"/>
                <w:sz w:val="16"/>
                <w:szCs w:val="16"/>
              </w:rPr>
            </w:pPr>
            <w:ins w:id="2270" w:author="Johnson, David M ERDC-RDE-ITL-MS" w:date="2016-10-19T16:52:00Z">
              <w:r>
                <w:rPr>
                  <w:rFonts w:eastAsia="Times New Roman"/>
                  <w:color w:val="000000"/>
                  <w:sz w:val="16"/>
                  <w:szCs w:val="16"/>
                </w:rPr>
                <w:t>Revision of shared parameters for base template</w:t>
              </w:r>
            </w:ins>
          </w:p>
        </w:tc>
        <w:tc>
          <w:tcPr>
            <w:tcW w:w="1440" w:type="dxa"/>
            <w:tcBorders>
              <w:top w:val="single" w:sz="4" w:space="0" w:color="auto"/>
              <w:left w:val="nil"/>
              <w:bottom w:val="single" w:sz="4" w:space="0" w:color="auto"/>
              <w:right w:val="single" w:sz="4" w:space="0" w:color="auto"/>
            </w:tcBorders>
            <w:shd w:val="clear" w:color="000000" w:fill="FFFFFF"/>
            <w:vAlign w:val="bottom"/>
          </w:tcPr>
          <w:p w:rsidR="00435D88" w:rsidRDefault="008F0B44" w:rsidP="00BC141C">
            <w:pPr>
              <w:widowControl/>
              <w:rPr>
                <w:rFonts w:eastAsia="Times New Roman"/>
                <w:color w:val="000000"/>
                <w:sz w:val="16"/>
                <w:szCs w:val="16"/>
              </w:rPr>
            </w:pPr>
            <w:ins w:id="2271" w:author="Johnson, David M ERDC-RDE-ITL-MS" w:date="2016-10-19T16:52:00Z">
              <w:r>
                <w:rPr>
                  <w:rFonts w:eastAsia="Times New Roman"/>
                  <w:color w:val="000000"/>
                  <w:sz w:val="16"/>
                  <w:szCs w:val="16"/>
                </w:rPr>
                <w:t>Parameters</w:t>
              </w:r>
            </w:ins>
          </w:p>
        </w:tc>
        <w:tc>
          <w:tcPr>
            <w:tcW w:w="1710" w:type="dxa"/>
            <w:tcBorders>
              <w:top w:val="single" w:sz="4" w:space="0" w:color="auto"/>
              <w:left w:val="nil"/>
              <w:bottom w:val="single" w:sz="4" w:space="0" w:color="auto"/>
              <w:right w:val="single" w:sz="4" w:space="0" w:color="auto"/>
            </w:tcBorders>
            <w:shd w:val="clear" w:color="000000" w:fill="FFFFFF"/>
            <w:vAlign w:val="bottom"/>
          </w:tcPr>
          <w:p w:rsidR="00435D88" w:rsidRDefault="00435D88" w:rsidP="00BC141C">
            <w:pPr>
              <w:widowControl/>
              <w:rPr>
                <w:rFonts w:eastAsia="Times New Roman"/>
                <w:color w:val="000000"/>
                <w:sz w:val="16"/>
                <w:szCs w:val="16"/>
              </w:rPr>
            </w:pPr>
          </w:p>
        </w:tc>
        <w:tc>
          <w:tcPr>
            <w:tcW w:w="2551" w:type="dxa"/>
            <w:tcBorders>
              <w:top w:val="single" w:sz="4" w:space="0" w:color="auto"/>
              <w:left w:val="nil"/>
              <w:bottom w:val="single" w:sz="4" w:space="0" w:color="auto"/>
              <w:right w:val="single" w:sz="4" w:space="0" w:color="auto"/>
            </w:tcBorders>
            <w:shd w:val="clear" w:color="000000" w:fill="FFFFFF"/>
            <w:vAlign w:val="bottom"/>
          </w:tcPr>
          <w:p w:rsidR="00435D88" w:rsidRDefault="00435D88" w:rsidP="00BC141C">
            <w:pPr>
              <w:widowControl/>
              <w:rPr>
                <w:rFonts w:eastAsia="Times New Roman"/>
                <w:color w:val="000000"/>
                <w:sz w:val="16"/>
                <w:szCs w:val="16"/>
              </w:rPr>
            </w:pPr>
          </w:p>
        </w:tc>
      </w:tr>
      <w:tr w:rsidR="00667694" w:rsidRPr="00AE4F6F" w:rsidTr="00BC141C">
        <w:trPr>
          <w:trHeight w:val="549"/>
          <w:ins w:id="2272" w:author="Johnson, David M ERDC-RDE-ITL-MS" w:date="2016-10-19T16:54:00Z"/>
        </w:trPr>
        <w:tc>
          <w:tcPr>
            <w:tcW w:w="598" w:type="dxa"/>
            <w:tcBorders>
              <w:top w:val="single" w:sz="4" w:space="0" w:color="auto"/>
              <w:left w:val="single" w:sz="4" w:space="0" w:color="auto"/>
              <w:bottom w:val="single" w:sz="4" w:space="0" w:color="auto"/>
              <w:right w:val="single" w:sz="4" w:space="0" w:color="auto"/>
            </w:tcBorders>
            <w:shd w:val="clear" w:color="000000" w:fill="FFFFFF"/>
            <w:vAlign w:val="bottom"/>
          </w:tcPr>
          <w:p w:rsidR="00667694" w:rsidRDefault="00667694" w:rsidP="00BC141C">
            <w:pPr>
              <w:widowControl/>
              <w:rPr>
                <w:ins w:id="2273" w:author="Johnson, David M ERDC-RDE-ITL-MS" w:date="2016-10-19T16:54:00Z"/>
                <w:rFonts w:eastAsia="Times New Roman"/>
                <w:color w:val="000000"/>
                <w:sz w:val="16"/>
                <w:szCs w:val="16"/>
              </w:rPr>
            </w:pPr>
            <w:ins w:id="2274" w:author="Johnson, David M ERDC-RDE-ITL-MS" w:date="2016-10-19T16:54:00Z">
              <w:r>
                <w:rPr>
                  <w:rFonts w:eastAsia="Times New Roman"/>
                  <w:color w:val="000000"/>
                  <w:sz w:val="16"/>
                  <w:szCs w:val="16"/>
                </w:rPr>
                <w:t>2016/Oct</w:t>
              </w:r>
            </w:ins>
          </w:p>
        </w:tc>
        <w:tc>
          <w:tcPr>
            <w:tcW w:w="3557" w:type="dxa"/>
            <w:tcBorders>
              <w:top w:val="single" w:sz="4" w:space="0" w:color="auto"/>
              <w:left w:val="nil"/>
              <w:bottom w:val="single" w:sz="4" w:space="0" w:color="auto"/>
              <w:right w:val="single" w:sz="4" w:space="0" w:color="auto"/>
            </w:tcBorders>
            <w:shd w:val="clear" w:color="000000" w:fill="FFFFFF"/>
            <w:vAlign w:val="bottom"/>
          </w:tcPr>
          <w:p w:rsidR="00667694" w:rsidRDefault="00667694" w:rsidP="00BC141C">
            <w:pPr>
              <w:widowControl/>
              <w:rPr>
                <w:ins w:id="2275" w:author="Johnson, David M ERDC-RDE-ITL-MS" w:date="2016-10-19T16:54:00Z"/>
                <w:rFonts w:eastAsia="Times New Roman"/>
                <w:color w:val="000000"/>
                <w:sz w:val="16"/>
                <w:szCs w:val="16"/>
              </w:rPr>
            </w:pPr>
            <w:ins w:id="2276" w:author="Johnson, David M ERDC-RDE-ITL-MS" w:date="2016-10-19T16:54:00Z">
              <w:r>
                <w:rPr>
                  <w:rFonts w:eastAsia="Times New Roman"/>
                  <w:color w:val="000000"/>
                  <w:sz w:val="16"/>
                  <w:szCs w:val="16"/>
                </w:rPr>
                <w:t>Removal of discipline specific items:</w:t>
              </w:r>
            </w:ins>
          </w:p>
          <w:p w:rsidR="00667694" w:rsidRDefault="00667694" w:rsidP="00BC141C">
            <w:pPr>
              <w:widowControl/>
              <w:rPr>
                <w:ins w:id="2277" w:author="Johnson, David M ERDC-RDE-ITL-MS" w:date="2016-10-19T16:54:00Z"/>
                <w:rFonts w:eastAsia="Times New Roman"/>
                <w:color w:val="000000"/>
                <w:sz w:val="16"/>
                <w:szCs w:val="16"/>
              </w:rPr>
            </w:pPr>
            <w:ins w:id="2278" w:author="Johnson, David M ERDC-RDE-ITL-MS" w:date="2016-10-19T16:54:00Z">
              <w:r>
                <w:rPr>
                  <w:rFonts w:eastAsia="Times New Roman"/>
                  <w:color w:val="000000"/>
                  <w:sz w:val="16"/>
                  <w:szCs w:val="16"/>
                </w:rPr>
                <w:t>Schedules</w:t>
              </w:r>
            </w:ins>
          </w:p>
          <w:p w:rsidR="00667694" w:rsidRDefault="00667694" w:rsidP="00BC141C">
            <w:pPr>
              <w:widowControl/>
              <w:rPr>
                <w:ins w:id="2279" w:author="Johnson, David M ERDC-RDE-ITL-MS" w:date="2016-10-19T16:55:00Z"/>
                <w:rFonts w:eastAsia="Times New Roman"/>
                <w:color w:val="000000"/>
                <w:sz w:val="16"/>
                <w:szCs w:val="16"/>
              </w:rPr>
            </w:pPr>
            <w:ins w:id="2280" w:author="Johnson, David M ERDC-RDE-ITL-MS" w:date="2016-10-19T16:55:00Z">
              <w:r>
                <w:rPr>
                  <w:rFonts w:eastAsia="Times New Roman"/>
                  <w:color w:val="000000"/>
                  <w:sz w:val="16"/>
                  <w:szCs w:val="16"/>
                </w:rPr>
                <w:t>Families</w:t>
              </w:r>
            </w:ins>
          </w:p>
          <w:p w:rsidR="00667694" w:rsidRDefault="00667694" w:rsidP="00BC141C">
            <w:pPr>
              <w:widowControl/>
              <w:rPr>
                <w:ins w:id="2281" w:author="Johnson, David M ERDC-RDE-ITL-MS" w:date="2016-10-19T16:54:00Z"/>
                <w:rFonts w:eastAsia="Times New Roman"/>
                <w:color w:val="000000"/>
                <w:sz w:val="16"/>
                <w:szCs w:val="16"/>
              </w:rPr>
            </w:pPr>
            <w:ins w:id="2282" w:author="Johnson, David M ERDC-RDE-ITL-MS" w:date="2016-10-19T16:55:00Z">
              <w:r>
                <w:rPr>
                  <w:rFonts w:eastAsia="Times New Roman"/>
                  <w:color w:val="000000"/>
                  <w:sz w:val="16"/>
                  <w:szCs w:val="16"/>
                </w:rPr>
                <w:t>Legends</w:t>
              </w:r>
            </w:ins>
          </w:p>
        </w:tc>
        <w:tc>
          <w:tcPr>
            <w:tcW w:w="1440" w:type="dxa"/>
            <w:tcBorders>
              <w:top w:val="single" w:sz="4" w:space="0" w:color="auto"/>
              <w:left w:val="nil"/>
              <w:bottom w:val="single" w:sz="4" w:space="0" w:color="auto"/>
              <w:right w:val="single" w:sz="4" w:space="0" w:color="auto"/>
            </w:tcBorders>
            <w:shd w:val="clear" w:color="000000" w:fill="FFFFFF"/>
            <w:vAlign w:val="bottom"/>
          </w:tcPr>
          <w:p w:rsidR="00667694" w:rsidRDefault="00667694" w:rsidP="00BC141C">
            <w:pPr>
              <w:widowControl/>
              <w:rPr>
                <w:ins w:id="2283" w:author="Johnson, David M ERDC-RDE-ITL-MS" w:date="2016-10-19T16:54:00Z"/>
                <w:rFonts w:eastAsia="Times New Roman"/>
                <w:color w:val="000000"/>
                <w:sz w:val="16"/>
                <w:szCs w:val="16"/>
              </w:rPr>
            </w:pPr>
          </w:p>
        </w:tc>
        <w:tc>
          <w:tcPr>
            <w:tcW w:w="1710" w:type="dxa"/>
            <w:tcBorders>
              <w:top w:val="single" w:sz="4" w:space="0" w:color="auto"/>
              <w:left w:val="nil"/>
              <w:bottom w:val="single" w:sz="4" w:space="0" w:color="auto"/>
              <w:right w:val="single" w:sz="4" w:space="0" w:color="auto"/>
            </w:tcBorders>
            <w:shd w:val="clear" w:color="000000" w:fill="FFFFFF"/>
            <w:vAlign w:val="bottom"/>
          </w:tcPr>
          <w:p w:rsidR="00667694" w:rsidRDefault="00667694" w:rsidP="00BC141C">
            <w:pPr>
              <w:widowControl/>
              <w:rPr>
                <w:ins w:id="2284" w:author="Johnson, David M ERDC-RDE-ITL-MS" w:date="2016-10-19T16:54:00Z"/>
                <w:rFonts w:eastAsia="Times New Roman"/>
                <w:color w:val="000000"/>
                <w:sz w:val="16"/>
                <w:szCs w:val="16"/>
              </w:rPr>
            </w:pPr>
          </w:p>
        </w:tc>
        <w:tc>
          <w:tcPr>
            <w:tcW w:w="2551" w:type="dxa"/>
            <w:tcBorders>
              <w:top w:val="single" w:sz="4" w:space="0" w:color="auto"/>
              <w:left w:val="nil"/>
              <w:bottom w:val="single" w:sz="4" w:space="0" w:color="auto"/>
              <w:right w:val="single" w:sz="4" w:space="0" w:color="auto"/>
            </w:tcBorders>
            <w:shd w:val="clear" w:color="000000" w:fill="FFFFFF"/>
            <w:vAlign w:val="bottom"/>
          </w:tcPr>
          <w:p w:rsidR="00667694" w:rsidRDefault="00667694" w:rsidP="00BC141C">
            <w:pPr>
              <w:widowControl/>
              <w:rPr>
                <w:ins w:id="2285" w:author="Johnson, David M ERDC-RDE-ITL-MS" w:date="2016-10-19T16:54:00Z"/>
                <w:rFonts w:eastAsia="Times New Roman"/>
                <w:color w:val="000000"/>
                <w:sz w:val="16"/>
                <w:szCs w:val="16"/>
              </w:rPr>
            </w:pPr>
          </w:p>
        </w:tc>
      </w:tr>
    </w:tbl>
    <w:p w:rsidR="00435D88" w:rsidRDefault="00435D88" w:rsidP="008F496E">
      <w:pPr>
        <w:spacing w:before="197"/>
        <w:rPr>
          <w:rFonts w:ascii="Calibri" w:eastAsia="Calibri" w:hAnsi="Calibri" w:cs="Calibri"/>
        </w:rPr>
      </w:pPr>
    </w:p>
    <w:p w:rsidR="000B7201" w:rsidRDefault="008F496E" w:rsidP="008F496E">
      <w:pPr>
        <w:spacing w:before="44"/>
        <w:ind w:right="1"/>
        <w:jc w:val="center"/>
        <w:rPr>
          <w:rFonts w:ascii="Calibri" w:eastAsia="Calibri" w:hAnsi="Calibri" w:cs="Calibri"/>
          <w:sz w:val="28"/>
          <w:szCs w:val="28"/>
        </w:rPr>
      </w:pPr>
      <w:bookmarkStart w:id="2286" w:name="Appendix_A:_Annotation_Symbols_and_the_N"/>
      <w:bookmarkStart w:id="2287" w:name="_bookmark16"/>
      <w:bookmarkEnd w:id="2286"/>
      <w:bookmarkEnd w:id="2287"/>
      <w:r>
        <w:rPr>
          <w:rFonts w:ascii="Calibri"/>
          <w:b/>
          <w:spacing w:val="-1"/>
          <w:sz w:val="28"/>
        </w:rPr>
        <w:t>E</w:t>
      </w:r>
      <w:r w:rsidR="009A6B07">
        <w:rPr>
          <w:rFonts w:ascii="Calibri"/>
          <w:b/>
          <w:spacing w:val="-1"/>
          <w:sz w:val="28"/>
        </w:rPr>
        <w:t xml:space="preserve">nd </w:t>
      </w:r>
      <w:r w:rsidR="009A6B07">
        <w:rPr>
          <w:rFonts w:ascii="Calibri"/>
          <w:b/>
          <w:sz w:val="28"/>
        </w:rPr>
        <w:t>of</w:t>
      </w:r>
      <w:r w:rsidR="009A6B07">
        <w:rPr>
          <w:rFonts w:ascii="Calibri"/>
          <w:b/>
          <w:spacing w:val="-1"/>
          <w:sz w:val="28"/>
        </w:rPr>
        <w:t xml:space="preserve"> Document</w:t>
      </w:r>
    </w:p>
    <w:sectPr w:rsidR="000B7201" w:rsidSect="00143482">
      <w:headerReference w:type="default" r:id="rId48"/>
      <w:pgSz w:w="12240" w:h="15840"/>
      <w:pgMar w:top="980" w:right="1300" w:bottom="280" w:left="1300" w:header="763"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7694" w:rsidRDefault="00667694">
      <w:r>
        <w:separator/>
      </w:r>
    </w:p>
  </w:endnote>
  <w:endnote w:type="continuationSeparator" w:id="0">
    <w:p w:rsidR="00667694" w:rsidRDefault="006676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Franklin Gothic Heavy">
    <w:panose1 w:val="020B09030201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7694" w:rsidRDefault="00667694">
      <w:r>
        <w:separator/>
      </w:r>
    </w:p>
  </w:footnote>
  <w:footnote w:type="continuationSeparator" w:id="0">
    <w:p w:rsidR="00667694" w:rsidRDefault="0066769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1630073584"/>
      <w:docPartObj>
        <w:docPartGallery w:val="Page Numbers (Top of Page)"/>
        <w:docPartUnique/>
      </w:docPartObj>
    </w:sdtPr>
    <w:sdtEndPr>
      <w:rPr>
        <w:b/>
        <w:bCs/>
        <w:noProof/>
        <w:color w:val="auto"/>
        <w:spacing w:val="0"/>
      </w:rPr>
    </w:sdtEndPr>
    <w:sdtContent>
      <w:p w:rsidR="00667694" w:rsidRDefault="00667694">
        <w:pPr>
          <w:pStyle w:val="Header"/>
          <w:pBdr>
            <w:bottom w:val="single" w:sz="4" w:space="1" w:color="D9D9D9" w:themeColor="background1" w:themeShade="D9"/>
          </w:pBdr>
          <w:jc w:val="right"/>
          <w:rPr>
            <w:b/>
            <w:bCs/>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9221D5" w:rsidRPr="009221D5">
          <w:rPr>
            <w:b/>
            <w:bCs/>
            <w:noProof/>
          </w:rPr>
          <w:t>18</w:t>
        </w:r>
        <w:r>
          <w:rPr>
            <w:b/>
            <w:bCs/>
            <w:noProof/>
          </w:rPr>
          <w:fldChar w:fldCharType="end"/>
        </w:r>
      </w:p>
    </w:sdtContent>
  </w:sdt>
  <w:p w:rsidR="00667694" w:rsidRDefault="00667694">
    <w:pPr>
      <w:spacing w:line="14" w:lineRule="auto"/>
      <w:rPr>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7694" w:rsidRDefault="00667694">
    <w:pPr>
      <w:spacing w:line="14" w:lineRule="auto"/>
      <w:rPr>
        <w:sz w:val="20"/>
        <w:szCs w:val="20"/>
      </w:rPr>
    </w:pPr>
    <w:r>
      <w:rPr>
        <w:noProof/>
      </w:rPr>
      <mc:AlternateContent>
        <mc:Choice Requires="wpg">
          <w:drawing>
            <wp:anchor distT="0" distB="0" distL="114300" distR="114300" simplePos="0" relativeHeight="503250320" behindDoc="1" locked="0" layoutInCell="1" allowOverlap="1" wp14:anchorId="05DB2D73" wp14:editId="446B4674">
              <wp:simplePos x="0" y="0"/>
              <wp:positionH relativeFrom="page">
                <wp:posOffset>895985</wp:posOffset>
              </wp:positionH>
              <wp:positionV relativeFrom="page">
                <wp:posOffset>643255</wp:posOffset>
              </wp:positionV>
              <wp:extent cx="5980430" cy="1270"/>
              <wp:effectExtent l="0" t="0" r="20320" b="17780"/>
              <wp:wrapNone/>
              <wp:docPr id="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0430" cy="1270"/>
                        <a:chOff x="1411" y="1013"/>
                        <a:chExt cx="9418" cy="2"/>
                      </a:xfrm>
                    </wpg:grpSpPr>
                    <wps:wsp>
                      <wps:cNvPr id="4" name="Freeform 3"/>
                      <wps:cNvSpPr>
                        <a:spLocks/>
                      </wps:cNvSpPr>
                      <wps:spPr bwMode="auto">
                        <a:xfrm>
                          <a:off x="1411" y="1013"/>
                          <a:ext cx="9418" cy="2"/>
                        </a:xfrm>
                        <a:custGeom>
                          <a:avLst/>
                          <a:gdLst>
                            <a:gd name="T0" fmla="+- 0 1411 1411"/>
                            <a:gd name="T1" fmla="*/ T0 w 9418"/>
                            <a:gd name="T2" fmla="+- 0 10829 1411"/>
                            <a:gd name="T3" fmla="*/ T2 w 9418"/>
                          </a:gdLst>
                          <a:ahLst/>
                          <a:cxnLst>
                            <a:cxn ang="0">
                              <a:pos x="T1" y="0"/>
                            </a:cxn>
                            <a:cxn ang="0">
                              <a:pos x="T3" y="0"/>
                            </a:cxn>
                          </a:cxnLst>
                          <a:rect l="0" t="0" r="r" b="b"/>
                          <a:pathLst>
                            <a:path w="9418">
                              <a:moveTo>
                                <a:pt x="0" y="0"/>
                              </a:moveTo>
                              <a:lnTo>
                                <a:pt x="9418" y="0"/>
                              </a:lnTo>
                            </a:path>
                          </a:pathLst>
                        </a:custGeom>
                        <a:noFill/>
                        <a:ln w="7366">
                          <a:solidFill>
                            <a:srgbClr val="DADAD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0A1D598" id="Group 2" o:spid="_x0000_s1026" style="position:absolute;margin-left:70.55pt;margin-top:50.65pt;width:470.9pt;height:.1pt;z-index:-66160;mso-position-horizontal-relative:page;mso-position-vertical-relative:page" coordorigin="1411,1013" coordsize="9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">
              <v:shape id="Freeform 3" o:spid="_x0000_s1027" style="position:absolute;left:1411;top:1013;width:9418;height:2;visibility:visible;mso-wrap-style:square;v-text-anchor:top" coordsize="94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XHMcMA&#10;AADaAAAADwAAAGRycy9kb3ducmV2LnhtbESPT4vCMBTE7wt+h/AEb5oq7iLVKCLsUg/r+u/g8dE8&#10;22rzUppo67c3grDHYWZ+w8wWrSnFnWpXWFYwHEQgiFOrC84UHA/f/QkI55E1lpZJwYMcLOadjxnG&#10;2ja8o/veZyJA2MWoIPe+iqV0aU4G3cBWxME729qgD7LOpK6xCXBTylEUfUmDBYeFHCta5ZRe9zej&#10;IPkbba6X5a74sae1+U389rPJGqV63XY5BeGp9f/hdzvRCsbwuhJu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XHMcMAAADaAAAADwAAAAAAAAAAAAAAAACYAgAAZHJzL2Rv&#10;d25yZXYueG1sUEsFBgAAAAAEAAQA9QAAAIgDAAAAAA==&#10;" path="m,l9418,e" filled="f" strokecolor="#dadada" strokeweight=".58pt">
                <v:path arrowok="t" o:connecttype="custom" o:connectlocs="0,0;9418,0" o:connectangles="0,0"/>
              </v:shape>
              <w10:wrap anchorx="page" anchory="page"/>
            </v:group>
          </w:pict>
        </mc:Fallback>
      </mc:AlternateContent>
    </w:r>
    <w:r>
      <w:rPr>
        <w:noProof/>
      </w:rPr>
      <mc:AlternateContent>
        <mc:Choice Requires="wps">
          <w:drawing>
            <wp:anchor distT="0" distB="0" distL="114300" distR="114300" simplePos="0" relativeHeight="503250344" behindDoc="1" locked="0" layoutInCell="1" allowOverlap="1" wp14:anchorId="627ABA63" wp14:editId="194D5789">
              <wp:simplePos x="0" y="0"/>
              <wp:positionH relativeFrom="page">
                <wp:posOffset>6148705</wp:posOffset>
              </wp:positionH>
              <wp:positionV relativeFrom="page">
                <wp:posOffset>471805</wp:posOffset>
              </wp:positionV>
              <wp:extent cx="736600" cy="165735"/>
              <wp:effectExtent l="0" t="0" r="6350" b="5715"/>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7694" w:rsidRDefault="00667694">
                          <w:pPr>
                            <w:spacing w:line="245" w:lineRule="exact"/>
                            <w:ind w:left="20"/>
                            <w:rPr>
                              <w:rFonts w:ascii="Calibri" w:eastAsia="Calibri" w:hAnsi="Calibri" w:cs="Calibri"/>
                            </w:rPr>
                          </w:pPr>
                          <w:r>
                            <w:rPr>
                              <w:rFonts w:ascii="Calibri"/>
                              <w:color w:val="808080"/>
                            </w:rPr>
                            <w:t>P</w:t>
                          </w:r>
                          <w:r>
                            <w:rPr>
                              <w:rFonts w:ascii="Calibri"/>
                              <w:color w:val="808080"/>
                              <w:spacing w:val="11"/>
                            </w:rPr>
                            <w:t xml:space="preserve"> </w:t>
                          </w:r>
                          <w:r>
                            <w:rPr>
                              <w:rFonts w:ascii="Calibri"/>
                              <w:color w:val="808080"/>
                            </w:rPr>
                            <w:t>a</w:t>
                          </w:r>
                          <w:r>
                            <w:rPr>
                              <w:rFonts w:ascii="Calibri"/>
                              <w:color w:val="808080"/>
                              <w:spacing w:val="10"/>
                            </w:rPr>
                            <w:t xml:space="preserve"> </w:t>
                          </w:r>
                          <w:r>
                            <w:rPr>
                              <w:rFonts w:ascii="Calibri"/>
                              <w:color w:val="808080"/>
                              <w:spacing w:val="9"/>
                            </w:rPr>
                            <w:t>g</w:t>
                          </w:r>
                          <w:r>
                            <w:rPr>
                              <w:rFonts w:ascii="Calibri"/>
                              <w:color w:val="808080"/>
                            </w:rPr>
                            <w:t xml:space="preserve"> </w:t>
                          </w:r>
                          <w:proofErr w:type="gramStart"/>
                          <w:r>
                            <w:rPr>
                              <w:rFonts w:ascii="Calibri"/>
                              <w:color w:val="808080"/>
                            </w:rPr>
                            <w:t xml:space="preserve">e </w:t>
                          </w:r>
                          <w:r>
                            <w:rPr>
                              <w:rFonts w:ascii="Calibri"/>
                              <w:color w:val="808080"/>
                              <w:spacing w:val="11"/>
                            </w:rPr>
                            <w:t xml:space="preserve"> </w:t>
                          </w:r>
                          <w:r>
                            <w:rPr>
                              <w:rFonts w:ascii="Calibri"/>
                            </w:rPr>
                            <w:t>|</w:t>
                          </w:r>
                          <w:proofErr w:type="gramEnd"/>
                          <w:r>
                            <w:rPr>
                              <w:rFonts w:ascii="Calibri"/>
                              <w:spacing w:val="-3"/>
                            </w:rPr>
                            <w:t xml:space="preserve"> </w:t>
                          </w:r>
                          <w:r>
                            <w:fldChar w:fldCharType="begin"/>
                          </w:r>
                          <w:r>
                            <w:rPr>
                              <w:rFonts w:ascii="Calibri"/>
                              <w:b/>
                            </w:rPr>
                            <w:instrText xml:space="preserve"> PAGE </w:instrText>
                          </w:r>
                          <w:r>
                            <w:fldChar w:fldCharType="separate"/>
                          </w:r>
                          <w:r w:rsidR="004F7690">
                            <w:rPr>
                              <w:rFonts w:ascii="Calibri"/>
                              <w:b/>
                              <w:noProof/>
                            </w:rP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53" type="#_x0000_t202" style="position:absolute;margin-left:484.15pt;margin-top:37.15pt;width:58pt;height:13.05pt;z-index:-66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" filled="f" stroked="f">
              <v:textbox inset="0,0,0,0">
                <w:txbxContent>
                  <w:p w:rsidR="00667694" w:rsidRDefault="00667694">
                    <w:pPr>
                      <w:spacing w:line="245" w:lineRule="exact"/>
                      <w:ind w:left="20"/>
                      <w:rPr>
                        <w:rFonts w:ascii="Calibri" w:eastAsia="Calibri" w:hAnsi="Calibri" w:cs="Calibri"/>
                      </w:rPr>
                    </w:pPr>
                    <w:r>
                      <w:rPr>
                        <w:rFonts w:ascii="Calibri"/>
                        <w:color w:val="808080"/>
                      </w:rPr>
                      <w:t>P</w:t>
                    </w:r>
                    <w:r>
                      <w:rPr>
                        <w:rFonts w:ascii="Calibri"/>
                        <w:color w:val="808080"/>
                        <w:spacing w:val="11"/>
                      </w:rPr>
                      <w:t xml:space="preserve"> </w:t>
                    </w:r>
                    <w:r>
                      <w:rPr>
                        <w:rFonts w:ascii="Calibri"/>
                        <w:color w:val="808080"/>
                      </w:rPr>
                      <w:t>a</w:t>
                    </w:r>
                    <w:r>
                      <w:rPr>
                        <w:rFonts w:ascii="Calibri"/>
                        <w:color w:val="808080"/>
                        <w:spacing w:val="10"/>
                      </w:rPr>
                      <w:t xml:space="preserve"> </w:t>
                    </w:r>
                    <w:r>
                      <w:rPr>
                        <w:rFonts w:ascii="Calibri"/>
                        <w:color w:val="808080"/>
                        <w:spacing w:val="9"/>
                      </w:rPr>
                      <w:t>g</w:t>
                    </w:r>
                    <w:r>
                      <w:rPr>
                        <w:rFonts w:ascii="Calibri"/>
                        <w:color w:val="808080"/>
                      </w:rPr>
                      <w:t xml:space="preserve"> </w:t>
                    </w:r>
                    <w:proofErr w:type="gramStart"/>
                    <w:r>
                      <w:rPr>
                        <w:rFonts w:ascii="Calibri"/>
                        <w:color w:val="808080"/>
                      </w:rPr>
                      <w:t xml:space="preserve">e </w:t>
                    </w:r>
                    <w:r>
                      <w:rPr>
                        <w:rFonts w:ascii="Calibri"/>
                        <w:color w:val="808080"/>
                        <w:spacing w:val="11"/>
                      </w:rPr>
                      <w:t xml:space="preserve"> </w:t>
                    </w:r>
                    <w:r>
                      <w:rPr>
                        <w:rFonts w:ascii="Calibri"/>
                      </w:rPr>
                      <w:t>|</w:t>
                    </w:r>
                    <w:proofErr w:type="gramEnd"/>
                    <w:r>
                      <w:rPr>
                        <w:rFonts w:ascii="Calibri"/>
                        <w:spacing w:val="-3"/>
                      </w:rPr>
                      <w:t xml:space="preserve"> </w:t>
                    </w:r>
                    <w:r>
                      <w:fldChar w:fldCharType="begin"/>
                    </w:r>
                    <w:r>
                      <w:rPr>
                        <w:rFonts w:ascii="Calibri"/>
                        <w:b/>
                      </w:rPr>
                      <w:instrText xml:space="preserve"> PAGE </w:instrText>
                    </w:r>
                    <w:r>
                      <w:fldChar w:fldCharType="separate"/>
                    </w:r>
                    <w:r w:rsidR="004F7690">
                      <w:rPr>
                        <w:rFonts w:ascii="Calibri"/>
                        <w:b/>
                        <w:noProof/>
                      </w:rPr>
                      <w:t>19</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BA890C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282ED2A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EFB8EB7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95BCC7C6"/>
    <w:lvl w:ilvl="0">
      <w:start w:val="1"/>
      <w:numFmt w:val="decimal"/>
      <w:pStyle w:val="ListNumber2"/>
      <w:lvlText w:val="%1."/>
      <w:lvlJc w:val="left"/>
      <w:pPr>
        <w:tabs>
          <w:tab w:val="num" w:pos="720"/>
        </w:tabs>
        <w:ind w:left="720" w:hanging="360"/>
      </w:pPr>
    </w:lvl>
  </w:abstractNum>
  <w:abstractNum w:abstractNumId="4">
    <w:nsid w:val="FFFFFF80"/>
    <w:multiLevelType w:val="singleLevel"/>
    <w:tmpl w:val="0568A39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9BF22824"/>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7C02D51C"/>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96301BCE"/>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A956DF5E"/>
    <w:lvl w:ilvl="0">
      <w:start w:val="1"/>
      <w:numFmt w:val="decimal"/>
      <w:pStyle w:val="ListNumber"/>
      <w:lvlText w:val="%1."/>
      <w:lvlJc w:val="left"/>
      <w:pPr>
        <w:tabs>
          <w:tab w:val="num" w:pos="360"/>
        </w:tabs>
        <w:ind w:left="360" w:hanging="360"/>
      </w:pPr>
    </w:lvl>
  </w:abstractNum>
  <w:abstractNum w:abstractNumId="9">
    <w:nsid w:val="FFFFFF89"/>
    <w:multiLevelType w:val="singleLevel"/>
    <w:tmpl w:val="7B88B41E"/>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6A64C4"/>
    <w:multiLevelType w:val="multilevel"/>
    <w:tmpl w:val="7EBC8894"/>
    <w:lvl w:ilvl="0">
      <w:start w:val="1"/>
      <w:numFmt w:val="bullet"/>
      <w:lvlText w:val=""/>
      <w:lvlJc w:val="left"/>
      <w:pPr>
        <w:ind w:left="720" w:hanging="360"/>
      </w:pPr>
      <w:rPr>
        <w:rFonts w:ascii="Symbol" w:hAnsi="Symbol" w:hint="default"/>
      </w:rPr>
    </w:lvl>
    <w:lvl w:ilvl="1">
      <w:start w:val="1"/>
      <w:numFmt w:val="bullet"/>
      <w:lvlText w:val="o"/>
      <w:lvlJc w:val="left"/>
      <w:pPr>
        <w:ind w:left="1224" w:hanging="504"/>
      </w:pPr>
      <w:rPr>
        <w:rFonts w:ascii="Courier New" w:hAnsi="Courier New" w:hint="default"/>
      </w:rPr>
    </w:lvl>
    <w:lvl w:ilvl="2">
      <w:start w:val="1"/>
      <w:numFmt w:val="bullet"/>
      <w:lvlText w:val=""/>
      <w:lvlJc w:val="left"/>
      <w:pPr>
        <w:ind w:left="1656" w:hanging="360"/>
      </w:pPr>
      <w:rPr>
        <w:rFonts w:ascii="Wingdings" w:hAnsi="Wingdings" w:hint="default"/>
      </w:rPr>
    </w:lvl>
    <w:lvl w:ilvl="3">
      <w:start w:val="1"/>
      <w:numFmt w:val="bullet"/>
      <w:lvlText w:val=""/>
      <w:lvlJc w:val="left"/>
      <w:pPr>
        <w:ind w:left="2520" w:hanging="720"/>
      </w:pPr>
      <w:rPr>
        <w:rFonts w:ascii="Symbol" w:hAnsi="Symbol" w:hint="default"/>
      </w:rPr>
    </w:lvl>
    <w:lvl w:ilvl="4">
      <w:start w:val="1"/>
      <w:numFmt w:val="bullet"/>
      <w:lvlText w:val="o"/>
      <w:lvlJc w:val="left"/>
      <w:pPr>
        <w:ind w:left="2952" w:hanging="648"/>
      </w:pPr>
      <w:rPr>
        <w:rFonts w:ascii="Courier New" w:hAnsi="Courier New" w:hint="default"/>
      </w:rPr>
    </w:lvl>
    <w:lvl w:ilvl="5">
      <w:start w:val="1"/>
      <w:numFmt w:val="bullet"/>
      <w:lvlText w:val=""/>
      <w:lvlJc w:val="left"/>
      <w:pPr>
        <w:ind w:left="3600" w:hanging="648"/>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nsid w:val="02E424CF"/>
    <w:multiLevelType w:val="hybridMultilevel"/>
    <w:tmpl w:val="8D9C4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32D0363"/>
    <w:multiLevelType w:val="hybridMultilevel"/>
    <w:tmpl w:val="137859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FD5A89"/>
    <w:multiLevelType w:val="hybridMultilevel"/>
    <w:tmpl w:val="1D48CF52"/>
    <w:lvl w:ilvl="0" w:tplc="3AC4E6FE">
      <w:start w:val="1"/>
      <w:numFmt w:val="bullet"/>
      <w:lvlText w:val=""/>
      <w:lvlJc w:val="left"/>
      <w:pPr>
        <w:tabs>
          <w:tab w:val="num" w:pos="720"/>
        </w:tabs>
        <w:ind w:left="720" w:hanging="360"/>
      </w:pPr>
      <w:rPr>
        <w:rFonts w:ascii="Wingdings" w:hAnsi="Wingdings" w:hint="default"/>
      </w:rPr>
    </w:lvl>
    <w:lvl w:ilvl="1" w:tplc="37B0CF8C">
      <w:numFmt w:val="bullet"/>
      <w:lvlText w:val="►"/>
      <w:lvlJc w:val="left"/>
      <w:pPr>
        <w:tabs>
          <w:tab w:val="num" w:pos="1440"/>
        </w:tabs>
        <w:ind w:left="1440" w:hanging="360"/>
      </w:pPr>
      <w:rPr>
        <w:rFonts w:ascii="Arial" w:hAnsi="Arial" w:hint="default"/>
      </w:rPr>
    </w:lvl>
    <w:lvl w:ilvl="2" w:tplc="E89C4D44">
      <w:numFmt w:val="none"/>
      <w:lvlText w:val=""/>
      <w:lvlJc w:val="left"/>
      <w:pPr>
        <w:tabs>
          <w:tab w:val="num" w:pos="360"/>
        </w:tabs>
      </w:pPr>
    </w:lvl>
    <w:lvl w:ilvl="3" w:tplc="8C203336">
      <w:numFmt w:val="bullet"/>
      <w:lvlText w:val=""/>
      <w:lvlJc w:val="left"/>
      <w:pPr>
        <w:tabs>
          <w:tab w:val="num" w:pos="2880"/>
        </w:tabs>
        <w:ind w:left="2880" w:hanging="360"/>
      </w:pPr>
      <w:rPr>
        <w:rFonts w:ascii="Wingdings 3" w:hAnsi="Wingdings 3" w:hint="default"/>
      </w:rPr>
    </w:lvl>
    <w:lvl w:ilvl="4" w:tplc="1756A616">
      <w:numFmt w:val="bullet"/>
      <w:lvlText w:val=""/>
      <w:lvlJc w:val="left"/>
      <w:pPr>
        <w:tabs>
          <w:tab w:val="num" w:pos="3600"/>
        </w:tabs>
        <w:ind w:left="3600" w:hanging="360"/>
      </w:pPr>
      <w:rPr>
        <w:rFonts w:ascii="Wingdings" w:hAnsi="Wingdings" w:hint="default"/>
      </w:rPr>
    </w:lvl>
    <w:lvl w:ilvl="5" w:tplc="3DEE4B24" w:tentative="1">
      <w:start w:val="1"/>
      <w:numFmt w:val="bullet"/>
      <w:lvlText w:val=""/>
      <w:lvlJc w:val="left"/>
      <w:pPr>
        <w:tabs>
          <w:tab w:val="num" w:pos="4320"/>
        </w:tabs>
        <w:ind w:left="4320" w:hanging="360"/>
      </w:pPr>
      <w:rPr>
        <w:rFonts w:ascii="Wingdings" w:hAnsi="Wingdings" w:hint="default"/>
      </w:rPr>
    </w:lvl>
    <w:lvl w:ilvl="6" w:tplc="09B49442" w:tentative="1">
      <w:start w:val="1"/>
      <w:numFmt w:val="bullet"/>
      <w:lvlText w:val=""/>
      <w:lvlJc w:val="left"/>
      <w:pPr>
        <w:tabs>
          <w:tab w:val="num" w:pos="5040"/>
        </w:tabs>
        <w:ind w:left="5040" w:hanging="360"/>
      </w:pPr>
      <w:rPr>
        <w:rFonts w:ascii="Wingdings" w:hAnsi="Wingdings" w:hint="default"/>
      </w:rPr>
    </w:lvl>
    <w:lvl w:ilvl="7" w:tplc="11622108" w:tentative="1">
      <w:start w:val="1"/>
      <w:numFmt w:val="bullet"/>
      <w:lvlText w:val=""/>
      <w:lvlJc w:val="left"/>
      <w:pPr>
        <w:tabs>
          <w:tab w:val="num" w:pos="5760"/>
        </w:tabs>
        <w:ind w:left="5760" w:hanging="360"/>
      </w:pPr>
      <w:rPr>
        <w:rFonts w:ascii="Wingdings" w:hAnsi="Wingdings" w:hint="default"/>
      </w:rPr>
    </w:lvl>
    <w:lvl w:ilvl="8" w:tplc="86F0167C" w:tentative="1">
      <w:start w:val="1"/>
      <w:numFmt w:val="bullet"/>
      <w:lvlText w:val=""/>
      <w:lvlJc w:val="left"/>
      <w:pPr>
        <w:tabs>
          <w:tab w:val="num" w:pos="6480"/>
        </w:tabs>
        <w:ind w:left="6480" w:hanging="360"/>
      </w:pPr>
      <w:rPr>
        <w:rFonts w:ascii="Wingdings" w:hAnsi="Wingdings" w:hint="default"/>
      </w:rPr>
    </w:lvl>
  </w:abstractNum>
  <w:abstractNum w:abstractNumId="14">
    <w:nsid w:val="197A1C98"/>
    <w:multiLevelType w:val="multilevel"/>
    <w:tmpl w:val="0409001D"/>
    <w:styleLink w:val="NEWLIST"/>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o"/>
      <w:lvlJc w:val="left"/>
      <w:pPr>
        <w:ind w:left="1080" w:hanging="360"/>
      </w:pPr>
      <w:rPr>
        <w:rFonts w:ascii="Courier New" w:hAnsi="Courier New"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Arial" w:hAnsi="Arial"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197D7ABF"/>
    <w:multiLevelType w:val="multilevel"/>
    <w:tmpl w:val="988A5D78"/>
    <w:lvl w:ilvl="0">
      <w:start w:val="1"/>
      <w:numFmt w:val="bullet"/>
      <w:lvlText w:val=""/>
      <w:lvlJc w:val="left"/>
      <w:pPr>
        <w:ind w:left="720" w:hanging="360"/>
      </w:pPr>
      <w:rPr>
        <w:rFonts w:ascii="Symbol" w:hAnsi="Symbol" w:hint="default"/>
      </w:rPr>
    </w:lvl>
    <w:lvl w:ilvl="1">
      <w:start w:val="1"/>
      <w:numFmt w:val="bullet"/>
      <w:lvlText w:val="o"/>
      <w:lvlJc w:val="left"/>
      <w:pPr>
        <w:ind w:left="1008" w:hanging="504"/>
      </w:pPr>
      <w:rPr>
        <w:rFonts w:ascii="Courier New" w:hAnsi="Courier New" w:hint="default"/>
      </w:rPr>
    </w:lvl>
    <w:lvl w:ilvl="2">
      <w:start w:val="1"/>
      <w:numFmt w:val="bullet"/>
      <w:lvlText w:val=""/>
      <w:lvlJc w:val="left"/>
      <w:pPr>
        <w:ind w:left="1440" w:hanging="504"/>
      </w:pPr>
      <w:rPr>
        <w:rFonts w:ascii="Wingdings" w:hAnsi="Wingdings" w:hint="default"/>
      </w:rPr>
    </w:lvl>
    <w:lvl w:ilvl="3">
      <w:start w:val="1"/>
      <w:numFmt w:val="bullet"/>
      <w:lvlText w:val=""/>
      <w:lvlJc w:val="left"/>
      <w:pPr>
        <w:ind w:left="2088" w:hanging="576"/>
      </w:pPr>
      <w:rPr>
        <w:rFonts w:ascii="Symbol" w:hAnsi="Symbol" w:hint="default"/>
      </w:rPr>
    </w:lvl>
    <w:lvl w:ilvl="4">
      <w:start w:val="1"/>
      <w:numFmt w:val="bullet"/>
      <w:lvlText w:val="o"/>
      <w:lvlJc w:val="left"/>
      <w:pPr>
        <w:ind w:left="2592" w:hanging="648"/>
      </w:pPr>
      <w:rPr>
        <w:rFonts w:ascii="Courier New" w:hAnsi="Courier New" w:hint="default"/>
      </w:rPr>
    </w:lvl>
    <w:lvl w:ilvl="5">
      <w:start w:val="1"/>
      <w:numFmt w:val="bullet"/>
      <w:lvlText w:val=""/>
      <w:lvlJc w:val="left"/>
      <w:pPr>
        <w:ind w:left="3096" w:hanging="504"/>
      </w:pPr>
      <w:rPr>
        <w:rFonts w:ascii="Wingdings" w:hAnsi="Wingdings" w:hint="default"/>
      </w:rPr>
    </w:lvl>
    <w:lvl w:ilvl="6">
      <w:start w:val="1"/>
      <w:numFmt w:val="bullet"/>
      <w:lvlText w:val=""/>
      <w:lvlJc w:val="left"/>
      <w:pPr>
        <w:ind w:left="3816" w:hanging="576"/>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19A8771A"/>
    <w:multiLevelType w:val="hybridMultilevel"/>
    <w:tmpl w:val="EB5E32A8"/>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7">
    <w:nsid w:val="1C5E6A43"/>
    <w:multiLevelType w:val="hybridMultilevel"/>
    <w:tmpl w:val="D7568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20DB381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23F17EDA"/>
    <w:multiLevelType w:val="hybridMultilevel"/>
    <w:tmpl w:val="9BD6C698"/>
    <w:lvl w:ilvl="0" w:tplc="3688666A">
      <w:start w:val="1"/>
      <w:numFmt w:val="bullet"/>
      <w:lvlText w:val=""/>
      <w:lvlJc w:val="left"/>
      <w:pPr>
        <w:ind w:left="99" w:hanging="360"/>
      </w:pPr>
      <w:rPr>
        <w:rFonts w:ascii="Symbol" w:eastAsia="Symbol" w:hAnsi="Symbol" w:hint="default"/>
        <w:w w:val="99"/>
        <w:sz w:val="20"/>
        <w:szCs w:val="20"/>
      </w:rPr>
    </w:lvl>
    <w:lvl w:ilvl="1" w:tplc="71D8E9A8">
      <w:start w:val="1"/>
      <w:numFmt w:val="bullet"/>
      <w:lvlText w:val="•"/>
      <w:lvlJc w:val="left"/>
      <w:pPr>
        <w:ind w:left="456" w:hanging="360"/>
      </w:pPr>
      <w:rPr>
        <w:rFonts w:hint="default"/>
      </w:rPr>
    </w:lvl>
    <w:lvl w:ilvl="2" w:tplc="57409468">
      <w:start w:val="1"/>
      <w:numFmt w:val="bullet"/>
      <w:lvlText w:val="•"/>
      <w:lvlJc w:val="left"/>
      <w:pPr>
        <w:ind w:left="813" w:hanging="360"/>
      </w:pPr>
      <w:rPr>
        <w:rFonts w:hint="default"/>
      </w:rPr>
    </w:lvl>
    <w:lvl w:ilvl="3" w:tplc="BD5ADE64">
      <w:start w:val="1"/>
      <w:numFmt w:val="bullet"/>
      <w:lvlText w:val="•"/>
      <w:lvlJc w:val="left"/>
      <w:pPr>
        <w:ind w:left="1170" w:hanging="360"/>
      </w:pPr>
      <w:rPr>
        <w:rFonts w:hint="default"/>
      </w:rPr>
    </w:lvl>
    <w:lvl w:ilvl="4" w:tplc="25B4E484">
      <w:start w:val="1"/>
      <w:numFmt w:val="bullet"/>
      <w:lvlText w:val="•"/>
      <w:lvlJc w:val="left"/>
      <w:pPr>
        <w:ind w:left="1527" w:hanging="360"/>
      </w:pPr>
      <w:rPr>
        <w:rFonts w:hint="default"/>
      </w:rPr>
    </w:lvl>
    <w:lvl w:ilvl="5" w:tplc="4FB432AA">
      <w:start w:val="1"/>
      <w:numFmt w:val="bullet"/>
      <w:lvlText w:val="•"/>
      <w:lvlJc w:val="left"/>
      <w:pPr>
        <w:ind w:left="1884" w:hanging="360"/>
      </w:pPr>
      <w:rPr>
        <w:rFonts w:hint="default"/>
      </w:rPr>
    </w:lvl>
    <w:lvl w:ilvl="6" w:tplc="139209B4">
      <w:start w:val="1"/>
      <w:numFmt w:val="bullet"/>
      <w:lvlText w:val="•"/>
      <w:lvlJc w:val="left"/>
      <w:pPr>
        <w:ind w:left="2241" w:hanging="360"/>
      </w:pPr>
      <w:rPr>
        <w:rFonts w:hint="default"/>
      </w:rPr>
    </w:lvl>
    <w:lvl w:ilvl="7" w:tplc="785A8864">
      <w:start w:val="1"/>
      <w:numFmt w:val="bullet"/>
      <w:lvlText w:val="•"/>
      <w:lvlJc w:val="left"/>
      <w:pPr>
        <w:ind w:left="2598" w:hanging="360"/>
      </w:pPr>
      <w:rPr>
        <w:rFonts w:hint="default"/>
      </w:rPr>
    </w:lvl>
    <w:lvl w:ilvl="8" w:tplc="E41CBF52">
      <w:start w:val="1"/>
      <w:numFmt w:val="bullet"/>
      <w:lvlText w:val="•"/>
      <w:lvlJc w:val="left"/>
      <w:pPr>
        <w:ind w:left="2955" w:hanging="360"/>
      </w:pPr>
      <w:rPr>
        <w:rFonts w:hint="default"/>
      </w:rPr>
    </w:lvl>
  </w:abstractNum>
  <w:abstractNum w:abstractNumId="20">
    <w:nsid w:val="2BD964A6"/>
    <w:multiLevelType w:val="hybridMultilevel"/>
    <w:tmpl w:val="225C9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3433C75"/>
    <w:multiLevelType w:val="multilevel"/>
    <w:tmpl w:val="137859B0"/>
    <w:numStyleLink w:val="NEWList0"/>
  </w:abstractNum>
  <w:abstractNum w:abstractNumId="22">
    <w:nsid w:val="37EE6995"/>
    <w:multiLevelType w:val="multilevel"/>
    <w:tmpl w:val="137859B0"/>
    <w:styleLink w:val="NEWList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nsid w:val="392866D5"/>
    <w:multiLevelType w:val="hybridMultilevel"/>
    <w:tmpl w:val="AD147C9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D6875AB"/>
    <w:multiLevelType w:val="multilevel"/>
    <w:tmpl w:val="FFAE6A7A"/>
    <w:lvl w:ilvl="0">
      <w:start w:val="1"/>
      <w:numFmt w:val="bullet"/>
      <w:lvlText w:val=""/>
      <w:lvlJc w:val="left"/>
      <w:pPr>
        <w:tabs>
          <w:tab w:val="num" w:pos="720"/>
        </w:tabs>
        <w:ind w:left="360" w:firstLine="0"/>
      </w:pPr>
      <w:rPr>
        <w:rFonts w:ascii="Wingdings" w:hAnsi="Wingdings" w:hint="default"/>
      </w:rPr>
    </w:lvl>
    <w:lvl w:ilvl="1">
      <w:numFmt w:val="bullet"/>
      <w:lvlText w:val=""/>
      <w:lvlJc w:val="left"/>
      <w:pPr>
        <w:tabs>
          <w:tab w:val="num" w:pos="1440"/>
        </w:tabs>
        <w:ind w:left="1440" w:hanging="720"/>
      </w:pPr>
      <w:rPr>
        <w:rFonts w:ascii="Symbol" w:hAnsi="Symbol" w:hint="default"/>
        <w:color w:val="auto"/>
      </w:rPr>
    </w:lvl>
    <w:lvl w:ilvl="2">
      <w:numFmt w:val="none"/>
      <w:lvlText w:val=""/>
      <w:lvlJc w:val="left"/>
      <w:pPr>
        <w:tabs>
          <w:tab w:val="num" w:pos="360"/>
        </w:tabs>
      </w:pPr>
    </w:lvl>
    <w:lvl w:ilvl="3">
      <w:numFmt w:val="bullet"/>
      <w:lvlText w:val=""/>
      <w:lvlJc w:val="left"/>
      <w:pPr>
        <w:tabs>
          <w:tab w:val="num" w:pos="2880"/>
        </w:tabs>
        <w:ind w:left="2880" w:hanging="1440"/>
      </w:pPr>
      <w:rPr>
        <w:rFonts w:ascii="Wingdings 3" w:hAnsi="Wingdings 3" w:hint="default"/>
      </w:rPr>
    </w:lvl>
    <w:lvl w:ilvl="4">
      <w:numFmt w:val="bullet"/>
      <w:lvlText w:val=""/>
      <w:lvlJc w:val="left"/>
      <w:pPr>
        <w:tabs>
          <w:tab w:val="num" w:pos="3600"/>
        </w:tabs>
        <w:ind w:left="3600" w:hanging="1872"/>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nsid w:val="3FC06CF1"/>
    <w:multiLevelType w:val="multilevel"/>
    <w:tmpl w:val="73341498"/>
    <w:lvl w:ilvl="0">
      <w:start w:val="1"/>
      <w:numFmt w:val="bullet"/>
      <w:lvlText w:val=""/>
      <w:lvlJc w:val="left"/>
      <w:pPr>
        <w:ind w:left="498" w:hanging="361"/>
      </w:pPr>
      <w:rPr>
        <w:rFonts w:ascii="Symbol" w:eastAsia="Symbol" w:hAnsi="Symbol" w:hint="default"/>
        <w:sz w:val="22"/>
        <w:szCs w:val="22"/>
      </w:rPr>
    </w:lvl>
    <w:lvl w:ilvl="1">
      <w:start w:val="1"/>
      <w:numFmt w:val="decimal"/>
      <w:lvlText w:val="%2."/>
      <w:lvlJc w:val="left"/>
      <w:pPr>
        <w:ind w:left="119" w:hanging="233"/>
        <w:jc w:val="right"/>
      </w:pPr>
      <w:rPr>
        <w:rFonts w:ascii="Arial" w:eastAsia="Arial" w:hAnsi="Arial" w:hint="default"/>
        <w:sz w:val="21"/>
        <w:szCs w:val="21"/>
      </w:rPr>
    </w:lvl>
    <w:lvl w:ilvl="2">
      <w:start w:val="1"/>
      <w:numFmt w:val="decimal"/>
      <w:lvlText w:val="%2.%3."/>
      <w:lvlJc w:val="left"/>
      <w:pPr>
        <w:ind w:left="119" w:hanging="420"/>
      </w:pPr>
      <w:rPr>
        <w:rFonts w:ascii="Arial" w:eastAsia="Arial" w:hAnsi="Arial" w:hint="default"/>
        <w:sz w:val="21"/>
        <w:szCs w:val="21"/>
      </w:rPr>
    </w:lvl>
    <w:lvl w:ilvl="3">
      <w:start w:val="1"/>
      <w:numFmt w:val="bullet"/>
      <w:lvlText w:val="•"/>
      <w:lvlJc w:val="left"/>
      <w:pPr>
        <w:ind w:left="5912" w:hanging="420"/>
      </w:pPr>
      <w:rPr>
        <w:rFonts w:hint="default"/>
      </w:rPr>
    </w:lvl>
    <w:lvl w:ilvl="4">
      <w:start w:val="1"/>
      <w:numFmt w:val="bullet"/>
      <w:lvlText w:val="•"/>
      <w:lvlJc w:val="left"/>
      <w:pPr>
        <w:ind w:left="7891" w:hanging="420"/>
      </w:pPr>
      <w:rPr>
        <w:rFonts w:hint="default"/>
      </w:rPr>
    </w:lvl>
    <w:lvl w:ilvl="5">
      <w:start w:val="1"/>
      <w:numFmt w:val="bullet"/>
      <w:lvlText w:val="•"/>
      <w:lvlJc w:val="left"/>
      <w:pPr>
        <w:ind w:left="8183" w:hanging="420"/>
      </w:pPr>
      <w:rPr>
        <w:rFonts w:hint="default"/>
      </w:rPr>
    </w:lvl>
    <w:lvl w:ilvl="6">
      <w:start w:val="1"/>
      <w:numFmt w:val="bullet"/>
      <w:lvlText w:val="•"/>
      <w:lvlJc w:val="left"/>
      <w:pPr>
        <w:ind w:left="8474" w:hanging="420"/>
      </w:pPr>
      <w:rPr>
        <w:rFonts w:hint="default"/>
      </w:rPr>
    </w:lvl>
    <w:lvl w:ilvl="7">
      <w:start w:val="1"/>
      <w:numFmt w:val="bullet"/>
      <w:lvlText w:val="•"/>
      <w:lvlJc w:val="left"/>
      <w:pPr>
        <w:ind w:left="8765" w:hanging="420"/>
      </w:pPr>
      <w:rPr>
        <w:rFonts w:hint="default"/>
      </w:rPr>
    </w:lvl>
    <w:lvl w:ilvl="8">
      <w:start w:val="1"/>
      <w:numFmt w:val="bullet"/>
      <w:lvlText w:val="•"/>
      <w:lvlJc w:val="left"/>
      <w:pPr>
        <w:ind w:left="9057" w:hanging="420"/>
      </w:pPr>
      <w:rPr>
        <w:rFonts w:hint="default"/>
      </w:rPr>
    </w:lvl>
  </w:abstractNum>
  <w:abstractNum w:abstractNumId="26">
    <w:nsid w:val="43960320"/>
    <w:multiLevelType w:val="hybridMultilevel"/>
    <w:tmpl w:val="0472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6B01A4A"/>
    <w:multiLevelType w:val="hybridMultilevel"/>
    <w:tmpl w:val="81E22C56"/>
    <w:lvl w:ilvl="0" w:tplc="5BA42350">
      <w:start w:val="1"/>
      <w:numFmt w:val="bullet"/>
      <w:lvlText w:val="–"/>
      <w:lvlJc w:val="left"/>
      <w:pPr>
        <w:tabs>
          <w:tab w:val="num" w:pos="720"/>
        </w:tabs>
        <w:ind w:left="720" w:hanging="360"/>
      </w:pPr>
      <w:rPr>
        <w:rFonts w:ascii="Arial" w:hAnsi="Arial" w:hint="default"/>
      </w:rPr>
    </w:lvl>
    <w:lvl w:ilvl="1" w:tplc="3AF2E158">
      <w:start w:val="1"/>
      <w:numFmt w:val="bullet"/>
      <w:lvlText w:val="–"/>
      <w:lvlJc w:val="left"/>
      <w:pPr>
        <w:tabs>
          <w:tab w:val="num" w:pos="1440"/>
        </w:tabs>
        <w:ind w:left="1440" w:hanging="360"/>
      </w:pPr>
      <w:rPr>
        <w:rFonts w:ascii="Arial" w:hAnsi="Arial" w:hint="default"/>
      </w:rPr>
    </w:lvl>
    <w:lvl w:ilvl="2" w:tplc="85044DB6">
      <w:numFmt w:val="bullet"/>
      <w:lvlText w:val="•"/>
      <w:lvlJc w:val="left"/>
      <w:pPr>
        <w:tabs>
          <w:tab w:val="num" w:pos="2160"/>
        </w:tabs>
        <w:ind w:left="2160" w:hanging="360"/>
      </w:pPr>
      <w:rPr>
        <w:rFonts w:ascii="Arial" w:hAnsi="Arial" w:hint="default"/>
      </w:rPr>
    </w:lvl>
    <w:lvl w:ilvl="3" w:tplc="BBBED974" w:tentative="1">
      <w:start w:val="1"/>
      <w:numFmt w:val="bullet"/>
      <w:lvlText w:val="–"/>
      <w:lvlJc w:val="left"/>
      <w:pPr>
        <w:tabs>
          <w:tab w:val="num" w:pos="2880"/>
        </w:tabs>
        <w:ind w:left="2880" w:hanging="360"/>
      </w:pPr>
      <w:rPr>
        <w:rFonts w:ascii="Arial" w:hAnsi="Arial" w:hint="default"/>
      </w:rPr>
    </w:lvl>
    <w:lvl w:ilvl="4" w:tplc="D44E2A92" w:tentative="1">
      <w:start w:val="1"/>
      <w:numFmt w:val="bullet"/>
      <w:lvlText w:val="–"/>
      <w:lvlJc w:val="left"/>
      <w:pPr>
        <w:tabs>
          <w:tab w:val="num" w:pos="3600"/>
        </w:tabs>
        <w:ind w:left="3600" w:hanging="360"/>
      </w:pPr>
      <w:rPr>
        <w:rFonts w:ascii="Arial" w:hAnsi="Arial" w:hint="default"/>
      </w:rPr>
    </w:lvl>
    <w:lvl w:ilvl="5" w:tplc="69A0A580" w:tentative="1">
      <w:start w:val="1"/>
      <w:numFmt w:val="bullet"/>
      <w:lvlText w:val="–"/>
      <w:lvlJc w:val="left"/>
      <w:pPr>
        <w:tabs>
          <w:tab w:val="num" w:pos="4320"/>
        </w:tabs>
        <w:ind w:left="4320" w:hanging="360"/>
      </w:pPr>
      <w:rPr>
        <w:rFonts w:ascii="Arial" w:hAnsi="Arial" w:hint="default"/>
      </w:rPr>
    </w:lvl>
    <w:lvl w:ilvl="6" w:tplc="A8987042" w:tentative="1">
      <w:start w:val="1"/>
      <w:numFmt w:val="bullet"/>
      <w:lvlText w:val="–"/>
      <w:lvlJc w:val="left"/>
      <w:pPr>
        <w:tabs>
          <w:tab w:val="num" w:pos="5040"/>
        </w:tabs>
        <w:ind w:left="5040" w:hanging="360"/>
      </w:pPr>
      <w:rPr>
        <w:rFonts w:ascii="Arial" w:hAnsi="Arial" w:hint="default"/>
      </w:rPr>
    </w:lvl>
    <w:lvl w:ilvl="7" w:tplc="0A0E2AB4" w:tentative="1">
      <w:start w:val="1"/>
      <w:numFmt w:val="bullet"/>
      <w:lvlText w:val="–"/>
      <w:lvlJc w:val="left"/>
      <w:pPr>
        <w:tabs>
          <w:tab w:val="num" w:pos="5760"/>
        </w:tabs>
        <w:ind w:left="5760" w:hanging="360"/>
      </w:pPr>
      <w:rPr>
        <w:rFonts w:ascii="Arial" w:hAnsi="Arial" w:hint="default"/>
      </w:rPr>
    </w:lvl>
    <w:lvl w:ilvl="8" w:tplc="AC6E8EAE" w:tentative="1">
      <w:start w:val="1"/>
      <w:numFmt w:val="bullet"/>
      <w:lvlText w:val="–"/>
      <w:lvlJc w:val="left"/>
      <w:pPr>
        <w:tabs>
          <w:tab w:val="num" w:pos="6480"/>
        </w:tabs>
        <w:ind w:left="6480" w:hanging="360"/>
      </w:pPr>
      <w:rPr>
        <w:rFonts w:ascii="Arial" w:hAnsi="Arial" w:hint="default"/>
      </w:rPr>
    </w:lvl>
  </w:abstractNum>
  <w:abstractNum w:abstractNumId="28">
    <w:nsid w:val="47FB21A2"/>
    <w:multiLevelType w:val="multilevel"/>
    <w:tmpl w:val="137859B0"/>
    <w:numStyleLink w:val="NEWList0"/>
  </w:abstractNum>
  <w:abstractNum w:abstractNumId="29">
    <w:nsid w:val="490761ED"/>
    <w:multiLevelType w:val="hybridMultilevel"/>
    <w:tmpl w:val="28EA1740"/>
    <w:lvl w:ilvl="0" w:tplc="633A3076">
      <w:start w:val="1"/>
      <w:numFmt w:val="bullet"/>
      <w:lvlText w:val=""/>
      <w:lvlJc w:val="left"/>
      <w:pPr>
        <w:ind w:left="459" w:hanging="361"/>
      </w:pPr>
      <w:rPr>
        <w:rFonts w:ascii="Symbol" w:eastAsia="Symbol" w:hAnsi="Symbol" w:hint="default"/>
        <w:sz w:val="22"/>
        <w:szCs w:val="22"/>
      </w:rPr>
    </w:lvl>
    <w:lvl w:ilvl="1" w:tplc="747EA4F8">
      <w:start w:val="1"/>
      <w:numFmt w:val="bullet"/>
      <w:lvlText w:val="•"/>
      <w:lvlJc w:val="left"/>
      <w:pPr>
        <w:ind w:left="819" w:hanging="361"/>
      </w:pPr>
      <w:rPr>
        <w:rFonts w:hint="default"/>
      </w:rPr>
    </w:lvl>
    <w:lvl w:ilvl="2" w:tplc="5C56E98A">
      <w:start w:val="1"/>
      <w:numFmt w:val="bullet"/>
      <w:lvlText w:val="•"/>
      <w:lvlJc w:val="left"/>
      <w:pPr>
        <w:ind w:left="1178" w:hanging="361"/>
      </w:pPr>
      <w:rPr>
        <w:rFonts w:hint="default"/>
      </w:rPr>
    </w:lvl>
    <w:lvl w:ilvl="3" w:tplc="DCF2E98E">
      <w:start w:val="1"/>
      <w:numFmt w:val="bullet"/>
      <w:lvlText w:val="•"/>
      <w:lvlJc w:val="left"/>
      <w:pPr>
        <w:ind w:left="1537" w:hanging="361"/>
      </w:pPr>
      <w:rPr>
        <w:rFonts w:hint="default"/>
      </w:rPr>
    </w:lvl>
    <w:lvl w:ilvl="4" w:tplc="9E86E9DE">
      <w:start w:val="1"/>
      <w:numFmt w:val="bullet"/>
      <w:lvlText w:val="•"/>
      <w:lvlJc w:val="left"/>
      <w:pPr>
        <w:ind w:left="1896" w:hanging="361"/>
      </w:pPr>
      <w:rPr>
        <w:rFonts w:hint="default"/>
      </w:rPr>
    </w:lvl>
    <w:lvl w:ilvl="5" w:tplc="98BC10CE">
      <w:start w:val="1"/>
      <w:numFmt w:val="bullet"/>
      <w:lvlText w:val="•"/>
      <w:lvlJc w:val="left"/>
      <w:pPr>
        <w:ind w:left="2255" w:hanging="361"/>
      </w:pPr>
      <w:rPr>
        <w:rFonts w:hint="default"/>
      </w:rPr>
    </w:lvl>
    <w:lvl w:ilvl="6" w:tplc="FCD07EB4">
      <w:start w:val="1"/>
      <w:numFmt w:val="bullet"/>
      <w:lvlText w:val="•"/>
      <w:lvlJc w:val="left"/>
      <w:pPr>
        <w:ind w:left="2614" w:hanging="361"/>
      </w:pPr>
      <w:rPr>
        <w:rFonts w:hint="default"/>
      </w:rPr>
    </w:lvl>
    <w:lvl w:ilvl="7" w:tplc="5BC88754">
      <w:start w:val="1"/>
      <w:numFmt w:val="bullet"/>
      <w:lvlText w:val="•"/>
      <w:lvlJc w:val="left"/>
      <w:pPr>
        <w:ind w:left="2974" w:hanging="361"/>
      </w:pPr>
      <w:rPr>
        <w:rFonts w:hint="default"/>
      </w:rPr>
    </w:lvl>
    <w:lvl w:ilvl="8" w:tplc="113ED37C">
      <w:start w:val="1"/>
      <w:numFmt w:val="bullet"/>
      <w:lvlText w:val="•"/>
      <w:lvlJc w:val="left"/>
      <w:pPr>
        <w:ind w:left="3333" w:hanging="361"/>
      </w:pPr>
      <w:rPr>
        <w:rFonts w:hint="default"/>
      </w:rPr>
    </w:lvl>
  </w:abstractNum>
  <w:abstractNum w:abstractNumId="30">
    <w:nsid w:val="4D0E5C2B"/>
    <w:multiLevelType w:val="hybridMultilevel"/>
    <w:tmpl w:val="6E74E984"/>
    <w:lvl w:ilvl="0" w:tplc="ED822AF6">
      <w:start w:val="1"/>
      <w:numFmt w:val="decimal"/>
      <w:lvlText w:val="%1."/>
      <w:lvlJc w:val="left"/>
      <w:pPr>
        <w:ind w:left="859" w:hanging="360"/>
      </w:pPr>
      <w:rPr>
        <w:rFonts w:ascii="Arial" w:eastAsia="Arial" w:hAnsi="Arial" w:hint="default"/>
        <w:spacing w:val="-1"/>
        <w:sz w:val="22"/>
        <w:szCs w:val="22"/>
      </w:rPr>
    </w:lvl>
    <w:lvl w:ilvl="1" w:tplc="9EA6BFFA">
      <w:start w:val="1"/>
      <w:numFmt w:val="bullet"/>
      <w:lvlText w:val="•"/>
      <w:lvlJc w:val="left"/>
      <w:pPr>
        <w:ind w:left="1737" w:hanging="360"/>
      </w:pPr>
      <w:rPr>
        <w:rFonts w:hint="default"/>
      </w:rPr>
    </w:lvl>
    <w:lvl w:ilvl="2" w:tplc="586461FA">
      <w:start w:val="1"/>
      <w:numFmt w:val="bullet"/>
      <w:lvlText w:val="•"/>
      <w:lvlJc w:val="left"/>
      <w:pPr>
        <w:ind w:left="2615" w:hanging="360"/>
      </w:pPr>
      <w:rPr>
        <w:rFonts w:hint="default"/>
      </w:rPr>
    </w:lvl>
    <w:lvl w:ilvl="3" w:tplc="38FECEE2">
      <w:start w:val="1"/>
      <w:numFmt w:val="bullet"/>
      <w:lvlText w:val="•"/>
      <w:lvlJc w:val="left"/>
      <w:pPr>
        <w:ind w:left="3493" w:hanging="360"/>
      </w:pPr>
      <w:rPr>
        <w:rFonts w:hint="default"/>
      </w:rPr>
    </w:lvl>
    <w:lvl w:ilvl="4" w:tplc="5B3448D4">
      <w:start w:val="1"/>
      <w:numFmt w:val="bullet"/>
      <w:lvlText w:val="•"/>
      <w:lvlJc w:val="left"/>
      <w:pPr>
        <w:ind w:left="4371" w:hanging="360"/>
      </w:pPr>
      <w:rPr>
        <w:rFonts w:hint="default"/>
      </w:rPr>
    </w:lvl>
    <w:lvl w:ilvl="5" w:tplc="72BE7F34">
      <w:start w:val="1"/>
      <w:numFmt w:val="bullet"/>
      <w:lvlText w:val="•"/>
      <w:lvlJc w:val="left"/>
      <w:pPr>
        <w:ind w:left="5249" w:hanging="360"/>
      </w:pPr>
      <w:rPr>
        <w:rFonts w:hint="default"/>
      </w:rPr>
    </w:lvl>
    <w:lvl w:ilvl="6" w:tplc="81C24DC2">
      <w:start w:val="1"/>
      <w:numFmt w:val="bullet"/>
      <w:lvlText w:val="•"/>
      <w:lvlJc w:val="left"/>
      <w:pPr>
        <w:ind w:left="6127" w:hanging="360"/>
      </w:pPr>
      <w:rPr>
        <w:rFonts w:hint="default"/>
      </w:rPr>
    </w:lvl>
    <w:lvl w:ilvl="7" w:tplc="599AE45A">
      <w:start w:val="1"/>
      <w:numFmt w:val="bullet"/>
      <w:lvlText w:val="•"/>
      <w:lvlJc w:val="left"/>
      <w:pPr>
        <w:ind w:left="7005" w:hanging="360"/>
      </w:pPr>
      <w:rPr>
        <w:rFonts w:hint="default"/>
      </w:rPr>
    </w:lvl>
    <w:lvl w:ilvl="8" w:tplc="EFC0344C">
      <w:start w:val="1"/>
      <w:numFmt w:val="bullet"/>
      <w:lvlText w:val="•"/>
      <w:lvlJc w:val="left"/>
      <w:pPr>
        <w:ind w:left="7883" w:hanging="360"/>
      </w:pPr>
      <w:rPr>
        <w:rFonts w:hint="default"/>
      </w:rPr>
    </w:lvl>
  </w:abstractNum>
  <w:abstractNum w:abstractNumId="31">
    <w:nsid w:val="509B0DFB"/>
    <w:multiLevelType w:val="hybridMultilevel"/>
    <w:tmpl w:val="33302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DEC6E84"/>
    <w:multiLevelType w:val="hybridMultilevel"/>
    <w:tmpl w:val="12A46262"/>
    <w:lvl w:ilvl="0" w:tplc="B51EB64A">
      <w:start w:val="10"/>
      <w:numFmt w:val="decimal"/>
      <w:lvlText w:val="%1."/>
      <w:lvlJc w:val="left"/>
      <w:pPr>
        <w:ind w:left="469" w:hanging="351"/>
      </w:pPr>
      <w:rPr>
        <w:rFonts w:ascii="Arial" w:eastAsia="Arial" w:hAnsi="Arial" w:hint="default"/>
        <w:sz w:val="21"/>
        <w:szCs w:val="21"/>
      </w:rPr>
    </w:lvl>
    <w:lvl w:ilvl="1" w:tplc="B0EA9CB2">
      <w:start w:val="1"/>
      <w:numFmt w:val="bullet"/>
      <w:lvlText w:val=""/>
      <w:lvlJc w:val="left"/>
      <w:pPr>
        <w:ind w:left="119" w:hanging="413"/>
      </w:pPr>
      <w:rPr>
        <w:rFonts w:ascii="Symbol" w:eastAsia="Symbol" w:hAnsi="Symbol" w:hint="default"/>
        <w:sz w:val="21"/>
        <w:szCs w:val="21"/>
      </w:rPr>
    </w:lvl>
    <w:lvl w:ilvl="2" w:tplc="E0BC0794">
      <w:start w:val="1"/>
      <w:numFmt w:val="bullet"/>
      <w:lvlText w:val="o"/>
      <w:lvlJc w:val="left"/>
      <w:pPr>
        <w:ind w:left="2068" w:hanging="269"/>
      </w:pPr>
      <w:rPr>
        <w:rFonts w:ascii="Courier New" w:eastAsia="Courier New" w:hAnsi="Courier New" w:hint="default"/>
        <w:sz w:val="21"/>
        <w:szCs w:val="21"/>
      </w:rPr>
    </w:lvl>
    <w:lvl w:ilvl="3" w:tplc="2B606332">
      <w:start w:val="1"/>
      <w:numFmt w:val="bullet"/>
      <w:lvlText w:val="•"/>
      <w:lvlJc w:val="left"/>
      <w:pPr>
        <w:ind w:left="3054" w:hanging="269"/>
      </w:pPr>
      <w:rPr>
        <w:rFonts w:hint="default"/>
      </w:rPr>
    </w:lvl>
    <w:lvl w:ilvl="4" w:tplc="0F86D2FA">
      <w:start w:val="1"/>
      <w:numFmt w:val="bullet"/>
      <w:lvlText w:val="•"/>
      <w:lvlJc w:val="left"/>
      <w:pPr>
        <w:ind w:left="4041" w:hanging="269"/>
      </w:pPr>
      <w:rPr>
        <w:rFonts w:hint="default"/>
      </w:rPr>
    </w:lvl>
    <w:lvl w:ilvl="5" w:tplc="786C462A">
      <w:start w:val="1"/>
      <w:numFmt w:val="bullet"/>
      <w:lvlText w:val="•"/>
      <w:lvlJc w:val="left"/>
      <w:pPr>
        <w:ind w:left="5027" w:hanging="269"/>
      </w:pPr>
      <w:rPr>
        <w:rFonts w:hint="default"/>
      </w:rPr>
    </w:lvl>
    <w:lvl w:ilvl="6" w:tplc="32928DAA">
      <w:start w:val="1"/>
      <w:numFmt w:val="bullet"/>
      <w:lvlText w:val="•"/>
      <w:lvlJc w:val="left"/>
      <w:pPr>
        <w:ind w:left="6014" w:hanging="269"/>
      </w:pPr>
      <w:rPr>
        <w:rFonts w:hint="default"/>
      </w:rPr>
    </w:lvl>
    <w:lvl w:ilvl="7" w:tplc="2E3034DE">
      <w:start w:val="1"/>
      <w:numFmt w:val="bullet"/>
      <w:lvlText w:val="•"/>
      <w:lvlJc w:val="left"/>
      <w:pPr>
        <w:ind w:left="7000" w:hanging="269"/>
      </w:pPr>
      <w:rPr>
        <w:rFonts w:hint="default"/>
      </w:rPr>
    </w:lvl>
    <w:lvl w:ilvl="8" w:tplc="B3901EBC">
      <w:start w:val="1"/>
      <w:numFmt w:val="bullet"/>
      <w:lvlText w:val="•"/>
      <w:lvlJc w:val="left"/>
      <w:pPr>
        <w:ind w:left="7987" w:hanging="269"/>
      </w:pPr>
      <w:rPr>
        <w:rFonts w:hint="default"/>
      </w:rPr>
    </w:lvl>
  </w:abstractNum>
  <w:abstractNum w:abstractNumId="33">
    <w:nsid w:val="626056AF"/>
    <w:multiLevelType w:val="hybridMultilevel"/>
    <w:tmpl w:val="8234826A"/>
    <w:lvl w:ilvl="0" w:tplc="04090001">
      <w:start w:val="1"/>
      <w:numFmt w:val="bullet"/>
      <w:lvlText w:val=""/>
      <w:lvlJc w:val="left"/>
      <w:pPr>
        <w:ind w:left="939" w:hanging="360"/>
      </w:pPr>
      <w:rPr>
        <w:rFonts w:ascii="Symbol" w:hAnsi="Symbol" w:hint="default"/>
      </w:rPr>
    </w:lvl>
    <w:lvl w:ilvl="1" w:tplc="04090003">
      <w:start w:val="1"/>
      <w:numFmt w:val="bullet"/>
      <w:lvlText w:val="o"/>
      <w:lvlJc w:val="left"/>
      <w:pPr>
        <w:ind w:left="1659" w:hanging="360"/>
      </w:pPr>
      <w:rPr>
        <w:rFonts w:ascii="Courier New" w:hAnsi="Courier New" w:cs="Courier New" w:hint="default"/>
      </w:rPr>
    </w:lvl>
    <w:lvl w:ilvl="2" w:tplc="04090005">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34">
    <w:nsid w:val="63502F25"/>
    <w:multiLevelType w:val="hybridMultilevel"/>
    <w:tmpl w:val="95EAC184"/>
    <w:lvl w:ilvl="0" w:tplc="588A3778">
      <w:start w:val="1"/>
      <w:numFmt w:val="bullet"/>
      <w:lvlText w:val=""/>
      <w:lvlJc w:val="left"/>
      <w:pPr>
        <w:ind w:left="99" w:hanging="360"/>
      </w:pPr>
      <w:rPr>
        <w:rFonts w:ascii="Symbol" w:eastAsia="Symbol" w:hAnsi="Symbol" w:hint="default"/>
        <w:w w:val="99"/>
        <w:sz w:val="20"/>
        <w:szCs w:val="20"/>
      </w:rPr>
    </w:lvl>
    <w:lvl w:ilvl="1" w:tplc="6E1475AE">
      <w:start w:val="1"/>
      <w:numFmt w:val="bullet"/>
      <w:lvlText w:val="•"/>
      <w:lvlJc w:val="left"/>
      <w:pPr>
        <w:ind w:left="456" w:hanging="360"/>
      </w:pPr>
      <w:rPr>
        <w:rFonts w:hint="default"/>
      </w:rPr>
    </w:lvl>
    <w:lvl w:ilvl="2" w:tplc="00E23816">
      <w:start w:val="1"/>
      <w:numFmt w:val="bullet"/>
      <w:lvlText w:val="•"/>
      <w:lvlJc w:val="left"/>
      <w:pPr>
        <w:ind w:left="813" w:hanging="360"/>
      </w:pPr>
      <w:rPr>
        <w:rFonts w:hint="default"/>
      </w:rPr>
    </w:lvl>
    <w:lvl w:ilvl="3" w:tplc="2EBC4F0A">
      <w:start w:val="1"/>
      <w:numFmt w:val="bullet"/>
      <w:lvlText w:val="•"/>
      <w:lvlJc w:val="left"/>
      <w:pPr>
        <w:ind w:left="1170" w:hanging="360"/>
      </w:pPr>
      <w:rPr>
        <w:rFonts w:hint="default"/>
      </w:rPr>
    </w:lvl>
    <w:lvl w:ilvl="4" w:tplc="BEAC7FB2">
      <w:start w:val="1"/>
      <w:numFmt w:val="bullet"/>
      <w:lvlText w:val="•"/>
      <w:lvlJc w:val="left"/>
      <w:pPr>
        <w:ind w:left="1527" w:hanging="360"/>
      </w:pPr>
      <w:rPr>
        <w:rFonts w:hint="default"/>
      </w:rPr>
    </w:lvl>
    <w:lvl w:ilvl="5" w:tplc="422C1316">
      <w:start w:val="1"/>
      <w:numFmt w:val="bullet"/>
      <w:lvlText w:val="•"/>
      <w:lvlJc w:val="left"/>
      <w:pPr>
        <w:ind w:left="1884" w:hanging="360"/>
      </w:pPr>
      <w:rPr>
        <w:rFonts w:hint="default"/>
      </w:rPr>
    </w:lvl>
    <w:lvl w:ilvl="6" w:tplc="74FAFA60">
      <w:start w:val="1"/>
      <w:numFmt w:val="bullet"/>
      <w:lvlText w:val="•"/>
      <w:lvlJc w:val="left"/>
      <w:pPr>
        <w:ind w:left="2241" w:hanging="360"/>
      </w:pPr>
      <w:rPr>
        <w:rFonts w:hint="default"/>
      </w:rPr>
    </w:lvl>
    <w:lvl w:ilvl="7" w:tplc="F6501EE0">
      <w:start w:val="1"/>
      <w:numFmt w:val="bullet"/>
      <w:lvlText w:val="•"/>
      <w:lvlJc w:val="left"/>
      <w:pPr>
        <w:ind w:left="2598" w:hanging="360"/>
      </w:pPr>
      <w:rPr>
        <w:rFonts w:hint="default"/>
      </w:rPr>
    </w:lvl>
    <w:lvl w:ilvl="8" w:tplc="CE02A98C">
      <w:start w:val="1"/>
      <w:numFmt w:val="bullet"/>
      <w:lvlText w:val="•"/>
      <w:lvlJc w:val="left"/>
      <w:pPr>
        <w:ind w:left="2955" w:hanging="360"/>
      </w:pPr>
      <w:rPr>
        <w:rFonts w:hint="default"/>
      </w:rPr>
    </w:lvl>
  </w:abstractNum>
  <w:abstractNum w:abstractNumId="35">
    <w:nsid w:val="655C36AC"/>
    <w:multiLevelType w:val="multilevel"/>
    <w:tmpl w:val="7EBC8894"/>
    <w:lvl w:ilvl="0">
      <w:start w:val="1"/>
      <w:numFmt w:val="bullet"/>
      <w:lvlText w:val=""/>
      <w:lvlJc w:val="left"/>
      <w:pPr>
        <w:ind w:left="720" w:hanging="360"/>
      </w:pPr>
      <w:rPr>
        <w:rFonts w:ascii="Symbol" w:hAnsi="Symbol" w:hint="default"/>
      </w:rPr>
    </w:lvl>
    <w:lvl w:ilvl="1">
      <w:start w:val="1"/>
      <w:numFmt w:val="bullet"/>
      <w:lvlText w:val="o"/>
      <w:lvlJc w:val="left"/>
      <w:pPr>
        <w:ind w:left="1224" w:hanging="504"/>
      </w:pPr>
      <w:rPr>
        <w:rFonts w:ascii="Courier New" w:hAnsi="Courier New" w:hint="default"/>
      </w:rPr>
    </w:lvl>
    <w:lvl w:ilvl="2">
      <w:start w:val="1"/>
      <w:numFmt w:val="bullet"/>
      <w:lvlText w:val=""/>
      <w:lvlJc w:val="left"/>
      <w:pPr>
        <w:ind w:left="1656" w:hanging="360"/>
      </w:pPr>
      <w:rPr>
        <w:rFonts w:ascii="Wingdings" w:hAnsi="Wingdings" w:hint="default"/>
      </w:rPr>
    </w:lvl>
    <w:lvl w:ilvl="3">
      <w:start w:val="1"/>
      <w:numFmt w:val="bullet"/>
      <w:lvlText w:val=""/>
      <w:lvlJc w:val="left"/>
      <w:pPr>
        <w:ind w:left="2520" w:hanging="720"/>
      </w:pPr>
      <w:rPr>
        <w:rFonts w:ascii="Symbol" w:hAnsi="Symbol" w:hint="default"/>
      </w:rPr>
    </w:lvl>
    <w:lvl w:ilvl="4">
      <w:start w:val="1"/>
      <w:numFmt w:val="bullet"/>
      <w:lvlText w:val="o"/>
      <w:lvlJc w:val="left"/>
      <w:pPr>
        <w:ind w:left="2952" w:hanging="648"/>
      </w:pPr>
      <w:rPr>
        <w:rFonts w:ascii="Courier New" w:hAnsi="Courier New" w:hint="default"/>
      </w:rPr>
    </w:lvl>
    <w:lvl w:ilvl="5">
      <w:start w:val="1"/>
      <w:numFmt w:val="bullet"/>
      <w:lvlText w:val=""/>
      <w:lvlJc w:val="left"/>
      <w:pPr>
        <w:ind w:left="3600" w:hanging="648"/>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nsid w:val="6AC426B8"/>
    <w:multiLevelType w:val="multilevel"/>
    <w:tmpl w:val="137859B0"/>
    <w:numStyleLink w:val="NEWList0"/>
  </w:abstractNum>
  <w:abstractNum w:abstractNumId="37">
    <w:nsid w:val="6BF67D82"/>
    <w:multiLevelType w:val="hybridMultilevel"/>
    <w:tmpl w:val="7C1A852C"/>
    <w:lvl w:ilvl="0" w:tplc="04090001">
      <w:start w:val="1"/>
      <w:numFmt w:val="bullet"/>
      <w:lvlText w:val=""/>
      <w:lvlJc w:val="left"/>
      <w:pPr>
        <w:ind w:left="940" w:hanging="360"/>
      </w:pPr>
      <w:rPr>
        <w:rFonts w:ascii="Symbol" w:hAnsi="Symbol" w:hint="default"/>
      </w:rPr>
    </w:lvl>
    <w:lvl w:ilvl="1" w:tplc="04090003">
      <w:start w:val="1"/>
      <w:numFmt w:val="bullet"/>
      <w:lvlText w:val="o"/>
      <w:lvlJc w:val="left"/>
      <w:pPr>
        <w:ind w:left="1660" w:hanging="360"/>
      </w:pPr>
      <w:rPr>
        <w:rFonts w:ascii="Courier New" w:hAnsi="Courier New" w:cs="Courier New" w:hint="default"/>
      </w:rPr>
    </w:lvl>
    <w:lvl w:ilvl="2" w:tplc="04090005">
      <w:start w:val="1"/>
      <w:numFmt w:val="bullet"/>
      <w:lvlText w:val=""/>
      <w:lvlJc w:val="left"/>
      <w:pPr>
        <w:ind w:left="2380" w:hanging="360"/>
      </w:pPr>
      <w:rPr>
        <w:rFonts w:ascii="Wingdings" w:hAnsi="Wingdings" w:hint="default"/>
      </w:rPr>
    </w:lvl>
    <w:lvl w:ilvl="3" w:tplc="0409000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38">
    <w:nsid w:val="7B0546F7"/>
    <w:multiLevelType w:val="hybridMultilevel"/>
    <w:tmpl w:val="58BEE27C"/>
    <w:lvl w:ilvl="0" w:tplc="3DA0B04C">
      <w:start w:val="1"/>
      <w:numFmt w:val="bullet"/>
      <w:lvlText w:val=""/>
      <w:lvlJc w:val="left"/>
      <w:pPr>
        <w:ind w:left="99" w:hanging="360"/>
      </w:pPr>
      <w:rPr>
        <w:rFonts w:ascii="Symbol" w:eastAsia="Symbol" w:hAnsi="Symbol" w:hint="default"/>
        <w:w w:val="99"/>
        <w:sz w:val="20"/>
        <w:szCs w:val="20"/>
      </w:rPr>
    </w:lvl>
    <w:lvl w:ilvl="1" w:tplc="FD5AEBDA">
      <w:start w:val="1"/>
      <w:numFmt w:val="bullet"/>
      <w:lvlText w:val="•"/>
      <w:lvlJc w:val="left"/>
      <w:pPr>
        <w:ind w:left="456" w:hanging="360"/>
      </w:pPr>
      <w:rPr>
        <w:rFonts w:hint="default"/>
      </w:rPr>
    </w:lvl>
    <w:lvl w:ilvl="2" w:tplc="B3B222C8">
      <w:start w:val="1"/>
      <w:numFmt w:val="bullet"/>
      <w:lvlText w:val="•"/>
      <w:lvlJc w:val="left"/>
      <w:pPr>
        <w:ind w:left="813" w:hanging="360"/>
      </w:pPr>
      <w:rPr>
        <w:rFonts w:hint="default"/>
      </w:rPr>
    </w:lvl>
    <w:lvl w:ilvl="3" w:tplc="948C4444">
      <w:start w:val="1"/>
      <w:numFmt w:val="bullet"/>
      <w:lvlText w:val="•"/>
      <w:lvlJc w:val="left"/>
      <w:pPr>
        <w:ind w:left="1170" w:hanging="360"/>
      </w:pPr>
      <w:rPr>
        <w:rFonts w:hint="default"/>
      </w:rPr>
    </w:lvl>
    <w:lvl w:ilvl="4" w:tplc="61E89248">
      <w:start w:val="1"/>
      <w:numFmt w:val="bullet"/>
      <w:lvlText w:val="•"/>
      <w:lvlJc w:val="left"/>
      <w:pPr>
        <w:ind w:left="1527" w:hanging="360"/>
      </w:pPr>
      <w:rPr>
        <w:rFonts w:hint="default"/>
      </w:rPr>
    </w:lvl>
    <w:lvl w:ilvl="5" w:tplc="3CDC4832">
      <w:start w:val="1"/>
      <w:numFmt w:val="bullet"/>
      <w:lvlText w:val="•"/>
      <w:lvlJc w:val="left"/>
      <w:pPr>
        <w:ind w:left="1884" w:hanging="360"/>
      </w:pPr>
      <w:rPr>
        <w:rFonts w:hint="default"/>
      </w:rPr>
    </w:lvl>
    <w:lvl w:ilvl="6" w:tplc="128E2130">
      <w:start w:val="1"/>
      <w:numFmt w:val="bullet"/>
      <w:lvlText w:val="•"/>
      <w:lvlJc w:val="left"/>
      <w:pPr>
        <w:ind w:left="2241" w:hanging="360"/>
      </w:pPr>
      <w:rPr>
        <w:rFonts w:hint="default"/>
      </w:rPr>
    </w:lvl>
    <w:lvl w:ilvl="7" w:tplc="AF282A40">
      <w:start w:val="1"/>
      <w:numFmt w:val="bullet"/>
      <w:lvlText w:val="•"/>
      <w:lvlJc w:val="left"/>
      <w:pPr>
        <w:ind w:left="2598" w:hanging="360"/>
      </w:pPr>
      <w:rPr>
        <w:rFonts w:hint="default"/>
      </w:rPr>
    </w:lvl>
    <w:lvl w:ilvl="8" w:tplc="5EFC85E0">
      <w:start w:val="1"/>
      <w:numFmt w:val="bullet"/>
      <w:lvlText w:val="•"/>
      <w:lvlJc w:val="left"/>
      <w:pPr>
        <w:ind w:left="2955" w:hanging="360"/>
      </w:pPr>
      <w:rPr>
        <w:rFonts w:hint="default"/>
      </w:rPr>
    </w:lvl>
  </w:abstractNum>
  <w:abstractNum w:abstractNumId="39">
    <w:nsid w:val="7EDE6F83"/>
    <w:multiLevelType w:val="hybridMultilevel"/>
    <w:tmpl w:val="A0705290"/>
    <w:lvl w:ilvl="0" w:tplc="D1507264">
      <w:start w:val="1"/>
      <w:numFmt w:val="bullet"/>
      <w:lvlText w:val=""/>
      <w:lvlJc w:val="left"/>
      <w:pPr>
        <w:ind w:left="896" w:hanging="361"/>
      </w:pPr>
      <w:rPr>
        <w:rFonts w:ascii="Symbol" w:eastAsia="Symbol" w:hAnsi="Symbol" w:hint="default"/>
        <w:sz w:val="22"/>
        <w:szCs w:val="22"/>
      </w:rPr>
    </w:lvl>
    <w:lvl w:ilvl="1" w:tplc="FCACDCBE">
      <w:start w:val="1"/>
      <w:numFmt w:val="bullet"/>
      <w:lvlText w:val="•"/>
      <w:lvlJc w:val="left"/>
      <w:pPr>
        <w:ind w:left="1770" w:hanging="361"/>
      </w:pPr>
      <w:rPr>
        <w:rFonts w:hint="default"/>
      </w:rPr>
    </w:lvl>
    <w:lvl w:ilvl="2" w:tplc="12ACD378">
      <w:start w:val="1"/>
      <w:numFmt w:val="bullet"/>
      <w:lvlText w:val="•"/>
      <w:lvlJc w:val="left"/>
      <w:pPr>
        <w:ind w:left="2644" w:hanging="361"/>
      </w:pPr>
      <w:rPr>
        <w:rFonts w:hint="default"/>
      </w:rPr>
    </w:lvl>
    <w:lvl w:ilvl="3" w:tplc="5B5C40AA">
      <w:start w:val="1"/>
      <w:numFmt w:val="bullet"/>
      <w:lvlText w:val="•"/>
      <w:lvlJc w:val="left"/>
      <w:pPr>
        <w:ind w:left="3519" w:hanging="361"/>
      </w:pPr>
      <w:rPr>
        <w:rFonts w:hint="default"/>
      </w:rPr>
    </w:lvl>
    <w:lvl w:ilvl="4" w:tplc="09CE9A78">
      <w:start w:val="1"/>
      <w:numFmt w:val="bullet"/>
      <w:lvlText w:val="•"/>
      <w:lvlJc w:val="left"/>
      <w:pPr>
        <w:ind w:left="4393" w:hanging="361"/>
      </w:pPr>
      <w:rPr>
        <w:rFonts w:hint="default"/>
      </w:rPr>
    </w:lvl>
    <w:lvl w:ilvl="5" w:tplc="70D89D40">
      <w:start w:val="1"/>
      <w:numFmt w:val="bullet"/>
      <w:lvlText w:val="•"/>
      <w:lvlJc w:val="left"/>
      <w:pPr>
        <w:ind w:left="5268" w:hanging="361"/>
      </w:pPr>
      <w:rPr>
        <w:rFonts w:hint="default"/>
      </w:rPr>
    </w:lvl>
    <w:lvl w:ilvl="6" w:tplc="2612F3C0">
      <w:start w:val="1"/>
      <w:numFmt w:val="bullet"/>
      <w:lvlText w:val="•"/>
      <w:lvlJc w:val="left"/>
      <w:pPr>
        <w:ind w:left="6142" w:hanging="361"/>
      </w:pPr>
      <w:rPr>
        <w:rFonts w:hint="default"/>
      </w:rPr>
    </w:lvl>
    <w:lvl w:ilvl="7" w:tplc="BA4813F8">
      <w:start w:val="1"/>
      <w:numFmt w:val="bullet"/>
      <w:lvlText w:val="•"/>
      <w:lvlJc w:val="left"/>
      <w:pPr>
        <w:ind w:left="7016" w:hanging="361"/>
      </w:pPr>
      <w:rPr>
        <w:rFonts w:hint="default"/>
      </w:rPr>
    </w:lvl>
    <w:lvl w:ilvl="8" w:tplc="6FDCCD90">
      <w:start w:val="1"/>
      <w:numFmt w:val="bullet"/>
      <w:lvlText w:val="•"/>
      <w:lvlJc w:val="left"/>
      <w:pPr>
        <w:ind w:left="7891" w:hanging="361"/>
      </w:pPr>
      <w:rPr>
        <w:rFonts w:hint="default"/>
      </w:rPr>
    </w:lvl>
  </w:abstractNum>
  <w:num w:numId="1">
    <w:abstractNumId w:val="30"/>
  </w:num>
  <w:num w:numId="2">
    <w:abstractNumId w:val="32"/>
  </w:num>
  <w:num w:numId="3">
    <w:abstractNumId w:val="25"/>
  </w:num>
  <w:num w:numId="4">
    <w:abstractNumId w:val="29"/>
  </w:num>
  <w:num w:numId="5">
    <w:abstractNumId w:val="39"/>
  </w:num>
  <w:num w:numId="6">
    <w:abstractNumId w:val="34"/>
  </w:num>
  <w:num w:numId="7">
    <w:abstractNumId w:val="38"/>
  </w:num>
  <w:num w:numId="8">
    <w:abstractNumId w:val="19"/>
  </w:num>
  <w:num w:numId="9">
    <w:abstractNumId w:val="27"/>
  </w:num>
  <w:num w:numId="10">
    <w:abstractNumId w:val="26"/>
  </w:num>
  <w:num w:numId="11">
    <w:abstractNumId w:val="13"/>
  </w:num>
  <w:num w:numId="12">
    <w:abstractNumId w:val="24"/>
  </w:num>
  <w:num w:numId="13">
    <w:abstractNumId w:val="33"/>
  </w:num>
  <w:num w:numId="14">
    <w:abstractNumId w:val="37"/>
  </w:num>
  <w:num w:numId="15">
    <w:abstractNumId w:val="16"/>
  </w:num>
  <w:num w:numId="16">
    <w:abstractNumId w:val="20"/>
  </w:num>
  <w:num w:numId="17">
    <w:abstractNumId w:val="23"/>
  </w:num>
  <w:num w:numId="18">
    <w:abstractNumId w:val="12"/>
  </w:num>
  <w:num w:numId="19">
    <w:abstractNumId w:val="12"/>
  </w:num>
  <w:num w:numId="20">
    <w:abstractNumId w:val="17"/>
  </w:num>
  <w:num w:numId="21">
    <w:abstractNumId w:val="9"/>
  </w:num>
  <w:num w:numId="22">
    <w:abstractNumId w:val="7"/>
  </w:num>
  <w:num w:numId="23">
    <w:abstractNumId w:val="6"/>
  </w:num>
  <w:num w:numId="24">
    <w:abstractNumId w:val="5"/>
  </w:num>
  <w:num w:numId="25">
    <w:abstractNumId w:val="4"/>
  </w:num>
  <w:num w:numId="26">
    <w:abstractNumId w:val="8"/>
  </w:num>
  <w:num w:numId="27">
    <w:abstractNumId w:val="3"/>
  </w:num>
  <w:num w:numId="28">
    <w:abstractNumId w:val="2"/>
  </w:num>
  <w:num w:numId="29">
    <w:abstractNumId w:val="1"/>
  </w:num>
  <w:num w:numId="30">
    <w:abstractNumId w:val="0"/>
  </w:num>
  <w:num w:numId="31">
    <w:abstractNumId w:val="31"/>
  </w:num>
  <w:num w:numId="32">
    <w:abstractNumId w:val="11"/>
  </w:num>
  <w:num w:numId="33">
    <w:abstractNumId w:val="18"/>
  </w:num>
  <w:num w:numId="34">
    <w:abstractNumId w:val="35"/>
  </w:num>
  <w:num w:numId="35">
    <w:abstractNumId w:val="22"/>
  </w:num>
  <w:num w:numId="36">
    <w:abstractNumId w:val="28"/>
  </w:num>
  <w:num w:numId="37">
    <w:abstractNumId w:val="36"/>
  </w:num>
  <w:num w:numId="38">
    <w:abstractNumId w:val="14"/>
  </w:num>
  <w:num w:numId="39">
    <w:abstractNumId w:val="21"/>
  </w:num>
  <w:num w:numId="40">
    <w:abstractNumId w:val="15"/>
  </w:num>
  <w:num w:numId="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revisionView w:markup="0"/>
  <w:trackRevisions/>
  <w:defaultTabStop w:val="720"/>
  <w:drawingGridHorizontalSpacing w:val="110"/>
  <w:displayHorizontalDrawingGridEvery w:val="2"/>
  <w:characterSpacingControl w:val="doNotCompress"/>
  <w:hdrShapeDefaults>
    <o:shapedefaults v:ext="edit" spidmax="40961"/>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7201"/>
    <w:rsid w:val="00003337"/>
    <w:rsid w:val="00005C5A"/>
    <w:rsid w:val="00022F99"/>
    <w:rsid w:val="00031AF4"/>
    <w:rsid w:val="000337CA"/>
    <w:rsid w:val="00070A2F"/>
    <w:rsid w:val="00082F49"/>
    <w:rsid w:val="000836DC"/>
    <w:rsid w:val="00085087"/>
    <w:rsid w:val="000A648D"/>
    <w:rsid w:val="000B7201"/>
    <w:rsid w:val="000C7A80"/>
    <w:rsid w:val="000E3760"/>
    <w:rsid w:val="001017E3"/>
    <w:rsid w:val="001023AB"/>
    <w:rsid w:val="001117C5"/>
    <w:rsid w:val="0011637A"/>
    <w:rsid w:val="001406D0"/>
    <w:rsid w:val="001410D4"/>
    <w:rsid w:val="00143482"/>
    <w:rsid w:val="0014597C"/>
    <w:rsid w:val="00151230"/>
    <w:rsid w:val="00161062"/>
    <w:rsid w:val="0017467F"/>
    <w:rsid w:val="00186DBD"/>
    <w:rsid w:val="00205B02"/>
    <w:rsid w:val="00207FC4"/>
    <w:rsid w:val="002104AE"/>
    <w:rsid w:val="00245B79"/>
    <w:rsid w:val="002475FA"/>
    <w:rsid w:val="0027448B"/>
    <w:rsid w:val="00290FC3"/>
    <w:rsid w:val="002A2B92"/>
    <w:rsid w:val="002A37EA"/>
    <w:rsid w:val="002C1C02"/>
    <w:rsid w:val="002D2030"/>
    <w:rsid w:val="00305CC7"/>
    <w:rsid w:val="00307D82"/>
    <w:rsid w:val="00311E05"/>
    <w:rsid w:val="00313463"/>
    <w:rsid w:val="003321D9"/>
    <w:rsid w:val="00336E81"/>
    <w:rsid w:val="00357D79"/>
    <w:rsid w:val="0038133F"/>
    <w:rsid w:val="00390B65"/>
    <w:rsid w:val="003D041B"/>
    <w:rsid w:val="003E00C5"/>
    <w:rsid w:val="003F35F6"/>
    <w:rsid w:val="004020B2"/>
    <w:rsid w:val="004107C9"/>
    <w:rsid w:val="00416927"/>
    <w:rsid w:val="00432431"/>
    <w:rsid w:val="00435D88"/>
    <w:rsid w:val="0043742B"/>
    <w:rsid w:val="004429D1"/>
    <w:rsid w:val="00485E07"/>
    <w:rsid w:val="00492459"/>
    <w:rsid w:val="004945EF"/>
    <w:rsid w:val="004A18EA"/>
    <w:rsid w:val="004A1E62"/>
    <w:rsid w:val="004C46B3"/>
    <w:rsid w:val="004D37F7"/>
    <w:rsid w:val="004E0444"/>
    <w:rsid w:val="004E1461"/>
    <w:rsid w:val="004F309A"/>
    <w:rsid w:val="004F7690"/>
    <w:rsid w:val="00513A27"/>
    <w:rsid w:val="005141E6"/>
    <w:rsid w:val="00531144"/>
    <w:rsid w:val="0055099E"/>
    <w:rsid w:val="00572B31"/>
    <w:rsid w:val="00595316"/>
    <w:rsid w:val="005A3811"/>
    <w:rsid w:val="005A75F6"/>
    <w:rsid w:val="005C1E75"/>
    <w:rsid w:val="005D60D3"/>
    <w:rsid w:val="00611545"/>
    <w:rsid w:val="0062160C"/>
    <w:rsid w:val="00631116"/>
    <w:rsid w:val="00646500"/>
    <w:rsid w:val="00654F17"/>
    <w:rsid w:val="00654FC5"/>
    <w:rsid w:val="00667694"/>
    <w:rsid w:val="00697EFA"/>
    <w:rsid w:val="00700781"/>
    <w:rsid w:val="00714549"/>
    <w:rsid w:val="00722E0C"/>
    <w:rsid w:val="00730C93"/>
    <w:rsid w:val="00733F90"/>
    <w:rsid w:val="00737A43"/>
    <w:rsid w:val="00756B1D"/>
    <w:rsid w:val="007661F3"/>
    <w:rsid w:val="00766A3C"/>
    <w:rsid w:val="007739D9"/>
    <w:rsid w:val="0078279A"/>
    <w:rsid w:val="00783574"/>
    <w:rsid w:val="007A5633"/>
    <w:rsid w:val="007B24F0"/>
    <w:rsid w:val="007E2C5C"/>
    <w:rsid w:val="0080606C"/>
    <w:rsid w:val="00824902"/>
    <w:rsid w:val="00844F4D"/>
    <w:rsid w:val="00855CC6"/>
    <w:rsid w:val="00871D3F"/>
    <w:rsid w:val="00875D7E"/>
    <w:rsid w:val="008A1989"/>
    <w:rsid w:val="008B22E1"/>
    <w:rsid w:val="008B71FB"/>
    <w:rsid w:val="008F0B44"/>
    <w:rsid w:val="008F496E"/>
    <w:rsid w:val="00906BE1"/>
    <w:rsid w:val="009221D5"/>
    <w:rsid w:val="00924AA9"/>
    <w:rsid w:val="009300B7"/>
    <w:rsid w:val="009944FA"/>
    <w:rsid w:val="009A6B07"/>
    <w:rsid w:val="009D5396"/>
    <w:rsid w:val="009E0007"/>
    <w:rsid w:val="009F4633"/>
    <w:rsid w:val="00A12517"/>
    <w:rsid w:val="00A3325A"/>
    <w:rsid w:val="00A34457"/>
    <w:rsid w:val="00A375C0"/>
    <w:rsid w:val="00A575FD"/>
    <w:rsid w:val="00A641BB"/>
    <w:rsid w:val="00A7641C"/>
    <w:rsid w:val="00A800A8"/>
    <w:rsid w:val="00A9465D"/>
    <w:rsid w:val="00A96C57"/>
    <w:rsid w:val="00AA4391"/>
    <w:rsid w:val="00AA5A46"/>
    <w:rsid w:val="00AB40CC"/>
    <w:rsid w:val="00AB56F0"/>
    <w:rsid w:val="00AD04E7"/>
    <w:rsid w:val="00AD513F"/>
    <w:rsid w:val="00B251FA"/>
    <w:rsid w:val="00B26FB9"/>
    <w:rsid w:val="00B31CAF"/>
    <w:rsid w:val="00B54810"/>
    <w:rsid w:val="00B61B19"/>
    <w:rsid w:val="00B64136"/>
    <w:rsid w:val="00B82E32"/>
    <w:rsid w:val="00B85C7B"/>
    <w:rsid w:val="00B90590"/>
    <w:rsid w:val="00BA5083"/>
    <w:rsid w:val="00BC141C"/>
    <w:rsid w:val="00BC5150"/>
    <w:rsid w:val="00BC5B04"/>
    <w:rsid w:val="00BD6057"/>
    <w:rsid w:val="00BE7FE0"/>
    <w:rsid w:val="00BF0819"/>
    <w:rsid w:val="00C06E37"/>
    <w:rsid w:val="00C671F4"/>
    <w:rsid w:val="00C70570"/>
    <w:rsid w:val="00C90730"/>
    <w:rsid w:val="00CA6B75"/>
    <w:rsid w:val="00CB1047"/>
    <w:rsid w:val="00CD213B"/>
    <w:rsid w:val="00CD447A"/>
    <w:rsid w:val="00D135B0"/>
    <w:rsid w:val="00D21CBE"/>
    <w:rsid w:val="00D24018"/>
    <w:rsid w:val="00D3635F"/>
    <w:rsid w:val="00D83AE6"/>
    <w:rsid w:val="00D86B1B"/>
    <w:rsid w:val="00D91826"/>
    <w:rsid w:val="00DB3661"/>
    <w:rsid w:val="00DB5B6D"/>
    <w:rsid w:val="00DD22F6"/>
    <w:rsid w:val="00E05C0F"/>
    <w:rsid w:val="00E23FED"/>
    <w:rsid w:val="00E32109"/>
    <w:rsid w:val="00E42212"/>
    <w:rsid w:val="00E44111"/>
    <w:rsid w:val="00E4750A"/>
    <w:rsid w:val="00E53CD4"/>
    <w:rsid w:val="00E61710"/>
    <w:rsid w:val="00E77957"/>
    <w:rsid w:val="00E80FB6"/>
    <w:rsid w:val="00EB544D"/>
    <w:rsid w:val="00EB7CC9"/>
    <w:rsid w:val="00ED5685"/>
    <w:rsid w:val="00EE19EB"/>
    <w:rsid w:val="00F001FF"/>
    <w:rsid w:val="00F02B8F"/>
    <w:rsid w:val="00F04B6F"/>
    <w:rsid w:val="00F261E0"/>
    <w:rsid w:val="00F342A3"/>
    <w:rsid w:val="00F35557"/>
    <w:rsid w:val="00F82016"/>
    <w:rsid w:val="00FB7267"/>
    <w:rsid w:val="00FE384A"/>
    <w:rsid w:val="00FF65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61"/>
    <o:shapelayout v:ext="edit">
      <o:idmap v:ext="edit" data="1"/>
      <o:regrouptable v:ext="edit">
        <o:entry new="1" old="0"/>
        <o:entry new="2" old="1"/>
        <o:entry new="3" old="0"/>
      </o:regrouptable>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43482"/>
  </w:style>
  <w:style w:type="paragraph" w:styleId="Heading1">
    <w:name w:val="heading 1"/>
    <w:basedOn w:val="Normal"/>
    <w:autoRedefine/>
    <w:uiPriority w:val="1"/>
    <w:qFormat/>
    <w:rsid w:val="008B22E1"/>
    <w:pPr>
      <w:spacing w:before="63"/>
      <w:ind w:left="720"/>
      <w:outlineLvl w:val="0"/>
    </w:pPr>
    <w:rPr>
      <w:rFonts w:ascii="Cambria" w:eastAsia="Cambria" w:hAnsi="Cambria"/>
      <w:b/>
      <w:bCs/>
      <w:color w:val="3333CC"/>
      <w:sz w:val="26"/>
      <w:szCs w:val="26"/>
    </w:rPr>
  </w:style>
  <w:style w:type="paragraph" w:styleId="Heading2">
    <w:name w:val="heading 2"/>
    <w:basedOn w:val="Normal"/>
    <w:next w:val="Normal"/>
    <w:link w:val="Heading2Char"/>
    <w:uiPriority w:val="9"/>
    <w:unhideWhenUsed/>
    <w:qFormat/>
    <w:rsid w:val="008F496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autoRedefine/>
    <w:uiPriority w:val="9"/>
    <w:unhideWhenUsed/>
    <w:qFormat/>
    <w:rsid w:val="008B22E1"/>
    <w:pPr>
      <w:keepNext/>
      <w:keepLines/>
      <w:spacing w:before="80"/>
      <w:ind w:left="7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36E8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36E8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36E8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36E8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36E8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36E8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143482"/>
    <w:pPr>
      <w:spacing w:before="139"/>
      <w:ind w:left="361"/>
    </w:pPr>
    <w:rPr>
      <w:rFonts w:ascii="Calibri" w:eastAsia="Calibri" w:hAnsi="Calibri"/>
    </w:rPr>
  </w:style>
  <w:style w:type="paragraph" w:styleId="BodyText">
    <w:name w:val="Body Text"/>
    <w:basedOn w:val="Normal"/>
    <w:link w:val="BodyTextChar"/>
    <w:uiPriority w:val="1"/>
    <w:qFormat/>
    <w:rsid w:val="00313463"/>
    <w:pPr>
      <w:spacing w:before="120" w:after="120"/>
      <w:ind w:left="140"/>
    </w:pPr>
    <w:rPr>
      <w:rFonts w:ascii="Arial" w:eastAsia="Arial" w:hAnsi="Arial"/>
      <w:sz w:val="24"/>
      <w:szCs w:val="24"/>
    </w:rPr>
  </w:style>
  <w:style w:type="paragraph" w:styleId="ListParagraph">
    <w:name w:val="List Paragraph"/>
    <w:basedOn w:val="Normal"/>
    <w:uiPriority w:val="34"/>
    <w:qFormat/>
    <w:rsid w:val="00143482"/>
  </w:style>
  <w:style w:type="paragraph" w:customStyle="1" w:styleId="TableParagraph">
    <w:name w:val="Table Paragraph"/>
    <w:basedOn w:val="Normal"/>
    <w:uiPriority w:val="1"/>
    <w:qFormat/>
    <w:rsid w:val="00143482"/>
  </w:style>
  <w:style w:type="paragraph" w:styleId="BalloonText">
    <w:name w:val="Balloon Text"/>
    <w:basedOn w:val="Normal"/>
    <w:link w:val="BalloonTextChar"/>
    <w:uiPriority w:val="99"/>
    <w:semiHidden/>
    <w:unhideWhenUsed/>
    <w:rsid w:val="00D135B0"/>
    <w:rPr>
      <w:rFonts w:ascii="Tahoma" w:hAnsi="Tahoma" w:cs="Tahoma"/>
      <w:sz w:val="16"/>
      <w:szCs w:val="16"/>
    </w:rPr>
  </w:style>
  <w:style w:type="character" w:customStyle="1" w:styleId="BalloonTextChar">
    <w:name w:val="Balloon Text Char"/>
    <w:basedOn w:val="DefaultParagraphFont"/>
    <w:link w:val="BalloonText"/>
    <w:uiPriority w:val="99"/>
    <w:semiHidden/>
    <w:rsid w:val="00D135B0"/>
    <w:rPr>
      <w:rFonts w:ascii="Tahoma" w:hAnsi="Tahoma" w:cs="Tahoma"/>
      <w:sz w:val="16"/>
      <w:szCs w:val="16"/>
    </w:rPr>
  </w:style>
  <w:style w:type="paragraph" w:styleId="TOCHeading">
    <w:name w:val="TOC Heading"/>
    <w:basedOn w:val="Heading1"/>
    <w:next w:val="Normal"/>
    <w:uiPriority w:val="39"/>
    <w:unhideWhenUsed/>
    <w:qFormat/>
    <w:rsid w:val="00D135B0"/>
    <w:pPr>
      <w:keepNext/>
      <w:keepLines/>
      <w:widowControl/>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character" w:styleId="Hyperlink">
    <w:name w:val="Hyperlink"/>
    <w:basedOn w:val="DefaultParagraphFont"/>
    <w:uiPriority w:val="99"/>
    <w:unhideWhenUsed/>
    <w:rsid w:val="00D135B0"/>
    <w:rPr>
      <w:color w:val="0000FF" w:themeColor="hyperlink"/>
      <w:u w:val="single"/>
    </w:rPr>
  </w:style>
  <w:style w:type="character" w:styleId="SubtleEmphasis">
    <w:name w:val="Subtle Emphasis"/>
    <w:basedOn w:val="DefaultParagraphFont"/>
    <w:uiPriority w:val="19"/>
    <w:qFormat/>
    <w:rsid w:val="00E23FED"/>
    <w:rPr>
      <w:rFonts w:ascii="Arial" w:hAnsi="Arial"/>
      <w:i/>
      <w:iCs/>
      <w:color w:val="808080" w:themeColor="text1" w:themeTint="7F"/>
      <w:sz w:val="22"/>
    </w:rPr>
  </w:style>
  <w:style w:type="paragraph" w:styleId="IntenseQuote">
    <w:name w:val="Intense Quote"/>
    <w:basedOn w:val="Normal"/>
    <w:next w:val="Normal"/>
    <w:link w:val="IntenseQuoteChar"/>
    <w:uiPriority w:val="30"/>
    <w:qFormat/>
    <w:rsid w:val="0062160C"/>
    <w:pPr>
      <w:pBdr>
        <w:bottom w:val="single" w:sz="4" w:space="4" w:color="4F81BD" w:themeColor="accent1"/>
      </w:pBdr>
      <w:spacing w:before="80" w:after="160"/>
      <w:ind w:left="936" w:right="936"/>
    </w:pPr>
    <w:rPr>
      <w:b/>
      <w:bCs/>
      <w:i/>
      <w:iCs/>
      <w:color w:val="C00000"/>
    </w:rPr>
  </w:style>
  <w:style w:type="character" w:customStyle="1" w:styleId="IntenseQuoteChar">
    <w:name w:val="Intense Quote Char"/>
    <w:basedOn w:val="DefaultParagraphFont"/>
    <w:link w:val="IntenseQuote"/>
    <w:uiPriority w:val="30"/>
    <w:rsid w:val="0062160C"/>
    <w:rPr>
      <w:b/>
      <w:bCs/>
      <w:i/>
      <w:iCs/>
      <w:color w:val="C00000"/>
    </w:rPr>
  </w:style>
  <w:style w:type="paragraph" w:styleId="Title">
    <w:name w:val="Title"/>
    <w:basedOn w:val="Normal"/>
    <w:next w:val="Normal"/>
    <w:link w:val="TitleChar"/>
    <w:uiPriority w:val="10"/>
    <w:qFormat/>
    <w:rsid w:val="008F496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F496E"/>
    <w:rPr>
      <w:rFonts w:asciiTheme="majorHAnsi" w:eastAsiaTheme="majorEastAsia" w:hAnsiTheme="majorHAnsi" w:cstheme="majorBidi"/>
      <w:color w:val="17365D" w:themeColor="text2" w:themeShade="BF"/>
      <w:spacing w:val="5"/>
      <w:kern w:val="28"/>
      <w:sz w:val="52"/>
      <w:szCs w:val="52"/>
    </w:rPr>
  </w:style>
  <w:style w:type="character" w:styleId="Strong">
    <w:name w:val="Strong"/>
    <w:basedOn w:val="DefaultParagraphFont"/>
    <w:uiPriority w:val="22"/>
    <w:qFormat/>
    <w:rsid w:val="008F496E"/>
    <w:rPr>
      <w:b/>
      <w:bCs/>
    </w:rPr>
  </w:style>
  <w:style w:type="character" w:customStyle="1" w:styleId="Heading2Char">
    <w:name w:val="Heading 2 Char"/>
    <w:basedOn w:val="DefaultParagraphFont"/>
    <w:link w:val="Heading2"/>
    <w:uiPriority w:val="9"/>
    <w:rsid w:val="008F496E"/>
    <w:rPr>
      <w:rFonts w:asciiTheme="majorHAnsi" w:eastAsiaTheme="majorEastAsia" w:hAnsiTheme="majorHAnsi" w:cstheme="majorBidi"/>
      <w:b/>
      <w:bCs/>
      <w:color w:val="4F81BD" w:themeColor="accent1"/>
      <w:sz w:val="26"/>
      <w:szCs w:val="26"/>
    </w:rPr>
  </w:style>
  <w:style w:type="character" w:styleId="BookTitle">
    <w:name w:val="Book Title"/>
    <w:basedOn w:val="DefaultParagraphFont"/>
    <w:uiPriority w:val="33"/>
    <w:qFormat/>
    <w:rsid w:val="008F496E"/>
    <w:rPr>
      <w:rFonts w:asciiTheme="majorHAnsi" w:hAnsiTheme="majorHAnsi"/>
      <w:b/>
      <w:bCs/>
      <w:smallCaps/>
      <w:spacing w:val="5"/>
      <w:sz w:val="40"/>
    </w:rPr>
  </w:style>
  <w:style w:type="character" w:customStyle="1" w:styleId="Heading3Char">
    <w:name w:val="Heading 3 Char"/>
    <w:basedOn w:val="DefaultParagraphFont"/>
    <w:link w:val="Heading3"/>
    <w:uiPriority w:val="9"/>
    <w:rsid w:val="008B22E1"/>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B31CAF"/>
    <w:rPr>
      <w:rFonts w:ascii="Arial" w:hAnsi="Arial"/>
      <w:b w:val="0"/>
      <w:i/>
      <w:iCs/>
      <w:sz w:val="20"/>
    </w:rPr>
  </w:style>
  <w:style w:type="table" w:styleId="TableGrid">
    <w:name w:val="Table Grid"/>
    <w:basedOn w:val="TableNormal"/>
    <w:uiPriority w:val="59"/>
    <w:rsid w:val="00B31CAF"/>
    <w:pPr>
      <w:widowControl/>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B31CAF"/>
    <w:pPr>
      <w:spacing w:after="100"/>
      <w:ind w:left="440"/>
    </w:pPr>
  </w:style>
  <w:style w:type="paragraph" w:customStyle="1" w:styleId="DistributionStatement">
    <w:name w:val="Distribution Statement"/>
    <w:semiHidden/>
    <w:rsid w:val="00B31CAF"/>
    <w:pPr>
      <w:tabs>
        <w:tab w:val="left" w:pos="10080"/>
      </w:tabs>
      <w:suppressAutoHyphens/>
      <w:spacing w:before="120" w:line="220" w:lineRule="atLeast"/>
    </w:pPr>
    <w:rPr>
      <w:rFonts w:ascii="Franklin Gothic Book" w:eastAsia="Times New Roman" w:hAnsi="Franklin Gothic Book" w:cs="Times New Roman"/>
      <w:noProof/>
      <w:kern w:val="18"/>
      <w:sz w:val="18"/>
      <w:szCs w:val="18"/>
    </w:rPr>
  </w:style>
  <w:style w:type="paragraph" w:customStyle="1" w:styleId="CoverSubtitle">
    <w:name w:val="Cover Subtitle"/>
    <w:semiHidden/>
    <w:rsid w:val="00B31CAF"/>
    <w:pPr>
      <w:tabs>
        <w:tab w:val="left" w:pos="10080"/>
      </w:tabs>
      <w:spacing w:before="120" w:after="240" w:line="280" w:lineRule="atLeast"/>
    </w:pPr>
    <w:rPr>
      <w:rFonts w:ascii="Franklin Gothic Book" w:eastAsia="Times New Roman" w:hAnsi="Franklin Gothic Book" w:cs="Times New Roman"/>
      <w:b/>
      <w:sz w:val="24"/>
      <w:szCs w:val="20"/>
    </w:rPr>
  </w:style>
  <w:style w:type="paragraph" w:customStyle="1" w:styleId="CoverTitle">
    <w:name w:val="Cover Title"/>
    <w:next w:val="CoverSubtitle"/>
    <w:semiHidden/>
    <w:rsid w:val="00B31CAF"/>
    <w:pPr>
      <w:tabs>
        <w:tab w:val="left" w:pos="10080"/>
      </w:tabs>
      <w:suppressAutoHyphens/>
      <w:spacing w:before="120" w:after="120" w:line="440" w:lineRule="atLeast"/>
    </w:pPr>
    <w:rPr>
      <w:rFonts w:ascii="Franklin Gothic Heavy" w:eastAsia="Times New Roman" w:hAnsi="Franklin Gothic Heavy" w:cs="Times New Roman"/>
      <w:kern w:val="32"/>
      <w:sz w:val="40"/>
      <w:szCs w:val="20"/>
    </w:rPr>
  </w:style>
  <w:style w:type="paragraph" w:customStyle="1" w:styleId="CoverDate">
    <w:name w:val="Cover Date"/>
    <w:basedOn w:val="CoverAuthor"/>
    <w:semiHidden/>
    <w:rsid w:val="00B31CAF"/>
    <w:pPr>
      <w:framePr w:w="3902" w:h="432" w:hSpace="187" w:wrap="around" w:vAnchor="page" w:hAnchor="page" w:x="7633" w:y="2233"/>
      <w:jc w:val="right"/>
    </w:pPr>
    <w:rPr>
      <w:kern w:val="16"/>
    </w:rPr>
  </w:style>
  <w:style w:type="paragraph" w:customStyle="1" w:styleId="CoverLabID">
    <w:name w:val="Cover Lab ID"/>
    <w:semiHidden/>
    <w:rsid w:val="00B31CAF"/>
    <w:pPr>
      <w:tabs>
        <w:tab w:val="right" w:pos="12960"/>
      </w:tabs>
      <w:suppressAutoHyphens/>
      <w:spacing w:line="480" w:lineRule="atLeast"/>
      <w:ind w:left="403"/>
    </w:pPr>
    <w:rPr>
      <w:rFonts w:ascii="Franklin Gothic Book" w:eastAsia="Times New Roman" w:hAnsi="Franklin Gothic Book" w:cs="Times New Roman"/>
      <w:b/>
      <w:noProof/>
      <w:color w:val="FFFFFF"/>
      <w:spacing w:val="20"/>
      <w:kern w:val="44"/>
      <w:sz w:val="44"/>
      <w:szCs w:val="20"/>
    </w:rPr>
  </w:style>
  <w:style w:type="paragraph" w:customStyle="1" w:styleId="CoverNumber">
    <w:name w:val="Cover Number"/>
    <w:semiHidden/>
    <w:rsid w:val="00B31CAF"/>
    <w:pPr>
      <w:suppressAutoHyphens/>
      <w:spacing w:line="400" w:lineRule="atLeast"/>
      <w:ind w:right="677"/>
      <w:jc w:val="right"/>
    </w:pPr>
    <w:rPr>
      <w:rFonts w:ascii="Franklin Gothic Book" w:eastAsia="Times New Roman" w:hAnsi="Franklin Gothic Book" w:cs="Times New Roman"/>
      <w:b/>
      <w:noProof/>
      <w:color w:val="FFFFFF"/>
      <w:kern w:val="36"/>
      <w:sz w:val="36"/>
      <w:szCs w:val="36"/>
    </w:rPr>
  </w:style>
  <w:style w:type="paragraph" w:customStyle="1" w:styleId="CoverProgram">
    <w:name w:val="Cover Program"/>
    <w:basedOn w:val="CoverTitle"/>
    <w:next w:val="CoverTitle"/>
    <w:semiHidden/>
    <w:rsid w:val="00B31CAF"/>
    <w:pPr>
      <w:spacing w:line="240" w:lineRule="auto"/>
    </w:pPr>
    <w:rPr>
      <w:rFonts w:ascii="Franklin Gothic Book" w:hAnsi="Franklin Gothic Book"/>
      <w:i/>
      <w:sz w:val="24"/>
      <w:szCs w:val="24"/>
    </w:rPr>
  </w:style>
  <w:style w:type="paragraph" w:customStyle="1" w:styleId="CoverAuthor">
    <w:name w:val="Cover Author"/>
    <w:semiHidden/>
    <w:rsid w:val="00B31CAF"/>
    <w:pPr>
      <w:tabs>
        <w:tab w:val="left" w:pos="720"/>
        <w:tab w:val="right" w:pos="9360"/>
      </w:tabs>
      <w:suppressAutoHyphens/>
      <w:spacing w:after="120" w:line="320" w:lineRule="atLeast"/>
    </w:pPr>
    <w:rPr>
      <w:rFonts w:ascii="Franklin Gothic Book" w:eastAsia="Times New Roman" w:hAnsi="Franklin Gothic Book" w:cs="Times New Roman"/>
      <w:sz w:val="24"/>
      <w:szCs w:val="24"/>
    </w:rPr>
  </w:style>
  <w:style w:type="paragraph" w:customStyle="1" w:styleId="CoverGraphic">
    <w:name w:val="Cover Graphic"/>
    <w:basedOn w:val="Normal"/>
    <w:semiHidden/>
    <w:rsid w:val="00B31CAF"/>
    <w:pPr>
      <w:keepNext/>
      <w:spacing w:line="320" w:lineRule="atLeast"/>
    </w:pPr>
    <w:rPr>
      <w:rFonts w:ascii="Georgia" w:eastAsia="Times New Roman" w:hAnsi="Georgia" w:cs="Times New Roman"/>
      <w:kern w:val="24"/>
      <w:sz w:val="24"/>
      <w:szCs w:val="24"/>
    </w:rPr>
  </w:style>
  <w:style w:type="paragraph" w:customStyle="1" w:styleId="CoverLogo">
    <w:name w:val="Cover Logo"/>
    <w:basedOn w:val="Normal"/>
    <w:semiHidden/>
    <w:rsid w:val="00B31CAF"/>
    <w:pPr>
      <w:keepNext/>
      <w:widowControl/>
      <w:spacing w:line="320" w:lineRule="atLeast"/>
      <w:jc w:val="right"/>
    </w:pPr>
    <w:rPr>
      <w:rFonts w:ascii="Georgia" w:eastAsia="Times New Roman" w:hAnsi="Georgia" w:cs="Times New Roman"/>
      <w:kern w:val="24"/>
      <w:sz w:val="24"/>
      <w:szCs w:val="24"/>
    </w:rPr>
  </w:style>
  <w:style w:type="table" w:customStyle="1" w:styleId="TableERDCReportCover">
    <w:name w:val="Table ERDC ReportCover"/>
    <w:basedOn w:val="TableGrid"/>
    <w:semiHidden/>
    <w:rsid w:val="00B31CAF"/>
    <w:pPr>
      <w:keepLines/>
      <w:widowControl w:val="0"/>
      <w:suppressAutoHyphens/>
    </w:pPr>
    <w:rPr>
      <w:rFonts w:ascii="Franklin Gothic Book" w:eastAsia="Times New Roman" w:hAnsi="Franklin Gothic Book" w:cs="Times New Roman"/>
      <w:sz w:val="2"/>
      <w:szCs w:val="2"/>
    </w:rPr>
    <w:tblPr>
      <w:jc w:val="center"/>
      <w:tblCellMar>
        <w:left w:w="0" w:type="dxa"/>
        <w:right w:w="0" w:type="dxa"/>
      </w:tblCellMar>
    </w:tblPr>
    <w:trPr>
      <w:cantSplit/>
      <w:jc w:val="center"/>
    </w:trPr>
    <w:tcPr>
      <w:shd w:val="clear" w:color="auto" w:fill="auto"/>
    </w:tcPr>
  </w:style>
  <w:style w:type="paragraph" w:styleId="NormalWeb">
    <w:name w:val="Normal (Web)"/>
    <w:basedOn w:val="Normal"/>
    <w:uiPriority w:val="99"/>
    <w:semiHidden/>
    <w:unhideWhenUsed/>
    <w:rsid w:val="00B31CAF"/>
    <w:pPr>
      <w:widowControl/>
      <w:spacing w:before="100" w:beforeAutospacing="1" w:after="100" w:afterAutospacing="1"/>
    </w:pPr>
    <w:rPr>
      <w:rFonts w:ascii="Times New Roman" w:eastAsiaTheme="minorEastAsia" w:hAnsi="Times New Roman" w:cs="Times New Roman"/>
      <w:sz w:val="24"/>
      <w:szCs w:val="24"/>
    </w:rPr>
  </w:style>
  <w:style w:type="paragraph" w:styleId="TOC2">
    <w:name w:val="toc 2"/>
    <w:basedOn w:val="Normal"/>
    <w:next w:val="Normal"/>
    <w:autoRedefine/>
    <w:uiPriority w:val="39"/>
    <w:unhideWhenUsed/>
    <w:rsid w:val="00B31CAF"/>
    <w:pPr>
      <w:spacing w:after="100"/>
      <w:ind w:left="220"/>
    </w:pPr>
  </w:style>
  <w:style w:type="paragraph" w:styleId="Bibliography">
    <w:name w:val="Bibliography"/>
    <w:basedOn w:val="Normal"/>
    <w:next w:val="Normal"/>
    <w:uiPriority w:val="37"/>
    <w:semiHidden/>
    <w:unhideWhenUsed/>
    <w:rsid w:val="00336E81"/>
  </w:style>
  <w:style w:type="paragraph" w:styleId="BlockText">
    <w:name w:val="Block Text"/>
    <w:basedOn w:val="Normal"/>
    <w:uiPriority w:val="99"/>
    <w:semiHidden/>
    <w:unhideWhenUsed/>
    <w:rsid w:val="00336E81"/>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paragraph" w:styleId="BodyText2">
    <w:name w:val="Body Text 2"/>
    <w:basedOn w:val="Normal"/>
    <w:link w:val="BodyText2Char"/>
    <w:uiPriority w:val="99"/>
    <w:semiHidden/>
    <w:unhideWhenUsed/>
    <w:rsid w:val="00336E81"/>
    <w:pPr>
      <w:spacing w:after="120" w:line="480" w:lineRule="auto"/>
    </w:pPr>
  </w:style>
  <w:style w:type="character" w:customStyle="1" w:styleId="BodyText2Char">
    <w:name w:val="Body Text 2 Char"/>
    <w:basedOn w:val="DefaultParagraphFont"/>
    <w:link w:val="BodyText2"/>
    <w:uiPriority w:val="99"/>
    <w:semiHidden/>
    <w:rsid w:val="00336E81"/>
  </w:style>
  <w:style w:type="paragraph" w:styleId="BodyText3">
    <w:name w:val="Body Text 3"/>
    <w:basedOn w:val="Normal"/>
    <w:link w:val="BodyText3Char"/>
    <w:uiPriority w:val="99"/>
    <w:semiHidden/>
    <w:unhideWhenUsed/>
    <w:rsid w:val="00336E81"/>
    <w:pPr>
      <w:spacing w:after="120"/>
    </w:pPr>
    <w:rPr>
      <w:sz w:val="16"/>
      <w:szCs w:val="16"/>
    </w:rPr>
  </w:style>
  <w:style w:type="character" w:customStyle="1" w:styleId="BodyText3Char">
    <w:name w:val="Body Text 3 Char"/>
    <w:basedOn w:val="DefaultParagraphFont"/>
    <w:link w:val="BodyText3"/>
    <w:uiPriority w:val="99"/>
    <w:semiHidden/>
    <w:rsid w:val="00336E81"/>
    <w:rPr>
      <w:sz w:val="16"/>
      <w:szCs w:val="16"/>
    </w:rPr>
  </w:style>
  <w:style w:type="paragraph" w:styleId="BodyTextFirstIndent">
    <w:name w:val="Body Text First Indent"/>
    <w:basedOn w:val="BodyText"/>
    <w:link w:val="BodyTextFirstIndentChar"/>
    <w:uiPriority w:val="99"/>
    <w:semiHidden/>
    <w:unhideWhenUsed/>
    <w:rsid w:val="00336E81"/>
    <w:pPr>
      <w:spacing w:before="0" w:after="0"/>
      <w:ind w:left="0" w:firstLine="360"/>
    </w:pPr>
    <w:rPr>
      <w:rFonts w:asciiTheme="minorHAnsi" w:eastAsiaTheme="minorHAnsi" w:hAnsiTheme="minorHAnsi"/>
      <w:sz w:val="22"/>
      <w:szCs w:val="22"/>
    </w:rPr>
  </w:style>
  <w:style w:type="character" w:customStyle="1" w:styleId="BodyTextChar">
    <w:name w:val="Body Text Char"/>
    <w:basedOn w:val="DefaultParagraphFont"/>
    <w:link w:val="BodyText"/>
    <w:uiPriority w:val="1"/>
    <w:rsid w:val="00336E81"/>
    <w:rPr>
      <w:rFonts w:ascii="Arial" w:eastAsia="Arial" w:hAnsi="Arial"/>
      <w:sz w:val="24"/>
      <w:szCs w:val="24"/>
    </w:rPr>
  </w:style>
  <w:style w:type="character" w:customStyle="1" w:styleId="BodyTextFirstIndentChar">
    <w:name w:val="Body Text First Indent Char"/>
    <w:basedOn w:val="BodyTextChar"/>
    <w:link w:val="BodyTextFirstIndent"/>
    <w:uiPriority w:val="99"/>
    <w:semiHidden/>
    <w:rsid w:val="00336E81"/>
    <w:rPr>
      <w:rFonts w:ascii="Arial" w:eastAsia="Arial" w:hAnsi="Arial"/>
      <w:sz w:val="24"/>
      <w:szCs w:val="24"/>
    </w:rPr>
  </w:style>
  <w:style w:type="paragraph" w:styleId="BodyTextIndent">
    <w:name w:val="Body Text Indent"/>
    <w:basedOn w:val="Normal"/>
    <w:link w:val="BodyTextIndentChar"/>
    <w:uiPriority w:val="99"/>
    <w:semiHidden/>
    <w:unhideWhenUsed/>
    <w:rsid w:val="00336E81"/>
    <w:pPr>
      <w:spacing w:after="120"/>
      <w:ind w:left="360"/>
    </w:pPr>
  </w:style>
  <w:style w:type="character" w:customStyle="1" w:styleId="BodyTextIndentChar">
    <w:name w:val="Body Text Indent Char"/>
    <w:basedOn w:val="DefaultParagraphFont"/>
    <w:link w:val="BodyTextIndent"/>
    <w:uiPriority w:val="99"/>
    <w:semiHidden/>
    <w:rsid w:val="00336E81"/>
  </w:style>
  <w:style w:type="paragraph" w:styleId="BodyTextFirstIndent2">
    <w:name w:val="Body Text First Indent 2"/>
    <w:basedOn w:val="BodyTextIndent"/>
    <w:link w:val="BodyTextFirstIndent2Char"/>
    <w:uiPriority w:val="99"/>
    <w:semiHidden/>
    <w:unhideWhenUsed/>
    <w:rsid w:val="00336E81"/>
    <w:pPr>
      <w:spacing w:after="0"/>
      <w:ind w:firstLine="360"/>
    </w:pPr>
  </w:style>
  <w:style w:type="character" w:customStyle="1" w:styleId="BodyTextFirstIndent2Char">
    <w:name w:val="Body Text First Indent 2 Char"/>
    <w:basedOn w:val="BodyTextIndentChar"/>
    <w:link w:val="BodyTextFirstIndent2"/>
    <w:uiPriority w:val="99"/>
    <w:semiHidden/>
    <w:rsid w:val="00336E81"/>
  </w:style>
  <w:style w:type="paragraph" w:styleId="BodyTextIndent2">
    <w:name w:val="Body Text Indent 2"/>
    <w:basedOn w:val="Normal"/>
    <w:link w:val="BodyTextIndent2Char"/>
    <w:uiPriority w:val="99"/>
    <w:semiHidden/>
    <w:unhideWhenUsed/>
    <w:rsid w:val="00336E81"/>
    <w:pPr>
      <w:spacing w:after="120" w:line="480" w:lineRule="auto"/>
      <w:ind w:left="360"/>
    </w:pPr>
  </w:style>
  <w:style w:type="character" w:customStyle="1" w:styleId="BodyTextIndent2Char">
    <w:name w:val="Body Text Indent 2 Char"/>
    <w:basedOn w:val="DefaultParagraphFont"/>
    <w:link w:val="BodyTextIndent2"/>
    <w:uiPriority w:val="99"/>
    <w:semiHidden/>
    <w:rsid w:val="00336E81"/>
  </w:style>
  <w:style w:type="paragraph" w:styleId="BodyTextIndent3">
    <w:name w:val="Body Text Indent 3"/>
    <w:basedOn w:val="Normal"/>
    <w:link w:val="BodyTextIndent3Char"/>
    <w:uiPriority w:val="99"/>
    <w:semiHidden/>
    <w:unhideWhenUsed/>
    <w:rsid w:val="00336E81"/>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336E81"/>
    <w:rPr>
      <w:sz w:val="16"/>
      <w:szCs w:val="16"/>
    </w:rPr>
  </w:style>
  <w:style w:type="paragraph" w:styleId="Caption">
    <w:name w:val="caption"/>
    <w:basedOn w:val="Normal"/>
    <w:next w:val="Normal"/>
    <w:uiPriority w:val="35"/>
    <w:semiHidden/>
    <w:unhideWhenUsed/>
    <w:qFormat/>
    <w:rsid w:val="00336E81"/>
    <w:pPr>
      <w:spacing w:after="200"/>
    </w:pPr>
    <w:rPr>
      <w:b/>
      <w:bCs/>
      <w:color w:val="4F81BD" w:themeColor="accent1"/>
      <w:sz w:val="18"/>
      <w:szCs w:val="18"/>
    </w:rPr>
  </w:style>
  <w:style w:type="paragraph" w:styleId="Closing">
    <w:name w:val="Closing"/>
    <w:basedOn w:val="Normal"/>
    <w:link w:val="ClosingChar"/>
    <w:uiPriority w:val="99"/>
    <w:semiHidden/>
    <w:unhideWhenUsed/>
    <w:rsid w:val="00336E81"/>
    <w:pPr>
      <w:ind w:left="4320"/>
    </w:pPr>
  </w:style>
  <w:style w:type="character" w:customStyle="1" w:styleId="ClosingChar">
    <w:name w:val="Closing Char"/>
    <w:basedOn w:val="DefaultParagraphFont"/>
    <w:link w:val="Closing"/>
    <w:uiPriority w:val="99"/>
    <w:semiHidden/>
    <w:rsid w:val="00336E81"/>
  </w:style>
  <w:style w:type="paragraph" w:styleId="CommentText">
    <w:name w:val="annotation text"/>
    <w:basedOn w:val="Normal"/>
    <w:link w:val="CommentTextChar"/>
    <w:uiPriority w:val="99"/>
    <w:semiHidden/>
    <w:unhideWhenUsed/>
    <w:rsid w:val="00336E81"/>
    <w:rPr>
      <w:sz w:val="20"/>
      <w:szCs w:val="20"/>
    </w:rPr>
  </w:style>
  <w:style w:type="character" w:customStyle="1" w:styleId="CommentTextChar">
    <w:name w:val="Comment Text Char"/>
    <w:basedOn w:val="DefaultParagraphFont"/>
    <w:link w:val="CommentText"/>
    <w:uiPriority w:val="99"/>
    <w:semiHidden/>
    <w:rsid w:val="00336E81"/>
    <w:rPr>
      <w:sz w:val="20"/>
      <w:szCs w:val="20"/>
    </w:rPr>
  </w:style>
  <w:style w:type="paragraph" w:styleId="CommentSubject">
    <w:name w:val="annotation subject"/>
    <w:basedOn w:val="CommentText"/>
    <w:next w:val="CommentText"/>
    <w:link w:val="CommentSubjectChar"/>
    <w:uiPriority w:val="99"/>
    <w:semiHidden/>
    <w:unhideWhenUsed/>
    <w:rsid w:val="00336E81"/>
    <w:rPr>
      <w:b/>
      <w:bCs/>
    </w:rPr>
  </w:style>
  <w:style w:type="character" w:customStyle="1" w:styleId="CommentSubjectChar">
    <w:name w:val="Comment Subject Char"/>
    <w:basedOn w:val="CommentTextChar"/>
    <w:link w:val="CommentSubject"/>
    <w:uiPriority w:val="99"/>
    <w:semiHidden/>
    <w:rsid w:val="00336E81"/>
    <w:rPr>
      <w:b/>
      <w:bCs/>
      <w:sz w:val="20"/>
      <w:szCs w:val="20"/>
    </w:rPr>
  </w:style>
  <w:style w:type="paragraph" w:styleId="Date">
    <w:name w:val="Date"/>
    <w:basedOn w:val="Normal"/>
    <w:next w:val="Normal"/>
    <w:link w:val="DateChar"/>
    <w:uiPriority w:val="99"/>
    <w:semiHidden/>
    <w:unhideWhenUsed/>
    <w:rsid w:val="00336E81"/>
  </w:style>
  <w:style w:type="character" w:customStyle="1" w:styleId="DateChar">
    <w:name w:val="Date Char"/>
    <w:basedOn w:val="DefaultParagraphFont"/>
    <w:link w:val="Date"/>
    <w:uiPriority w:val="99"/>
    <w:semiHidden/>
    <w:rsid w:val="00336E81"/>
  </w:style>
  <w:style w:type="paragraph" w:styleId="DocumentMap">
    <w:name w:val="Document Map"/>
    <w:basedOn w:val="Normal"/>
    <w:link w:val="DocumentMapChar"/>
    <w:uiPriority w:val="99"/>
    <w:semiHidden/>
    <w:unhideWhenUsed/>
    <w:rsid w:val="00336E81"/>
    <w:rPr>
      <w:rFonts w:ascii="Tahoma" w:hAnsi="Tahoma" w:cs="Tahoma"/>
      <w:sz w:val="16"/>
      <w:szCs w:val="16"/>
    </w:rPr>
  </w:style>
  <w:style w:type="character" w:customStyle="1" w:styleId="DocumentMapChar">
    <w:name w:val="Document Map Char"/>
    <w:basedOn w:val="DefaultParagraphFont"/>
    <w:link w:val="DocumentMap"/>
    <w:uiPriority w:val="99"/>
    <w:semiHidden/>
    <w:rsid w:val="00336E81"/>
    <w:rPr>
      <w:rFonts w:ascii="Tahoma" w:hAnsi="Tahoma" w:cs="Tahoma"/>
      <w:sz w:val="16"/>
      <w:szCs w:val="16"/>
    </w:rPr>
  </w:style>
  <w:style w:type="paragraph" w:styleId="E-mailSignature">
    <w:name w:val="E-mail Signature"/>
    <w:basedOn w:val="Normal"/>
    <w:link w:val="E-mailSignatureChar"/>
    <w:uiPriority w:val="99"/>
    <w:semiHidden/>
    <w:unhideWhenUsed/>
    <w:rsid w:val="00336E81"/>
  </w:style>
  <w:style w:type="character" w:customStyle="1" w:styleId="E-mailSignatureChar">
    <w:name w:val="E-mail Signature Char"/>
    <w:basedOn w:val="DefaultParagraphFont"/>
    <w:link w:val="E-mailSignature"/>
    <w:uiPriority w:val="99"/>
    <w:semiHidden/>
    <w:rsid w:val="00336E81"/>
  </w:style>
  <w:style w:type="paragraph" w:styleId="EndnoteText">
    <w:name w:val="endnote text"/>
    <w:basedOn w:val="Normal"/>
    <w:link w:val="EndnoteTextChar"/>
    <w:uiPriority w:val="99"/>
    <w:semiHidden/>
    <w:unhideWhenUsed/>
    <w:rsid w:val="00336E81"/>
    <w:rPr>
      <w:sz w:val="20"/>
      <w:szCs w:val="20"/>
    </w:rPr>
  </w:style>
  <w:style w:type="character" w:customStyle="1" w:styleId="EndnoteTextChar">
    <w:name w:val="Endnote Text Char"/>
    <w:basedOn w:val="DefaultParagraphFont"/>
    <w:link w:val="EndnoteText"/>
    <w:uiPriority w:val="99"/>
    <w:semiHidden/>
    <w:rsid w:val="00336E81"/>
    <w:rPr>
      <w:sz w:val="20"/>
      <w:szCs w:val="20"/>
    </w:rPr>
  </w:style>
  <w:style w:type="paragraph" w:styleId="EnvelopeAddress">
    <w:name w:val="envelope address"/>
    <w:basedOn w:val="Normal"/>
    <w:uiPriority w:val="99"/>
    <w:semiHidden/>
    <w:unhideWhenUsed/>
    <w:rsid w:val="00336E81"/>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336E81"/>
    <w:rPr>
      <w:rFonts w:asciiTheme="majorHAnsi" w:eastAsiaTheme="majorEastAsia" w:hAnsiTheme="majorHAnsi" w:cstheme="majorBidi"/>
      <w:sz w:val="20"/>
      <w:szCs w:val="20"/>
    </w:rPr>
  </w:style>
  <w:style w:type="paragraph" w:styleId="Footer">
    <w:name w:val="footer"/>
    <w:basedOn w:val="Normal"/>
    <w:link w:val="FooterChar"/>
    <w:uiPriority w:val="99"/>
    <w:unhideWhenUsed/>
    <w:rsid w:val="00336E81"/>
    <w:pPr>
      <w:tabs>
        <w:tab w:val="center" w:pos="4680"/>
        <w:tab w:val="right" w:pos="9360"/>
      </w:tabs>
    </w:pPr>
  </w:style>
  <w:style w:type="character" w:customStyle="1" w:styleId="FooterChar">
    <w:name w:val="Footer Char"/>
    <w:basedOn w:val="DefaultParagraphFont"/>
    <w:link w:val="Footer"/>
    <w:uiPriority w:val="99"/>
    <w:rsid w:val="00336E81"/>
  </w:style>
  <w:style w:type="paragraph" w:styleId="FootnoteText">
    <w:name w:val="footnote text"/>
    <w:basedOn w:val="Normal"/>
    <w:link w:val="FootnoteTextChar"/>
    <w:uiPriority w:val="99"/>
    <w:semiHidden/>
    <w:unhideWhenUsed/>
    <w:rsid w:val="00336E81"/>
    <w:rPr>
      <w:sz w:val="20"/>
      <w:szCs w:val="20"/>
    </w:rPr>
  </w:style>
  <w:style w:type="character" w:customStyle="1" w:styleId="FootnoteTextChar">
    <w:name w:val="Footnote Text Char"/>
    <w:basedOn w:val="DefaultParagraphFont"/>
    <w:link w:val="FootnoteText"/>
    <w:uiPriority w:val="99"/>
    <w:semiHidden/>
    <w:rsid w:val="00336E81"/>
    <w:rPr>
      <w:sz w:val="20"/>
      <w:szCs w:val="20"/>
    </w:rPr>
  </w:style>
  <w:style w:type="paragraph" w:styleId="Header">
    <w:name w:val="header"/>
    <w:basedOn w:val="Normal"/>
    <w:link w:val="HeaderChar"/>
    <w:uiPriority w:val="99"/>
    <w:unhideWhenUsed/>
    <w:rsid w:val="00336E81"/>
    <w:pPr>
      <w:tabs>
        <w:tab w:val="center" w:pos="4680"/>
        <w:tab w:val="right" w:pos="9360"/>
      </w:tabs>
    </w:pPr>
  </w:style>
  <w:style w:type="character" w:customStyle="1" w:styleId="HeaderChar">
    <w:name w:val="Header Char"/>
    <w:basedOn w:val="DefaultParagraphFont"/>
    <w:link w:val="Header"/>
    <w:uiPriority w:val="99"/>
    <w:rsid w:val="00336E81"/>
  </w:style>
  <w:style w:type="character" w:customStyle="1" w:styleId="Heading4Char">
    <w:name w:val="Heading 4 Char"/>
    <w:basedOn w:val="DefaultParagraphFont"/>
    <w:link w:val="Heading4"/>
    <w:uiPriority w:val="9"/>
    <w:semiHidden/>
    <w:rsid w:val="00336E8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336E8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36E8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336E8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36E8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36E81"/>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336E81"/>
    <w:rPr>
      <w:i/>
      <w:iCs/>
    </w:rPr>
  </w:style>
  <w:style w:type="character" w:customStyle="1" w:styleId="HTMLAddressChar">
    <w:name w:val="HTML Address Char"/>
    <w:basedOn w:val="DefaultParagraphFont"/>
    <w:link w:val="HTMLAddress"/>
    <w:uiPriority w:val="99"/>
    <w:semiHidden/>
    <w:rsid w:val="00336E81"/>
    <w:rPr>
      <w:i/>
      <w:iCs/>
    </w:rPr>
  </w:style>
  <w:style w:type="paragraph" w:styleId="HTMLPreformatted">
    <w:name w:val="HTML Preformatted"/>
    <w:basedOn w:val="Normal"/>
    <w:link w:val="HTMLPreformattedChar"/>
    <w:uiPriority w:val="99"/>
    <w:semiHidden/>
    <w:unhideWhenUsed/>
    <w:rsid w:val="00336E81"/>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36E81"/>
    <w:rPr>
      <w:rFonts w:ascii="Consolas" w:hAnsi="Consolas"/>
      <w:sz w:val="20"/>
      <w:szCs w:val="20"/>
    </w:rPr>
  </w:style>
  <w:style w:type="paragraph" w:styleId="Index1">
    <w:name w:val="index 1"/>
    <w:basedOn w:val="Normal"/>
    <w:next w:val="Normal"/>
    <w:autoRedefine/>
    <w:uiPriority w:val="99"/>
    <w:semiHidden/>
    <w:unhideWhenUsed/>
    <w:rsid w:val="00336E81"/>
    <w:pPr>
      <w:ind w:left="220" w:hanging="220"/>
    </w:pPr>
  </w:style>
  <w:style w:type="paragraph" w:styleId="Index2">
    <w:name w:val="index 2"/>
    <w:basedOn w:val="Normal"/>
    <w:next w:val="Normal"/>
    <w:autoRedefine/>
    <w:uiPriority w:val="99"/>
    <w:semiHidden/>
    <w:unhideWhenUsed/>
    <w:rsid w:val="00336E81"/>
    <w:pPr>
      <w:ind w:left="440" w:hanging="220"/>
    </w:pPr>
  </w:style>
  <w:style w:type="paragraph" w:styleId="Index3">
    <w:name w:val="index 3"/>
    <w:basedOn w:val="Normal"/>
    <w:next w:val="Normal"/>
    <w:autoRedefine/>
    <w:uiPriority w:val="99"/>
    <w:semiHidden/>
    <w:unhideWhenUsed/>
    <w:rsid w:val="00336E81"/>
    <w:pPr>
      <w:ind w:left="660" w:hanging="220"/>
    </w:pPr>
  </w:style>
  <w:style w:type="paragraph" w:styleId="Index4">
    <w:name w:val="index 4"/>
    <w:basedOn w:val="Normal"/>
    <w:next w:val="Normal"/>
    <w:autoRedefine/>
    <w:uiPriority w:val="99"/>
    <w:semiHidden/>
    <w:unhideWhenUsed/>
    <w:rsid w:val="00336E81"/>
    <w:pPr>
      <w:ind w:left="880" w:hanging="220"/>
    </w:pPr>
  </w:style>
  <w:style w:type="paragraph" w:styleId="Index5">
    <w:name w:val="index 5"/>
    <w:basedOn w:val="Normal"/>
    <w:next w:val="Normal"/>
    <w:autoRedefine/>
    <w:uiPriority w:val="99"/>
    <w:semiHidden/>
    <w:unhideWhenUsed/>
    <w:rsid w:val="00336E81"/>
    <w:pPr>
      <w:ind w:left="1100" w:hanging="220"/>
    </w:pPr>
  </w:style>
  <w:style w:type="paragraph" w:styleId="Index6">
    <w:name w:val="index 6"/>
    <w:basedOn w:val="Normal"/>
    <w:next w:val="Normal"/>
    <w:autoRedefine/>
    <w:uiPriority w:val="99"/>
    <w:semiHidden/>
    <w:unhideWhenUsed/>
    <w:rsid w:val="00336E81"/>
    <w:pPr>
      <w:ind w:left="1320" w:hanging="220"/>
    </w:pPr>
  </w:style>
  <w:style w:type="paragraph" w:styleId="Index7">
    <w:name w:val="index 7"/>
    <w:basedOn w:val="Normal"/>
    <w:next w:val="Normal"/>
    <w:autoRedefine/>
    <w:uiPriority w:val="99"/>
    <w:semiHidden/>
    <w:unhideWhenUsed/>
    <w:rsid w:val="00336E81"/>
    <w:pPr>
      <w:ind w:left="1540" w:hanging="220"/>
    </w:pPr>
  </w:style>
  <w:style w:type="paragraph" w:styleId="Index8">
    <w:name w:val="index 8"/>
    <w:basedOn w:val="Normal"/>
    <w:next w:val="Normal"/>
    <w:autoRedefine/>
    <w:uiPriority w:val="99"/>
    <w:semiHidden/>
    <w:unhideWhenUsed/>
    <w:rsid w:val="00336E81"/>
    <w:pPr>
      <w:ind w:left="1760" w:hanging="220"/>
    </w:pPr>
  </w:style>
  <w:style w:type="paragraph" w:styleId="Index9">
    <w:name w:val="index 9"/>
    <w:basedOn w:val="Normal"/>
    <w:next w:val="Normal"/>
    <w:autoRedefine/>
    <w:uiPriority w:val="99"/>
    <w:semiHidden/>
    <w:unhideWhenUsed/>
    <w:rsid w:val="00336E81"/>
    <w:pPr>
      <w:ind w:left="1980" w:hanging="220"/>
    </w:pPr>
  </w:style>
  <w:style w:type="paragraph" w:styleId="IndexHeading">
    <w:name w:val="index heading"/>
    <w:basedOn w:val="Normal"/>
    <w:next w:val="Index1"/>
    <w:uiPriority w:val="99"/>
    <w:semiHidden/>
    <w:unhideWhenUsed/>
    <w:rsid w:val="00336E81"/>
    <w:rPr>
      <w:rFonts w:asciiTheme="majorHAnsi" w:eastAsiaTheme="majorEastAsia" w:hAnsiTheme="majorHAnsi" w:cstheme="majorBidi"/>
      <w:b/>
      <w:bCs/>
    </w:rPr>
  </w:style>
  <w:style w:type="paragraph" w:styleId="List">
    <w:name w:val="List"/>
    <w:basedOn w:val="Normal"/>
    <w:uiPriority w:val="99"/>
    <w:semiHidden/>
    <w:unhideWhenUsed/>
    <w:rsid w:val="00336E81"/>
    <w:pPr>
      <w:ind w:left="360" w:hanging="360"/>
      <w:contextualSpacing/>
    </w:pPr>
  </w:style>
  <w:style w:type="paragraph" w:styleId="List2">
    <w:name w:val="List 2"/>
    <w:basedOn w:val="Normal"/>
    <w:uiPriority w:val="99"/>
    <w:semiHidden/>
    <w:unhideWhenUsed/>
    <w:rsid w:val="00336E81"/>
    <w:pPr>
      <w:ind w:left="720" w:hanging="360"/>
      <w:contextualSpacing/>
    </w:pPr>
  </w:style>
  <w:style w:type="paragraph" w:styleId="List3">
    <w:name w:val="List 3"/>
    <w:basedOn w:val="Normal"/>
    <w:uiPriority w:val="99"/>
    <w:semiHidden/>
    <w:unhideWhenUsed/>
    <w:rsid w:val="00336E81"/>
    <w:pPr>
      <w:ind w:left="1080" w:hanging="360"/>
      <w:contextualSpacing/>
    </w:pPr>
  </w:style>
  <w:style w:type="paragraph" w:styleId="List4">
    <w:name w:val="List 4"/>
    <w:basedOn w:val="Normal"/>
    <w:uiPriority w:val="99"/>
    <w:semiHidden/>
    <w:unhideWhenUsed/>
    <w:rsid w:val="00336E81"/>
    <w:pPr>
      <w:ind w:left="1440" w:hanging="360"/>
      <w:contextualSpacing/>
    </w:pPr>
  </w:style>
  <w:style w:type="paragraph" w:styleId="List5">
    <w:name w:val="List 5"/>
    <w:basedOn w:val="Normal"/>
    <w:uiPriority w:val="99"/>
    <w:semiHidden/>
    <w:unhideWhenUsed/>
    <w:rsid w:val="00336E81"/>
    <w:pPr>
      <w:ind w:left="1800" w:hanging="360"/>
      <w:contextualSpacing/>
    </w:pPr>
  </w:style>
  <w:style w:type="paragraph" w:styleId="ListBullet">
    <w:name w:val="List Bullet"/>
    <w:basedOn w:val="Normal"/>
    <w:uiPriority w:val="99"/>
    <w:semiHidden/>
    <w:unhideWhenUsed/>
    <w:rsid w:val="00336E81"/>
    <w:pPr>
      <w:numPr>
        <w:numId w:val="21"/>
      </w:numPr>
      <w:contextualSpacing/>
    </w:pPr>
  </w:style>
  <w:style w:type="paragraph" w:styleId="ListBullet2">
    <w:name w:val="List Bullet 2"/>
    <w:basedOn w:val="Normal"/>
    <w:uiPriority w:val="99"/>
    <w:semiHidden/>
    <w:unhideWhenUsed/>
    <w:rsid w:val="00336E81"/>
    <w:pPr>
      <w:numPr>
        <w:numId w:val="22"/>
      </w:numPr>
      <w:contextualSpacing/>
    </w:pPr>
  </w:style>
  <w:style w:type="paragraph" w:styleId="ListBullet3">
    <w:name w:val="List Bullet 3"/>
    <w:basedOn w:val="Normal"/>
    <w:uiPriority w:val="99"/>
    <w:semiHidden/>
    <w:unhideWhenUsed/>
    <w:rsid w:val="00336E81"/>
    <w:pPr>
      <w:numPr>
        <w:numId w:val="23"/>
      </w:numPr>
      <w:contextualSpacing/>
    </w:pPr>
  </w:style>
  <w:style w:type="paragraph" w:styleId="ListBullet4">
    <w:name w:val="List Bullet 4"/>
    <w:basedOn w:val="Normal"/>
    <w:uiPriority w:val="99"/>
    <w:semiHidden/>
    <w:unhideWhenUsed/>
    <w:rsid w:val="00336E81"/>
    <w:pPr>
      <w:numPr>
        <w:numId w:val="24"/>
      </w:numPr>
      <w:contextualSpacing/>
    </w:pPr>
  </w:style>
  <w:style w:type="paragraph" w:styleId="ListBullet5">
    <w:name w:val="List Bullet 5"/>
    <w:basedOn w:val="Normal"/>
    <w:uiPriority w:val="99"/>
    <w:semiHidden/>
    <w:unhideWhenUsed/>
    <w:rsid w:val="00336E81"/>
    <w:pPr>
      <w:numPr>
        <w:numId w:val="25"/>
      </w:numPr>
      <w:contextualSpacing/>
    </w:pPr>
  </w:style>
  <w:style w:type="paragraph" w:styleId="ListContinue">
    <w:name w:val="List Continue"/>
    <w:basedOn w:val="Normal"/>
    <w:uiPriority w:val="99"/>
    <w:semiHidden/>
    <w:unhideWhenUsed/>
    <w:rsid w:val="00336E81"/>
    <w:pPr>
      <w:spacing w:after="120"/>
      <w:ind w:left="360"/>
      <w:contextualSpacing/>
    </w:pPr>
  </w:style>
  <w:style w:type="paragraph" w:styleId="ListContinue2">
    <w:name w:val="List Continue 2"/>
    <w:basedOn w:val="Normal"/>
    <w:uiPriority w:val="99"/>
    <w:semiHidden/>
    <w:unhideWhenUsed/>
    <w:rsid w:val="00336E81"/>
    <w:pPr>
      <w:spacing w:after="120"/>
      <w:ind w:left="720"/>
      <w:contextualSpacing/>
    </w:pPr>
  </w:style>
  <w:style w:type="paragraph" w:styleId="ListContinue3">
    <w:name w:val="List Continue 3"/>
    <w:basedOn w:val="Normal"/>
    <w:uiPriority w:val="99"/>
    <w:semiHidden/>
    <w:unhideWhenUsed/>
    <w:rsid w:val="00336E81"/>
    <w:pPr>
      <w:spacing w:after="120"/>
      <w:ind w:left="1080"/>
      <w:contextualSpacing/>
    </w:pPr>
  </w:style>
  <w:style w:type="paragraph" w:styleId="ListContinue4">
    <w:name w:val="List Continue 4"/>
    <w:basedOn w:val="Normal"/>
    <w:uiPriority w:val="99"/>
    <w:semiHidden/>
    <w:unhideWhenUsed/>
    <w:rsid w:val="00336E81"/>
    <w:pPr>
      <w:spacing w:after="120"/>
      <w:ind w:left="1440"/>
      <w:contextualSpacing/>
    </w:pPr>
  </w:style>
  <w:style w:type="paragraph" w:styleId="ListContinue5">
    <w:name w:val="List Continue 5"/>
    <w:basedOn w:val="Normal"/>
    <w:uiPriority w:val="99"/>
    <w:semiHidden/>
    <w:unhideWhenUsed/>
    <w:rsid w:val="00336E81"/>
    <w:pPr>
      <w:spacing w:after="120"/>
      <w:ind w:left="1800"/>
      <w:contextualSpacing/>
    </w:pPr>
  </w:style>
  <w:style w:type="paragraph" w:styleId="ListNumber">
    <w:name w:val="List Number"/>
    <w:basedOn w:val="Normal"/>
    <w:uiPriority w:val="99"/>
    <w:semiHidden/>
    <w:unhideWhenUsed/>
    <w:rsid w:val="00336E81"/>
    <w:pPr>
      <w:numPr>
        <w:numId w:val="26"/>
      </w:numPr>
      <w:contextualSpacing/>
    </w:pPr>
  </w:style>
  <w:style w:type="paragraph" w:styleId="ListNumber2">
    <w:name w:val="List Number 2"/>
    <w:basedOn w:val="Normal"/>
    <w:uiPriority w:val="99"/>
    <w:semiHidden/>
    <w:unhideWhenUsed/>
    <w:rsid w:val="00336E81"/>
    <w:pPr>
      <w:numPr>
        <w:numId w:val="27"/>
      </w:numPr>
      <w:contextualSpacing/>
    </w:pPr>
  </w:style>
  <w:style w:type="paragraph" w:styleId="ListNumber3">
    <w:name w:val="List Number 3"/>
    <w:basedOn w:val="Normal"/>
    <w:uiPriority w:val="99"/>
    <w:semiHidden/>
    <w:unhideWhenUsed/>
    <w:rsid w:val="00336E81"/>
    <w:pPr>
      <w:numPr>
        <w:numId w:val="28"/>
      </w:numPr>
      <w:contextualSpacing/>
    </w:pPr>
  </w:style>
  <w:style w:type="paragraph" w:styleId="ListNumber4">
    <w:name w:val="List Number 4"/>
    <w:basedOn w:val="Normal"/>
    <w:uiPriority w:val="99"/>
    <w:semiHidden/>
    <w:unhideWhenUsed/>
    <w:rsid w:val="00336E81"/>
    <w:pPr>
      <w:numPr>
        <w:numId w:val="29"/>
      </w:numPr>
      <w:contextualSpacing/>
    </w:pPr>
  </w:style>
  <w:style w:type="paragraph" w:styleId="ListNumber5">
    <w:name w:val="List Number 5"/>
    <w:basedOn w:val="Normal"/>
    <w:uiPriority w:val="99"/>
    <w:semiHidden/>
    <w:unhideWhenUsed/>
    <w:rsid w:val="00336E81"/>
    <w:pPr>
      <w:numPr>
        <w:numId w:val="30"/>
      </w:numPr>
      <w:contextualSpacing/>
    </w:pPr>
  </w:style>
  <w:style w:type="paragraph" w:styleId="MacroText">
    <w:name w:val="macro"/>
    <w:link w:val="MacroTextChar"/>
    <w:uiPriority w:val="99"/>
    <w:semiHidden/>
    <w:unhideWhenUsed/>
    <w:rsid w:val="00336E81"/>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336E81"/>
    <w:rPr>
      <w:rFonts w:ascii="Consolas" w:hAnsi="Consolas"/>
      <w:sz w:val="20"/>
      <w:szCs w:val="20"/>
    </w:rPr>
  </w:style>
  <w:style w:type="paragraph" w:styleId="MessageHeader">
    <w:name w:val="Message Header"/>
    <w:basedOn w:val="Normal"/>
    <w:link w:val="MessageHeaderChar"/>
    <w:uiPriority w:val="99"/>
    <w:semiHidden/>
    <w:unhideWhenUsed/>
    <w:rsid w:val="00336E81"/>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336E81"/>
    <w:rPr>
      <w:rFonts w:asciiTheme="majorHAnsi" w:eastAsiaTheme="majorEastAsia" w:hAnsiTheme="majorHAnsi" w:cstheme="majorBidi"/>
      <w:sz w:val="24"/>
      <w:szCs w:val="24"/>
      <w:shd w:val="pct20" w:color="auto" w:fill="auto"/>
    </w:rPr>
  </w:style>
  <w:style w:type="paragraph" w:styleId="NoSpacing">
    <w:name w:val="No Spacing"/>
    <w:uiPriority w:val="1"/>
    <w:qFormat/>
    <w:rsid w:val="00336E81"/>
  </w:style>
  <w:style w:type="paragraph" w:styleId="NormalIndent">
    <w:name w:val="Normal Indent"/>
    <w:basedOn w:val="Normal"/>
    <w:uiPriority w:val="99"/>
    <w:semiHidden/>
    <w:unhideWhenUsed/>
    <w:rsid w:val="00336E81"/>
    <w:pPr>
      <w:ind w:left="720"/>
    </w:pPr>
  </w:style>
  <w:style w:type="paragraph" w:styleId="NoteHeading">
    <w:name w:val="Note Heading"/>
    <w:basedOn w:val="Normal"/>
    <w:next w:val="Normal"/>
    <w:link w:val="NoteHeadingChar"/>
    <w:uiPriority w:val="99"/>
    <w:semiHidden/>
    <w:unhideWhenUsed/>
    <w:rsid w:val="00336E81"/>
  </w:style>
  <w:style w:type="character" w:customStyle="1" w:styleId="NoteHeadingChar">
    <w:name w:val="Note Heading Char"/>
    <w:basedOn w:val="DefaultParagraphFont"/>
    <w:link w:val="NoteHeading"/>
    <w:uiPriority w:val="99"/>
    <w:semiHidden/>
    <w:rsid w:val="00336E81"/>
  </w:style>
  <w:style w:type="paragraph" w:styleId="PlainText">
    <w:name w:val="Plain Text"/>
    <w:basedOn w:val="Normal"/>
    <w:link w:val="PlainTextChar"/>
    <w:uiPriority w:val="99"/>
    <w:semiHidden/>
    <w:unhideWhenUsed/>
    <w:rsid w:val="00336E81"/>
    <w:rPr>
      <w:rFonts w:ascii="Consolas" w:hAnsi="Consolas"/>
      <w:sz w:val="21"/>
      <w:szCs w:val="21"/>
    </w:rPr>
  </w:style>
  <w:style w:type="character" w:customStyle="1" w:styleId="PlainTextChar">
    <w:name w:val="Plain Text Char"/>
    <w:basedOn w:val="DefaultParagraphFont"/>
    <w:link w:val="PlainText"/>
    <w:uiPriority w:val="99"/>
    <w:semiHidden/>
    <w:rsid w:val="00336E81"/>
    <w:rPr>
      <w:rFonts w:ascii="Consolas" w:hAnsi="Consolas"/>
      <w:sz w:val="21"/>
      <w:szCs w:val="21"/>
    </w:rPr>
  </w:style>
  <w:style w:type="paragraph" w:styleId="Quote">
    <w:name w:val="Quote"/>
    <w:basedOn w:val="Normal"/>
    <w:next w:val="Normal"/>
    <w:link w:val="QuoteChar"/>
    <w:uiPriority w:val="29"/>
    <w:qFormat/>
    <w:rsid w:val="00336E81"/>
    <w:rPr>
      <w:i/>
      <w:iCs/>
      <w:color w:val="000000" w:themeColor="text1"/>
    </w:rPr>
  </w:style>
  <w:style w:type="character" w:customStyle="1" w:styleId="QuoteChar">
    <w:name w:val="Quote Char"/>
    <w:basedOn w:val="DefaultParagraphFont"/>
    <w:link w:val="Quote"/>
    <w:uiPriority w:val="29"/>
    <w:rsid w:val="00336E81"/>
    <w:rPr>
      <w:i/>
      <w:iCs/>
      <w:color w:val="000000" w:themeColor="text1"/>
    </w:rPr>
  </w:style>
  <w:style w:type="paragraph" w:styleId="Salutation">
    <w:name w:val="Salutation"/>
    <w:basedOn w:val="Normal"/>
    <w:next w:val="Normal"/>
    <w:link w:val="SalutationChar"/>
    <w:uiPriority w:val="99"/>
    <w:semiHidden/>
    <w:unhideWhenUsed/>
    <w:rsid w:val="00336E81"/>
  </w:style>
  <w:style w:type="character" w:customStyle="1" w:styleId="SalutationChar">
    <w:name w:val="Salutation Char"/>
    <w:basedOn w:val="DefaultParagraphFont"/>
    <w:link w:val="Salutation"/>
    <w:uiPriority w:val="99"/>
    <w:semiHidden/>
    <w:rsid w:val="00336E81"/>
  </w:style>
  <w:style w:type="paragraph" w:styleId="Signature">
    <w:name w:val="Signature"/>
    <w:basedOn w:val="Normal"/>
    <w:link w:val="SignatureChar"/>
    <w:uiPriority w:val="99"/>
    <w:semiHidden/>
    <w:unhideWhenUsed/>
    <w:rsid w:val="00336E81"/>
    <w:pPr>
      <w:ind w:left="4320"/>
    </w:pPr>
  </w:style>
  <w:style w:type="character" w:customStyle="1" w:styleId="SignatureChar">
    <w:name w:val="Signature Char"/>
    <w:basedOn w:val="DefaultParagraphFont"/>
    <w:link w:val="Signature"/>
    <w:uiPriority w:val="99"/>
    <w:semiHidden/>
    <w:rsid w:val="00336E81"/>
  </w:style>
  <w:style w:type="paragraph" w:styleId="Subtitle">
    <w:name w:val="Subtitle"/>
    <w:basedOn w:val="Normal"/>
    <w:next w:val="Normal"/>
    <w:link w:val="SubtitleChar"/>
    <w:uiPriority w:val="11"/>
    <w:qFormat/>
    <w:rsid w:val="00336E8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36E81"/>
    <w:rPr>
      <w:rFonts w:asciiTheme="majorHAnsi" w:eastAsiaTheme="majorEastAsia" w:hAnsiTheme="majorHAnsi" w:cstheme="majorBidi"/>
      <w:i/>
      <w:iCs/>
      <w:color w:val="4F81BD" w:themeColor="accent1"/>
      <w:spacing w:val="15"/>
      <w:sz w:val="24"/>
      <w:szCs w:val="24"/>
    </w:rPr>
  </w:style>
  <w:style w:type="paragraph" w:styleId="TableofAuthorities">
    <w:name w:val="table of authorities"/>
    <w:basedOn w:val="Normal"/>
    <w:next w:val="Normal"/>
    <w:uiPriority w:val="99"/>
    <w:semiHidden/>
    <w:unhideWhenUsed/>
    <w:rsid w:val="00336E81"/>
    <w:pPr>
      <w:ind w:left="220" w:hanging="220"/>
    </w:pPr>
  </w:style>
  <w:style w:type="paragraph" w:styleId="TableofFigures">
    <w:name w:val="table of figures"/>
    <w:basedOn w:val="Normal"/>
    <w:next w:val="Normal"/>
    <w:uiPriority w:val="99"/>
    <w:semiHidden/>
    <w:unhideWhenUsed/>
    <w:rsid w:val="00336E81"/>
  </w:style>
  <w:style w:type="paragraph" w:styleId="TOAHeading">
    <w:name w:val="toa heading"/>
    <w:basedOn w:val="Normal"/>
    <w:next w:val="Normal"/>
    <w:uiPriority w:val="99"/>
    <w:semiHidden/>
    <w:unhideWhenUsed/>
    <w:rsid w:val="00336E81"/>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336E81"/>
    <w:pPr>
      <w:spacing w:after="100"/>
      <w:ind w:left="660"/>
    </w:pPr>
  </w:style>
  <w:style w:type="paragraph" w:styleId="TOC5">
    <w:name w:val="toc 5"/>
    <w:basedOn w:val="Normal"/>
    <w:next w:val="Normal"/>
    <w:autoRedefine/>
    <w:uiPriority w:val="39"/>
    <w:semiHidden/>
    <w:unhideWhenUsed/>
    <w:rsid w:val="00336E81"/>
    <w:pPr>
      <w:spacing w:after="100"/>
      <w:ind w:left="880"/>
    </w:pPr>
  </w:style>
  <w:style w:type="paragraph" w:styleId="TOC6">
    <w:name w:val="toc 6"/>
    <w:basedOn w:val="Normal"/>
    <w:next w:val="Normal"/>
    <w:autoRedefine/>
    <w:uiPriority w:val="39"/>
    <w:semiHidden/>
    <w:unhideWhenUsed/>
    <w:rsid w:val="00336E81"/>
    <w:pPr>
      <w:spacing w:after="100"/>
      <w:ind w:left="1100"/>
    </w:pPr>
  </w:style>
  <w:style w:type="paragraph" w:styleId="TOC7">
    <w:name w:val="toc 7"/>
    <w:basedOn w:val="Normal"/>
    <w:next w:val="Normal"/>
    <w:autoRedefine/>
    <w:uiPriority w:val="39"/>
    <w:semiHidden/>
    <w:unhideWhenUsed/>
    <w:rsid w:val="00336E81"/>
    <w:pPr>
      <w:spacing w:after="100"/>
      <w:ind w:left="1320"/>
    </w:pPr>
  </w:style>
  <w:style w:type="paragraph" w:styleId="TOC8">
    <w:name w:val="toc 8"/>
    <w:basedOn w:val="Normal"/>
    <w:next w:val="Normal"/>
    <w:autoRedefine/>
    <w:uiPriority w:val="39"/>
    <w:semiHidden/>
    <w:unhideWhenUsed/>
    <w:rsid w:val="00336E81"/>
    <w:pPr>
      <w:spacing w:after="100"/>
      <w:ind w:left="1540"/>
    </w:pPr>
  </w:style>
  <w:style w:type="paragraph" w:styleId="TOC9">
    <w:name w:val="toc 9"/>
    <w:basedOn w:val="Normal"/>
    <w:next w:val="Normal"/>
    <w:autoRedefine/>
    <w:uiPriority w:val="39"/>
    <w:semiHidden/>
    <w:unhideWhenUsed/>
    <w:rsid w:val="00336E81"/>
    <w:pPr>
      <w:spacing w:after="100"/>
      <w:ind w:left="1760"/>
    </w:pPr>
  </w:style>
  <w:style w:type="numbering" w:customStyle="1" w:styleId="NEWList0">
    <w:name w:val="NEW List"/>
    <w:uiPriority w:val="99"/>
    <w:rsid w:val="00E42212"/>
    <w:pPr>
      <w:numPr>
        <w:numId w:val="35"/>
      </w:numPr>
    </w:pPr>
  </w:style>
  <w:style w:type="numbering" w:customStyle="1" w:styleId="NEWLIST">
    <w:name w:val="NEW LIST"/>
    <w:uiPriority w:val="99"/>
    <w:rsid w:val="00E42212"/>
    <w:pPr>
      <w:numPr>
        <w:numId w:val="38"/>
      </w:numPr>
    </w:pPr>
  </w:style>
  <w:style w:type="character" w:styleId="FollowedHyperlink">
    <w:name w:val="FollowedHyperlink"/>
    <w:basedOn w:val="DefaultParagraphFont"/>
    <w:uiPriority w:val="99"/>
    <w:semiHidden/>
    <w:unhideWhenUsed/>
    <w:rsid w:val="00AD513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43482"/>
  </w:style>
  <w:style w:type="paragraph" w:styleId="Heading1">
    <w:name w:val="heading 1"/>
    <w:basedOn w:val="Normal"/>
    <w:autoRedefine/>
    <w:uiPriority w:val="1"/>
    <w:qFormat/>
    <w:rsid w:val="008B22E1"/>
    <w:pPr>
      <w:spacing w:before="63"/>
      <w:ind w:left="720"/>
      <w:outlineLvl w:val="0"/>
    </w:pPr>
    <w:rPr>
      <w:rFonts w:ascii="Cambria" w:eastAsia="Cambria" w:hAnsi="Cambria"/>
      <w:b/>
      <w:bCs/>
      <w:color w:val="3333CC"/>
      <w:sz w:val="26"/>
      <w:szCs w:val="26"/>
    </w:rPr>
  </w:style>
  <w:style w:type="paragraph" w:styleId="Heading2">
    <w:name w:val="heading 2"/>
    <w:basedOn w:val="Normal"/>
    <w:next w:val="Normal"/>
    <w:link w:val="Heading2Char"/>
    <w:uiPriority w:val="9"/>
    <w:unhideWhenUsed/>
    <w:qFormat/>
    <w:rsid w:val="008F496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autoRedefine/>
    <w:uiPriority w:val="9"/>
    <w:unhideWhenUsed/>
    <w:qFormat/>
    <w:rsid w:val="008B22E1"/>
    <w:pPr>
      <w:keepNext/>
      <w:keepLines/>
      <w:spacing w:before="80"/>
      <w:ind w:left="7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36E8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36E8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36E8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36E8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36E8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36E8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143482"/>
    <w:pPr>
      <w:spacing w:before="139"/>
      <w:ind w:left="361"/>
    </w:pPr>
    <w:rPr>
      <w:rFonts w:ascii="Calibri" w:eastAsia="Calibri" w:hAnsi="Calibri"/>
    </w:rPr>
  </w:style>
  <w:style w:type="paragraph" w:styleId="BodyText">
    <w:name w:val="Body Text"/>
    <w:basedOn w:val="Normal"/>
    <w:link w:val="BodyTextChar"/>
    <w:uiPriority w:val="1"/>
    <w:qFormat/>
    <w:rsid w:val="00313463"/>
    <w:pPr>
      <w:spacing w:before="120" w:after="120"/>
      <w:ind w:left="140"/>
    </w:pPr>
    <w:rPr>
      <w:rFonts w:ascii="Arial" w:eastAsia="Arial" w:hAnsi="Arial"/>
      <w:sz w:val="24"/>
      <w:szCs w:val="24"/>
    </w:rPr>
  </w:style>
  <w:style w:type="paragraph" w:styleId="ListParagraph">
    <w:name w:val="List Paragraph"/>
    <w:basedOn w:val="Normal"/>
    <w:uiPriority w:val="34"/>
    <w:qFormat/>
    <w:rsid w:val="00143482"/>
  </w:style>
  <w:style w:type="paragraph" w:customStyle="1" w:styleId="TableParagraph">
    <w:name w:val="Table Paragraph"/>
    <w:basedOn w:val="Normal"/>
    <w:uiPriority w:val="1"/>
    <w:qFormat/>
    <w:rsid w:val="00143482"/>
  </w:style>
  <w:style w:type="paragraph" w:styleId="BalloonText">
    <w:name w:val="Balloon Text"/>
    <w:basedOn w:val="Normal"/>
    <w:link w:val="BalloonTextChar"/>
    <w:uiPriority w:val="99"/>
    <w:semiHidden/>
    <w:unhideWhenUsed/>
    <w:rsid w:val="00D135B0"/>
    <w:rPr>
      <w:rFonts w:ascii="Tahoma" w:hAnsi="Tahoma" w:cs="Tahoma"/>
      <w:sz w:val="16"/>
      <w:szCs w:val="16"/>
    </w:rPr>
  </w:style>
  <w:style w:type="character" w:customStyle="1" w:styleId="BalloonTextChar">
    <w:name w:val="Balloon Text Char"/>
    <w:basedOn w:val="DefaultParagraphFont"/>
    <w:link w:val="BalloonText"/>
    <w:uiPriority w:val="99"/>
    <w:semiHidden/>
    <w:rsid w:val="00D135B0"/>
    <w:rPr>
      <w:rFonts w:ascii="Tahoma" w:hAnsi="Tahoma" w:cs="Tahoma"/>
      <w:sz w:val="16"/>
      <w:szCs w:val="16"/>
    </w:rPr>
  </w:style>
  <w:style w:type="paragraph" w:styleId="TOCHeading">
    <w:name w:val="TOC Heading"/>
    <w:basedOn w:val="Heading1"/>
    <w:next w:val="Normal"/>
    <w:uiPriority w:val="39"/>
    <w:unhideWhenUsed/>
    <w:qFormat/>
    <w:rsid w:val="00D135B0"/>
    <w:pPr>
      <w:keepNext/>
      <w:keepLines/>
      <w:widowControl/>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character" w:styleId="Hyperlink">
    <w:name w:val="Hyperlink"/>
    <w:basedOn w:val="DefaultParagraphFont"/>
    <w:uiPriority w:val="99"/>
    <w:unhideWhenUsed/>
    <w:rsid w:val="00D135B0"/>
    <w:rPr>
      <w:color w:val="0000FF" w:themeColor="hyperlink"/>
      <w:u w:val="single"/>
    </w:rPr>
  </w:style>
  <w:style w:type="character" w:styleId="SubtleEmphasis">
    <w:name w:val="Subtle Emphasis"/>
    <w:basedOn w:val="DefaultParagraphFont"/>
    <w:uiPriority w:val="19"/>
    <w:qFormat/>
    <w:rsid w:val="00E23FED"/>
    <w:rPr>
      <w:rFonts w:ascii="Arial" w:hAnsi="Arial"/>
      <w:i/>
      <w:iCs/>
      <w:color w:val="808080" w:themeColor="text1" w:themeTint="7F"/>
      <w:sz w:val="22"/>
    </w:rPr>
  </w:style>
  <w:style w:type="paragraph" w:styleId="IntenseQuote">
    <w:name w:val="Intense Quote"/>
    <w:basedOn w:val="Normal"/>
    <w:next w:val="Normal"/>
    <w:link w:val="IntenseQuoteChar"/>
    <w:uiPriority w:val="30"/>
    <w:qFormat/>
    <w:rsid w:val="0062160C"/>
    <w:pPr>
      <w:pBdr>
        <w:bottom w:val="single" w:sz="4" w:space="4" w:color="4F81BD" w:themeColor="accent1"/>
      </w:pBdr>
      <w:spacing w:before="80" w:after="160"/>
      <w:ind w:left="936" w:right="936"/>
    </w:pPr>
    <w:rPr>
      <w:b/>
      <w:bCs/>
      <w:i/>
      <w:iCs/>
      <w:color w:val="C00000"/>
    </w:rPr>
  </w:style>
  <w:style w:type="character" w:customStyle="1" w:styleId="IntenseQuoteChar">
    <w:name w:val="Intense Quote Char"/>
    <w:basedOn w:val="DefaultParagraphFont"/>
    <w:link w:val="IntenseQuote"/>
    <w:uiPriority w:val="30"/>
    <w:rsid w:val="0062160C"/>
    <w:rPr>
      <w:b/>
      <w:bCs/>
      <w:i/>
      <w:iCs/>
      <w:color w:val="C00000"/>
    </w:rPr>
  </w:style>
  <w:style w:type="paragraph" w:styleId="Title">
    <w:name w:val="Title"/>
    <w:basedOn w:val="Normal"/>
    <w:next w:val="Normal"/>
    <w:link w:val="TitleChar"/>
    <w:uiPriority w:val="10"/>
    <w:qFormat/>
    <w:rsid w:val="008F496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F496E"/>
    <w:rPr>
      <w:rFonts w:asciiTheme="majorHAnsi" w:eastAsiaTheme="majorEastAsia" w:hAnsiTheme="majorHAnsi" w:cstheme="majorBidi"/>
      <w:color w:val="17365D" w:themeColor="text2" w:themeShade="BF"/>
      <w:spacing w:val="5"/>
      <w:kern w:val="28"/>
      <w:sz w:val="52"/>
      <w:szCs w:val="52"/>
    </w:rPr>
  </w:style>
  <w:style w:type="character" w:styleId="Strong">
    <w:name w:val="Strong"/>
    <w:basedOn w:val="DefaultParagraphFont"/>
    <w:uiPriority w:val="22"/>
    <w:qFormat/>
    <w:rsid w:val="008F496E"/>
    <w:rPr>
      <w:b/>
      <w:bCs/>
    </w:rPr>
  </w:style>
  <w:style w:type="character" w:customStyle="1" w:styleId="Heading2Char">
    <w:name w:val="Heading 2 Char"/>
    <w:basedOn w:val="DefaultParagraphFont"/>
    <w:link w:val="Heading2"/>
    <w:uiPriority w:val="9"/>
    <w:rsid w:val="008F496E"/>
    <w:rPr>
      <w:rFonts w:asciiTheme="majorHAnsi" w:eastAsiaTheme="majorEastAsia" w:hAnsiTheme="majorHAnsi" w:cstheme="majorBidi"/>
      <w:b/>
      <w:bCs/>
      <w:color w:val="4F81BD" w:themeColor="accent1"/>
      <w:sz w:val="26"/>
      <w:szCs w:val="26"/>
    </w:rPr>
  </w:style>
  <w:style w:type="character" w:styleId="BookTitle">
    <w:name w:val="Book Title"/>
    <w:basedOn w:val="DefaultParagraphFont"/>
    <w:uiPriority w:val="33"/>
    <w:qFormat/>
    <w:rsid w:val="008F496E"/>
    <w:rPr>
      <w:rFonts w:asciiTheme="majorHAnsi" w:hAnsiTheme="majorHAnsi"/>
      <w:b/>
      <w:bCs/>
      <w:smallCaps/>
      <w:spacing w:val="5"/>
      <w:sz w:val="40"/>
    </w:rPr>
  </w:style>
  <w:style w:type="character" w:customStyle="1" w:styleId="Heading3Char">
    <w:name w:val="Heading 3 Char"/>
    <w:basedOn w:val="DefaultParagraphFont"/>
    <w:link w:val="Heading3"/>
    <w:uiPriority w:val="9"/>
    <w:rsid w:val="008B22E1"/>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B31CAF"/>
    <w:rPr>
      <w:rFonts w:ascii="Arial" w:hAnsi="Arial"/>
      <w:b w:val="0"/>
      <w:i/>
      <w:iCs/>
      <w:sz w:val="20"/>
    </w:rPr>
  </w:style>
  <w:style w:type="table" w:styleId="TableGrid">
    <w:name w:val="Table Grid"/>
    <w:basedOn w:val="TableNormal"/>
    <w:uiPriority w:val="59"/>
    <w:rsid w:val="00B31CAF"/>
    <w:pPr>
      <w:widowControl/>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B31CAF"/>
    <w:pPr>
      <w:spacing w:after="100"/>
      <w:ind w:left="440"/>
    </w:pPr>
  </w:style>
  <w:style w:type="paragraph" w:customStyle="1" w:styleId="DistributionStatement">
    <w:name w:val="Distribution Statement"/>
    <w:semiHidden/>
    <w:rsid w:val="00B31CAF"/>
    <w:pPr>
      <w:tabs>
        <w:tab w:val="left" w:pos="10080"/>
      </w:tabs>
      <w:suppressAutoHyphens/>
      <w:spacing w:before="120" w:line="220" w:lineRule="atLeast"/>
    </w:pPr>
    <w:rPr>
      <w:rFonts w:ascii="Franklin Gothic Book" w:eastAsia="Times New Roman" w:hAnsi="Franklin Gothic Book" w:cs="Times New Roman"/>
      <w:noProof/>
      <w:kern w:val="18"/>
      <w:sz w:val="18"/>
      <w:szCs w:val="18"/>
    </w:rPr>
  </w:style>
  <w:style w:type="paragraph" w:customStyle="1" w:styleId="CoverSubtitle">
    <w:name w:val="Cover Subtitle"/>
    <w:semiHidden/>
    <w:rsid w:val="00B31CAF"/>
    <w:pPr>
      <w:tabs>
        <w:tab w:val="left" w:pos="10080"/>
      </w:tabs>
      <w:spacing w:before="120" w:after="240" w:line="280" w:lineRule="atLeast"/>
    </w:pPr>
    <w:rPr>
      <w:rFonts w:ascii="Franklin Gothic Book" w:eastAsia="Times New Roman" w:hAnsi="Franklin Gothic Book" w:cs="Times New Roman"/>
      <w:b/>
      <w:sz w:val="24"/>
      <w:szCs w:val="20"/>
    </w:rPr>
  </w:style>
  <w:style w:type="paragraph" w:customStyle="1" w:styleId="CoverTitle">
    <w:name w:val="Cover Title"/>
    <w:next w:val="CoverSubtitle"/>
    <w:semiHidden/>
    <w:rsid w:val="00B31CAF"/>
    <w:pPr>
      <w:tabs>
        <w:tab w:val="left" w:pos="10080"/>
      </w:tabs>
      <w:suppressAutoHyphens/>
      <w:spacing w:before="120" w:after="120" w:line="440" w:lineRule="atLeast"/>
    </w:pPr>
    <w:rPr>
      <w:rFonts w:ascii="Franklin Gothic Heavy" w:eastAsia="Times New Roman" w:hAnsi="Franklin Gothic Heavy" w:cs="Times New Roman"/>
      <w:kern w:val="32"/>
      <w:sz w:val="40"/>
      <w:szCs w:val="20"/>
    </w:rPr>
  </w:style>
  <w:style w:type="paragraph" w:customStyle="1" w:styleId="CoverDate">
    <w:name w:val="Cover Date"/>
    <w:basedOn w:val="CoverAuthor"/>
    <w:semiHidden/>
    <w:rsid w:val="00B31CAF"/>
    <w:pPr>
      <w:framePr w:w="3902" w:h="432" w:hSpace="187" w:wrap="around" w:vAnchor="page" w:hAnchor="page" w:x="7633" w:y="2233"/>
      <w:jc w:val="right"/>
    </w:pPr>
    <w:rPr>
      <w:kern w:val="16"/>
    </w:rPr>
  </w:style>
  <w:style w:type="paragraph" w:customStyle="1" w:styleId="CoverLabID">
    <w:name w:val="Cover Lab ID"/>
    <w:semiHidden/>
    <w:rsid w:val="00B31CAF"/>
    <w:pPr>
      <w:tabs>
        <w:tab w:val="right" w:pos="12960"/>
      </w:tabs>
      <w:suppressAutoHyphens/>
      <w:spacing w:line="480" w:lineRule="atLeast"/>
      <w:ind w:left="403"/>
    </w:pPr>
    <w:rPr>
      <w:rFonts w:ascii="Franklin Gothic Book" w:eastAsia="Times New Roman" w:hAnsi="Franklin Gothic Book" w:cs="Times New Roman"/>
      <w:b/>
      <w:noProof/>
      <w:color w:val="FFFFFF"/>
      <w:spacing w:val="20"/>
      <w:kern w:val="44"/>
      <w:sz w:val="44"/>
      <w:szCs w:val="20"/>
    </w:rPr>
  </w:style>
  <w:style w:type="paragraph" w:customStyle="1" w:styleId="CoverNumber">
    <w:name w:val="Cover Number"/>
    <w:semiHidden/>
    <w:rsid w:val="00B31CAF"/>
    <w:pPr>
      <w:suppressAutoHyphens/>
      <w:spacing w:line="400" w:lineRule="atLeast"/>
      <w:ind w:right="677"/>
      <w:jc w:val="right"/>
    </w:pPr>
    <w:rPr>
      <w:rFonts w:ascii="Franklin Gothic Book" w:eastAsia="Times New Roman" w:hAnsi="Franklin Gothic Book" w:cs="Times New Roman"/>
      <w:b/>
      <w:noProof/>
      <w:color w:val="FFFFFF"/>
      <w:kern w:val="36"/>
      <w:sz w:val="36"/>
      <w:szCs w:val="36"/>
    </w:rPr>
  </w:style>
  <w:style w:type="paragraph" w:customStyle="1" w:styleId="CoverProgram">
    <w:name w:val="Cover Program"/>
    <w:basedOn w:val="CoverTitle"/>
    <w:next w:val="CoverTitle"/>
    <w:semiHidden/>
    <w:rsid w:val="00B31CAF"/>
    <w:pPr>
      <w:spacing w:line="240" w:lineRule="auto"/>
    </w:pPr>
    <w:rPr>
      <w:rFonts w:ascii="Franklin Gothic Book" w:hAnsi="Franklin Gothic Book"/>
      <w:i/>
      <w:sz w:val="24"/>
      <w:szCs w:val="24"/>
    </w:rPr>
  </w:style>
  <w:style w:type="paragraph" w:customStyle="1" w:styleId="CoverAuthor">
    <w:name w:val="Cover Author"/>
    <w:semiHidden/>
    <w:rsid w:val="00B31CAF"/>
    <w:pPr>
      <w:tabs>
        <w:tab w:val="left" w:pos="720"/>
        <w:tab w:val="right" w:pos="9360"/>
      </w:tabs>
      <w:suppressAutoHyphens/>
      <w:spacing w:after="120" w:line="320" w:lineRule="atLeast"/>
    </w:pPr>
    <w:rPr>
      <w:rFonts w:ascii="Franklin Gothic Book" w:eastAsia="Times New Roman" w:hAnsi="Franklin Gothic Book" w:cs="Times New Roman"/>
      <w:sz w:val="24"/>
      <w:szCs w:val="24"/>
    </w:rPr>
  </w:style>
  <w:style w:type="paragraph" w:customStyle="1" w:styleId="CoverGraphic">
    <w:name w:val="Cover Graphic"/>
    <w:basedOn w:val="Normal"/>
    <w:semiHidden/>
    <w:rsid w:val="00B31CAF"/>
    <w:pPr>
      <w:keepNext/>
      <w:spacing w:line="320" w:lineRule="atLeast"/>
    </w:pPr>
    <w:rPr>
      <w:rFonts w:ascii="Georgia" w:eastAsia="Times New Roman" w:hAnsi="Georgia" w:cs="Times New Roman"/>
      <w:kern w:val="24"/>
      <w:sz w:val="24"/>
      <w:szCs w:val="24"/>
    </w:rPr>
  </w:style>
  <w:style w:type="paragraph" w:customStyle="1" w:styleId="CoverLogo">
    <w:name w:val="Cover Logo"/>
    <w:basedOn w:val="Normal"/>
    <w:semiHidden/>
    <w:rsid w:val="00B31CAF"/>
    <w:pPr>
      <w:keepNext/>
      <w:widowControl/>
      <w:spacing w:line="320" w:lineRule="atLeast"/>
      <w:jc w:val="right"/>
    </w:pPr>
    <w:rPr>
      <w:rFonts w:ascii="Georgia" w:eastAsia="Times New Roman" w:hAnsi="Georgia" w:cs="Times New Roman"/>
      <w:kern w:val="24"/>
      <w:sz w:val="24"/>
      <w:szCs w:val="24"/>
    </w:rPr>
  </w:style>
  <w:style w:type="table" w:customStyle="1" w:styleId="TableERDCReportCover">
    <w:name w:val="Table ERDC ReportCover"/>
    <w:basedOn w:val="TableGrid"/>
    <w:semiHidden/>
    <w:rsid w:val="00B31CAF"/>
    <w:pPr>
      <w:keepLines/>
      <w:widowControl w:val="0"/>
      <w:suppressAutoHyphens/>
    </w:pPr>
    <w:rPr>
      <w:rFonts w:ascii="Franklin Gothic Book" w:eastAsia="Times New Roman" w:hAnsi="Franklin Gothic Book" w:cs="Times New Roman"/>
      <w:sz w:val="2"/>
      <w:szCs w:val="2"/>
    </w:rPr>
    <w:tblPr>
      <w:jc w:val="center"/>
      <w:tblCellMar>
        <w:left w:w="0" w:type="dxa"/>
        <w:right w:w="0" w:type="dxa"/>
      </w:tblCellMar>
    </w:tblPr>
    <w:trPr>
      <w:cantSplit/>
      <w:jc w:val="center"/>
    </w:trPr>
    <w:tcPr>
      <w:shd w:val="clear" w:color="auto" w:fill="auto"/>
    </w:tcPr>
  </w:style>
  <w:style w:type="paragraph" w:styleId="NormalWeb">
    <w:name w:val="Normal (Web)"/>
    <w:basedOn w:val="Normal"/>
    <w:uiPriority w:val="99"/>
    <w:semiHidden/>
    <w:unhideWhenUsed/>
    <w:rsid w:val="00B31CAF"/>
    <w:pPr>
      <w:widowControl/>
      <w:spacing w:before="100" w:beforeAutospacing="1" w:after="100" w:afterAutospacing="1"/>
    </w:pPr>
    <w:rPr>
      <w:rFonts w:ascii="Times New Roman" w:eastAsiaTheme="minorEastAsia" w:hAnsi="Times New Roman" w:cs="Times New Roman"/>
      <w:sz w:val="24"/>
      <w:szCs w:val="24"/>
    </w:rPr>
  </w:style>
  <w:style w:type="paragraph" w:styleId="TOC2">
    <w:name w:val="toc 2"/>
    <w:basedOn w:val="Normal"/>
    <w:next w:val="Normal"/>
    <w:autoRedefine/>
    <w:uiPriority w:val="39"/>
    <w:unhideWhenUsed/>
    <w:rsid w:val="00B31CAF"/>
    <w:pPr>
      <w:spacing w:after="100"/>
      <w:ind w:left="220"/>
    </w:pPr>
  </w:style>
  <w:style w:type="paragraph" w:styleId="Bibliography">
    <w:name w:val="Bibliography"/>
    <w:basedOn w:val="Normal"/>
    <w:next w:val="Normal"/>
    <w:uiPriority w:val="37"/>
    <w:semiHidden/>
    <w:unhideWhenUsed/>
    <w:rsid w:val="00336E81"/>
  </w:style>
  <w:style w:type="paragraph" w:styleId="BlockText">
    <w:name w:val="Block Text"/>
    <w:basedOn w:val="Normal"/>
    <w:uiPriority w:val="99"/>
    <w:semiHidden/>
    <w:unhideWhenUsed/>
    <w:rsid w:val="00336E81"/>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paragraph" w:styleId="BodyText2">
    <w:name w:val="Body Text 2"/>
    <w:basedOn w:val="Normal"/>
    <w:link w:val="BodyText2Char"/>
    <w:uiPriority w:val="99"/>
    <w:semiHidden/>
    <w:unhideWhenUsed/>
    <w:rsid w:val="00336E81"/>
    <w:pPr>
      <w:spacing w:after="120" w:line="480" w:lineRule="auto"/>
    </w:pPr>
  </w:style>
  <w:style w:type="character" w:customStyle="1" w:styleId="BodyText2Char">
    <w:name w:val="Body Text 2 Char"/>
    <w:basedOn w:val="DefaultParagraphFont"/>
    <w:link w:val="BodyText2"/>
    <w:uiPriority w:val="99"/>
    <w:semiHidden/>
    <w:rsid w:val="00336E81"/>
  </w:style>
  <w:style w:type="paragraph" w:styleId="BodyText3">
    <w:name w:val="Body Text 3"/>
    <w:basedOn w:val="Normal"/>
    <w:link w:val="BodyText3Char"/>
    <w:uiPriority w:val="99"/>
    <w:semiHidden/>
    <w:unhideWhenUsed/>
    <w:rsid w:val="00336E81"/>
    <w:pPr>
      <w:spacing w:after="120"/>
    </w:pPr>
    <w:rPr>
      <w:sz w:val="16"/>
      <w:szCs w:val="16"/>
    </w:rPr>
  </w:style>
  <w:style w:type="character" w:customStyle="1" w:styleId="BodyText3Char">
    <w:name w:val="Body Text 3 Char"/>
    <w:basedOn w:val="DefaultParagraphFont"/>
    <w:link w:val="BodyText3"/>
    <w:uiPriority w:val="99"/>
    <w:semiHidden/>
    <w:rsid w:val="00336E81"/>
    <w:rPr>
      <w:sz w:val="16"/>
      <w:szCs w:val="16"/>
    </w:rPr>
  </w:style>
  <w:style w:type="paragraph" w:styleId="BodyTextFirstIndent">
    <w:name w:val="Body Text First Indent"/>
    <w:basedOn w:val="BodyText"/>
    <w:link w:val="BodyTextFirstIndentChar"/>
    <w:uiPriority w:val="99"/>
    <w:semiHidden/>
    <w:unhideWhenUsed/>
    <w:rsid w:val="00336E81"/>
    <w:pPr>
      <w:spacing w:before="0" w:after="0"/>
      <w:ind w:left="0" w:firstLine="360"/>
    </w:pPr>
    <w:rPr>
      <w:rFonts w:asciiTheme="minorHAnsi" w:eastAsiaTheme="minorHAnsi" w:hAnsiTheme="minorHAnsi"/>
      <w:sz w:val="22"/>
      <w:szCs w:val="22"/>
    </w:rPr>
  </w:style>
  <w:style w:type="character" w:customStyle="1" w:styleId="BodyTextChar">
    <w:name w:val="Body Text Char"/>
    <w:basedOn w:val="DefaultParagraphFont"/>
    <w:link w:val="BodyText"/>
    <w:uiPriority w:val="1"/>
    <w:rsid w:val="00336E81"/>
    <w:rPr>
      <w:rFonts w:ascii="Arial" w:eastAsia="Arial" w:hAnsi="Arial"/>
      <w:sz w:val="24"/>
      <w:szCs w:val="24"/>
    </w:rPr>
  </w:style>
  <w:style w:type="character" w:customStyle="1" w:styleId="BodyTextFirstIndentChar">
    <w:name w:val="Body Text First Indent Char"/>
    <w:basedOn w:val="BodyTextChar"/>
    <w:link w:val="BodyTextFirstIndent"/>
    <w:uiPriority w:val="99"/>
    <w:semiHidden/>
    <w:rsid w:val="00336E81"/>
    <w:rPr>
      <w:rFonts w:ascii="Arial" w:eastAsia="Arial" w:hAnsi="Arial"/>
      <w:sz w:val="24"/>
      <w:szCs w:val="24"/>
    </w:rPr>
  </w:style>
  <w:style w:type="paragraph" w:styleId="BodyTextIndent">
    <w:name w:val="Body Text Indent"/>
    <w:basedOn w:val="Normal"/>
    <w:link w:val="BodyTextIndentChar"/>
    <w:uiPriority w:val="99"/>
    <w:semiHidden/>
    <w:unhideWhenUsed/>
    <w:rsid w:val="00336E81"/>
    <w:pPr>
      <w:spacing w:after="120"/>
      <w:ind w:left="360"/>
    </w:pPr>
  </w:style>
  <w:style w:type="character" w:customStyle="1" w:styleId="BodyTextIndentChar">
    <w:name w:val="Body Text Indent Char"/>
    <w:basedOn w:val="DefaultParagraphFont"/>
    <w:link w:val="BodyTextIndent"/>
    <w:uiPriority w:val="99"/>
    <w:semiHidden/>
    <w:rsid w:val="00336E81"/>
  </w:style>
  <w:style w:type="paragraph" w:styleId="BodyTextFirstIndent2">
    <w:name w:val="Body Text First Indent 2"/>
    <w:basedOn w:val="BodyTextIndent"/>
    <w:link w:val="BodyTextFirstIndent2Char"/>
    <w:uiPriority w:val="99"/>
    <w:semiHidden/>
    <w:unhideWhenUsed/>
    <w:rsid w:val="00336E81"/>
    <w:pPr>
      <w:spacing w:after="0"/>
      <w:ind w:firstLine="360"/>
    </w:pPr>
  </w:style>
  <w:style w:type="character" w:customStyle="1" w:styleId="BodyTextFirstIndent2Char">
    <w:name w:val="Body Text First Indent 2 Char"/>
    <w:basedOn w:val="BodyTextIndentChar"/>
    <w:link w:val="BodyTextFirstIndent2"/>
    <w:uiPriority w:val="99"/>
    <w:semiHidden/>
    <w:rsid w:val="00336E81"/>
  </w:style>
  <w:style w:type="paragraph" w:styleId="BodyTextIndent2">
    <w:name w:val="Body Text Indent 2"/>
    <w:basedOn w:val="Normal"/>
    <w:link w:val="BodyTextIndent2Char"/>
    <w:uiPriority w:val="99"/>
    <w:semiHidden/>
    <w:unhideWhenUsed/>
    <w:rsid w:val="00336E81"/>
    <w:pPr>
      <w:spacing w:after="120" w:line="480" w:lineRule="auto"/>
      <w:ind w:left="360"/>
    </w:pPr>
  </w:style>
  <w:style w:type="character" w:customStyle="1" w:styleId="BodyTextIndent2Char">
    <w:name w:val="Body Text Indent 2 Char"/>
    <w:basedOn w:val="DefaultParagraphFont"/>
    <w:link w:val="BodyTextIndent2"/>
    <w:uiPriority w:val="99"/>
    <w:semiHidden/>
    <w:rsid w:val="00336E81"/>
  </w:style>
  <w:style w:type="paragraph" w:styleId="BodyTextIndent3">
    <w:name w:val="Body Text Indent 3"/>
    <w:basedOn w:val="Normal"/>
    <w:link w:val="BodyTextIndent3Char"/>
    <w:uiPriority w:val="99"/>
    <w:semiHidden/>
    <w:unhideWhenUsed/>
    <w:rsid w:val="00336E81"/>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336E81"/>
    <w:rPr>
      <w:sz w:val="16"/>
      <w:szCs w:val="16"/>
    </w:rPr>
  </w:style>
  <w:style w:type="paragraph" w:styleId="Caption">
    <w:name w:val="caption"/>
    <w:basedOn w:val="Normal"/>
    <w:next w:val="Normal"/>
    <w:uiPriority w:val="35"/>
    <w:semiHidden/>
    <w:unhideWhenUsed/>
    <w:qFormat/>
    <w:rsid w:val="00336E81"/>
    <w:pPr>
      <w:spacing w:after="200"/>
    </w:pPr>
    <w:rPr>
      <w:b/>
      <w:bCs/>
      <w:color w:val="4F81BD" w:themeColor="accent1"/>
      <w:sz w:val="18"/>
      <w:szCs w:val="18"/>
    </w:rPr>
  </w:style>
  <w:style w:type="paragraph" w:styleId="Closing">
    <w:name w:val="Closing"/>
    <w:basedOn w:val="Normal"/>
    <w:link w:val="ClosingChar"/>
    <w:uiPriority w:val="99"/>
    <w:semiHidden/>
    <w:unhideWhenUsed/>
    <w:rsid w:val="00336E81"/>
    <w:pPr>
      <w:ind w:left="4320"/>
    </w:pPr>
  </w:style>
  <w:style w:type="character" w:customStyle="1" w:styleId="ClosingChar">
    <w:name w:val="Closing Char"/>
    <w:basedOn w:val="DefaultParagraphFont"/>
    <w:link w:val="Closing"/>
    <w:uiPriority w:val="99"/>
    <w:semiHidden/>
    <w:rsid w:val="00336E81"/>
  </w:style>
  <w:style w:type="paragraph" w:styleId="CommentText">
    <w:name w:val="annotation text"/>
    <w:basedOn w:val="Normal"/>
    <w:link w:val="CommentTextChar"/>
    <w:uiPriority w:val="99"/>
    <w:semiHidden/>
    <w:unhideWhenUsed/>
    <w:rsid w:val="00336E81"/>
    <w:rPr>
      <w:sz w:val="20"/>
      <w:szCs w:val="20"/>
    </w:rPr>
  </w:style>
  <w:style w:type="character" w:customStyle="1" w:styleId="CommentTextChar">
    <w:name w:val="Comment Text Char"/>
    <w:basedOn w:val="DefaultParagraphFont"/>
    <w:link w:val="CommentText"/>
    <w:uiPriority w:val="99"/>
    <w:semiHidden/>
    <w:rsid w:val="00336E81"/>
    <w:rPr>
      <w:sz w:val="20"/>
      <w:szCs w:val="20"/>
    </w:rPr>
  </w:style>
  <w:style w:type="paragraph" w:styleId="CommentSubject">
    <w:name w:val="annotation subject"/>
    <w:basedOn w:val="CommentText"/>
    <w:next w:val="CommentText"/>
    <w:link w:val="CommentSubjectChar"/>
    <w:uiPriority w:val="99"/>
    <w:semiHidden/>
    <w:unhideWhenUsed/>
    <w:rsid w:val="00336E81"/>
    <w:rPr>
      <w:b/>
      <w:bCs/>
    </w:rPr>
  </w:style>
  <w:style w:type="character" w:customStyle="1" w:styleId="CommentSubjectChar">
    <w:name w:val="Comment Subject Char"/>
    <w:basedOn w:val="CommentTextChar"/>
    <w:link w:val="CommentSubject"/>
    <w:uiPriority w:val="99"/>
    <w:semiHidden/>
    <w:rsid w:val="00336E81"/>
    <w:rPr>
      <w:b/>
      <w:bCs/>
      <w:sz w:val="20"/>
      <w:szCs w:val="20"/>
    </w:rPr>
  </w:style>
  <w:style w:type="paragraph" w:styleId="Date">
    <w:name w:val="Date"/>
    <w:basedOn w:val="Normal"/>
    <w:next w:val="Normal"/>
    <w:link w:val="DateChar"/>
    <w:uiPriority w:val="99"/>
    <w:semiHidden/>
    <w:unhideWhenUsed/>
    <w:rsid w:val="00336E81"/>
  </w:style>
  <w:style w:type="character" w:customStyle="1" w:styleId="DateChar">
    <w:name w:val="Date Char"/>
    <w:basedOn w:val="DefaultParagraphFont"/>
    <w:link w:val="Date"/>
    <w:uiPriority w:val="99"/>
    <w:semiHidden/>
    <w:rsid w:val="00336E81"/>
  </w:style>
  <w:style w:type="paragraph" w:styleId="DocumentMap">
    <w:name w:val="Document Map"/>
    <w:basedOn w:val="Normal"/>
    <w:link w:val="DocumentMapChar"/>
    <w:uiPriority w:val="99"/>
    <w:semiHidden/>
    <w:unhideWhenUsed/>
    <w:rsid w:val="00336E81"/>
    <w:rPr>
      <w:rFonts w:ascii="Tahoma" w:hAnsi="Tahoma" w:cs="Tahoma"/>
      <w:sz w:val="16"/>
      <w:szCs w:val="16"/>
    </w:rPr>
  </w:style>
  <w:style w:type="character" w:customStyle="1" w:styleId="DocumentMapChar">
    <w:name w:val="Document Map Char"/>
    <w:basedOn w:val="DefaultParagraphFont"/>
    <w:link w:val="DocumentMap"/>
    <w:uiPriority w:val="99"/>
    <w:semiHidden/>
    <w:rsid w:val="00336E81"/>
    <w:rPr>
      <w:rFonts w:ascii="Tahoma" w:hAnsi="Tahoma" w:cs="Tahoma"/>
      <w:sz w:val="16"/>
      <w:szCs w:val="16"/>
    </w:rPr>
  </w:style>
  <w:style w:type="paragraph" w:styleId="E-mailSignature">
    <w:name w:val="E-mail Signature"/>
    <w:basedOn w:val="Normal"/>
    <w:link w:val="E-mailSignatureChar"/>
    <w:uiPriority w:val="99"/>
    <w:semiHidden/>
    <w:unhideWhenUsed/>
    <w:rsid w:val="00336E81"/>
  </w:style>
  <w:style w:type="character" w:customStyle="1" w:styleId="E-mailSignatureChar">
    <w:name w:val="E-mail Signature Char"/>
    <w:basedOn w:val="DefaultParagraphFont"/>
    <w:link w:val="E-mailSignature"/>
    <w:uiPriority w:val="99"/>
    <w:semiHidden/>
    <w:rsid w:val="00336E81"/>
  </w:style>
  <w:style w:type="paragraph" w:styleId="EndnoteText">
    <w:name w:val="endnote text"/>
    <w:basedOn w:val="Normal"/>
    <w:link w:val="EndnoteTextChar"/>
    <w:uiPriority w:val="99"/>
    <w:semiHidden/>
    <w:unhideWhenUsed/>
    <w:rsid w:val="00336E81"/>
    <w:rPr>
      <w:sz w:val="20"/>
      <w:szCs w:val="20"/>
    </w:rPr>
  </w:style>
  <w:style w:type="character" w:customStyle="1" w:styleId="EndnoteTextChar">
    <w:name w:val="Endnote Text Char"/>
    <w:basedOn w:val="DefaultParagraphFont"/>
    <w:link w:val="EndnoteText"/>
    <w:uiPriority w:val="99"/>
    <w:semiHidden/>
    <w:rsid w:val="00336E81"/>
    <w:rPr>
      <w:sz w:val="20"/>
      <w:szCs w:val="20"/>
    </w:rPr>
  </w:style>
  <w:style w:type="paragraph" w:styleId="EnvelopeAddress">
    <w:name w:val="envelope address"/>
    <w:basedOn w:val="Normal"/>
    <w:uiPriority w:val="99"/>
    <w:semiHidden/>
    <w:unhideWhenUsed/>
    <w:rsid w:val="00336E81"/>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336E81"/>
    <w:rPr>
      <w:rFonts w:asciiTheme="majorHAnsi" w:eastAsiaTheme="majorEastAsia" w:hAnsiTheme="majorHAnsi" w:cstheme="majorBidi"/>
      <w:sz w:val="20"/>
      <w:szCs w:val="20"/>
    </w:rPr>
  </w:style>
  <w:style w:type="paragraph" w:styleId="Footer">
    <w:name w:val="footer"/>
    <w:basedOn w:val="Normal"/>
    <w:link w:val="FooterChar"/>
    <w:uiPriority w:val="99"/>
    <w:unhideWhenUsed/>
    <w:rsid w:val="00336E81"/>
    <w:pPr>
      <w:tabs>
        <w:tab w:val="center" w:pos="4680"/>
        <w:tab w:val="right" w:pos="9360"/>
      </w:tabs>
    </w:pPr>
  </w:style>
  <w:style w:type="character" w:customStyle="1" w:styleId="FooterChar">
    <w:name w:val="Footer Char"/>
    <w:basedOn w:val="DefaultParagraphFont"/>
    <w:link w:val="Footer"/>
    <w:uiPriority w:val="99"/>
    <w:rsid w:val="00336E81"/>
  </w:style>
  <w:style w:type="paragraph" w:styleId="FootnoteText">
    <w:name w:val="footnote text"/>
    <w:basedOn w:val="Normal"/>
    <w:link w:val="FootnoteTextChar"/>
    <w:uiPriority w:val="99"/>
    <w:semiHidden/>
    <w:unhideWhenUsed/>
    <w:rsid w:val="00336E81"/>
    <w:rPr>
      <w:sz w:val="20"/>
      <w:szCs w:val="20"/>
    </w:rPr>
  </w:style>
  <w:style w:type="character" w:customStyle="1" w:styleId="FootnoteTextChar">
    <w:name w:val="Footnote Text Char"/>
    <w:basedOn w:val="DefaultParagraphFont"/>
    <w:link w:val="FootnoteText"/>
    <w:uiPriority w:val="99"/>
    <w:semiHidden/>
    <w:rsid w:val="00336E81"/>
    <w:rPr>
      <w:sz w:val="20"/>
      <w:szCs w:val="20"/>
    </w:rPr>
  </w:style>
  <w:style w:type="paragraph" w:styleId="Header">
    <w:name w:val="header"/>
    <w:basedOn w:val="Normal"/>
    <w:link w:val="HeaderChar"/>
    <w:uiPriority w:val="99"/>
    <w:unhideWhenUsed/>
    <w:rsid w:val="00336E81"/>
    <w:pPr>
      <w:tabs>
        <w:tab w:val="center" w:pos="4680"/>
        <w:tab w:val="right" w:pos="9360"/>
      </w:tabs>
    </w:pPr>
  </w:style>
  <w:style w:type="character" w:customStyle="1" w:styleId="HeaderChar">
    <w:name w:val="Header Char"/>
    <w:basedOn w:val="DefaultParagraphFont"/>
    <w:link w:val="Header"/>
    <w:uiPriority w:val="99"/>
    <w:rsid w:val="00336E81"/>
  </w:style>
  <w:style w:type="character" w:customStyle="1" w:styleId="Heading4Char">
    <w:name w:val="Heading 4 Char"/>
    <w:basedOn w:val="DefaultParagraphFont"/>
    <w:link w:val="Heading4"/>
    <w:uiPriority w:val="9"/>
    <w:semiHidden/>
    <w:rsid w:val="00336E8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336E8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36E8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336E8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36E8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36E81"/>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336E81"/>
    <w:rPr>
      <w:i/>
      <w:iCs/>
    </w:rPr>
  </w:style>
  <w:style w:type="character" w:customStyle="1" w:styleId="HTMLAddressChar">
    <w:name w:val="HTML Address Char"/>
    <w:basedOn w:val="DefaultParagraphFont"/>
    <w:link w:val="HTMLAddress"/>
    <w:uiPriority w:val="99"/>
    <w:semiHidden/>
    <w:rsid w:val="00336E81"/>
    <w:rPr>
      <w:i/>
      <w:iCs/>
    </w:rPr>
  </w:style>
  <w:style w:type="paragraph" w:styleId="HTMLPreformatted">
    <w:name w:val="HTML Preformatted"/>
    <w:basedOn w:val="Normal"/>
    <w:link w:val="HTMLPreformattedChar"/>
    <w:uiPriority w:val="99"/>
    <w:semiHidden/>
    <w:unhideWhenUsed/>
    <w:rsid w:val="00336E81"/>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36E81"/>
    <w:rPr>
      <w:rFonts w:ascii="Consolas" w:hAnsi="Consolas"/>
      <w:sz w:val="20"/>
      <w:szCs w:val="20"/>
    </w:rPr>
  </w:style>
  <w:style w:type="paragraph" w:styleId="Index1">
    <w:name w:val="index 1"/>
    <w:basedOn w:val="Normal"/>
    <w:next w:val="Normal"/>
    <w:autoRedefine/>
    <w:uiPriority w:val="99"/>
    <w:semiHidden/>
    <w:unhideWhenUsed/>
    <w:rsid w:val="00336E81"/>
    <w:pPr>
      <w:ind w:left="220" w:hanging="220"/>
    </w:pPr>
  </w:style>
  <w:style w:type="paragraph" w:styleId="Index2">
    <w:name w:val="index 2"/>
    <w:basedOn w:val="Normal"/>
    <w:next w:val="Normal"/>
    <w:autoRedefine/>
    <w:uiPriority w:val="99"/>
    <w:semiHidden/>
    <w:unhideWhenUsed/>
    <w:rsid w:val="00336E81"/>
    <w:pPr>
      <w:ind w:left="440" w:hanging="220"/>
    </w:pPr>
  </w:style>
  <w:style w:type="paragraph" w:styleId="Index3">
    <w:name w:val="index 3"/>
    <w:basedOn w:val="Normal"/>
    <w:next w:val="Normal"/>
    <w:autoRedefine/>
    <w:uiPriority w:val="99"/>
    <w:semiHidden/>
    <w:unhideWhenUsed/>
    <w:rsid w:val="00336E81"/>
    <w:pPr>
      <w:ind w:left="660" w:hanging="220"/>
    </w:pPr>
  </w:style>
  <w:style w:type="paragraph" w:styleId="Index4">
    <w:name w:val="index 4"/>
    <w:basedOn w:val="Normal"/>
    <w:next w:val="Normal"/>
    <w:autoRedefine/>
    <w:uiPriority w:val="99"/>
    <w:semiHidden/>
    <w:unhideWhenUsed/>
    <w:rsid w:val="00336E81"/>
    <w:pPr>
      <w:ind w:left="880" w:hanging="220"/>
    </w:pPr>
  </w:style>
  <w:style w:type="paragraph" w:styleId="Index5">
    <w:name w:val="index 5"/>
    <w:basedOn w:val="Normal"/>
    <w:next w:val="Normal"/>
    <w:autoRedefine/>
    <w:uiPriority w:val="99"/>
    <w:semiHidden/>
    <w:unhideWhenUsed/>
    <w:rsid w:val="00336E81"/>
    <w:pPr>
      <w:ind w:left="1100" w:hanging="220"/>
    </w:pPr>
  </w:style>
  <w:style w:type="paragraph" w:styleId="Index6">
    <w:name w:val="index 6"/>
    <w:basedOn w:val="Normal"/>
    <w:next w:val="Normal"/>
    <w:autoRedefine/>
    <w:uiPriority w:val="99"/>
    <w:semiHidden/>
    <w:unhideWhenUsed/>
    <w:rsid w:val="00336E81"/>
    <w:pPr>
      <w:ind w:left="1320" w:hanging="220"/>
    </w:pPr>
  </w:style>
  <w:style w:type="paragraph" w:styleId="Index7">
    <w:name w:val="index 7"/>
    <w:basedOn w:val="Normal"/>
    <w:next w:val="Normal"/>
    <w:autoRedefine/>
    <w:uiPriority w:val="99"/>
    <w:semiHidden/>
    <w:unhideWhenUsed/>
    <w:rsid w:val="00336E81"/>
    <w:pPr>
      <w:ind w:left="1540" w:hanging="220"/>
    </w:pPr>
  </w:style>
  <w:style w:type="paragraph" w:styleId="Index8">
    <w:name w:val="index 8"/>
    <w:basedOn w:val="Normal"/>
    <w:next w:val="Normal"/>
    <w:autoRedefine/>
    <w:uiPriority w:val="99"/>
    <w:semiHidden/>
    <w:unhideWhenUsed/>
    <w:rsid w:val="00336E81"/>
    <w:pPr>
      <w:ind w:left="1760" w:hanging="220"/>
    </w:pPr>
  </w:style>
  <w:style w:type="paragraph" w:styleId="Index9">
    <w:name w:val="index 9"/>
    <w:basedOn w:val="Normal"/>
    <w:next w:val="Normal"/>
    <w:autoRedefine/>
    <w:uiPriority w:val="99"/>
    <w:semiHidden/>
    <w:unhideWhenUsed/>
    <w:rsid w:val="00336E81"/>
    <w:pPr>
      <w:ind w:left="1980" w:hanging="220"/>
    </w:pPr>
  </w:style>
  <w:style w:type="paragraph" w:styleId="IndexHeading">
    <w:name w:val="index heading"/>
    <w:basedOn w:val="Normal"/>
    <w:next w:val="Index1"/>
    <w:uiPriority w:val="99"/>
    <w:semiHidden/>
    <w:unhideWhenUsed/>
    <w:rsid w:val="00336E81"/>
    <w:rPr>
      <w:rFonts w:asciiTheme="majorHAnsi" w:eastAsiaTheme="majorEastAsia" w:hAnsiTheme="majorHAnsi" w:cstheme="majorBidi"/>
      <w:b/>
      <w:bCs/>
    </w:rPr>
  </w:style>
  <w:style w:type="paragraph" w:styleId="List">
    <w:name w:val="List"/>
    <w:basedOn w:val="Normal"/>
    <w:uiPriority w:val="99"/>
    <w:semiHidden/>
    <w:unhideWhenUsed/>
    <w:rsid w:val="00336E81"/>
    <w:pPr>
      <w:ind w:left="360" w:hanging="360"/>
      <w:contextualSpacing/>
    </w:pPr>
  </w:style>
  <w:style w:type="paragraph" w:styleId="List2">
    <w:name w:val="List 2"/>
    <w:basedOn w:val="Normal"/>
    <w:uiPriority w:val="99"/>
    <w:semiHidden/>
    <w:unhideWhenUsed/>
    <w:rsid w:val="00336E81"/>
    <w:pPr>
      <w:ind w:left="720" w:hanging="360"/>
      <w:contextualSpacing/>
    </w:pPr>
  </w:style>
  <w:style w:type="paragraph" w:styleId="List3">
    <w:name w:val="List 3"/>
    <w:basedOn w:val="Normal"/>
    <w:uiPriority w:val="99"/>
    <w:semiHidden/>
    <w:unhideWhenUsed/>
    <w:rsid w:val="00336E81"/>
    <w:pPr>
      <w:ind w:left="1080" w:hanging="360"/>
      <w:contextualSpacing/>
    </w:pPr>
  </w:style>
  <w:style w:type="paragraph" w:styleId="List4">
    <w:name w:val="List 4"/>
    <w:basedOn w:val="Normal"/>
    <w:uiPriority w:val="99"/>
    <w:semiHidden/>
    <w:unhideWhenUsed/>
    <w:rsid w:val="00336E81"/>
    <w:pPr>
      <w:ind w:left="1440" w:hanging="360"/>
      <w:contextualSpacing/>
    </w:pPr>
  </w:style>
  <w:style w:type="paragraph" w:styleId="List5">
    <w:name w:val="List 5"/>
    <w:basedOn w:val="Normal"/>
    <w:uiPriority w:val="99"/>
    <w:semiHidden/>
    <w:unhideWhenUsed/>
    <w:rsid w:val="00336E81"/>
    <w:pPr>
      <w:ind w:left="1800" w:hanging="360"/>
      <w:contextualSpacing/>
    </w:pPr>
  </w:style>
  <w:style w:type="paragraph" w:styleId="ListBullet">
    <w:name w:val="List Bullet"/>
    <w:basedOn w:val="Normal"/>
    <w:uiPriority w:val="99"/>
    <w:semiHidden/>
    <w:unhideWhenUsed/>
    <w:rsid w:val="00336E81"/>
    <w:pPr>
      <w:numPr>
        <w:numId w:val="21"/>
      </w:numPr>
      <w:contextualSpacing/>
    </w:pPr>
  </w:style>
  <w:style w:type="paragraph" w:styleId="ListBullet2">
    <w:name w:val="List Bullet 2"/>
    <w:basedOn w:val="Normal"/>
    <w:uiPriority w:val="99"/>
    <w:semiHidden/>
    <w:unhideWhenUsed/>
    <w:rsid w:val="00336E81"/>
    <w:pPr>
      <w:numPr>
        <w:numId w:val="22"/>
      </w:numPr>
      <w:contextualSpacing/>
    </w:pPr>
  </w:style>
  <w:style w:type="paragraph" w:styleId="ListBullet3">
    <w:name w:val="List Bullet 3"/>
    <w:basedOn w:val="Normal"/>
    <w:uiPriority w:val="99"/>
    <w:semiHidden/>
    <w:unhideWhenUsed/>
    <w:rsid w:val="00336E81"/>
    <w:pPr>
      <w:numPr>
        <w:numId w:val="23"/>
      </w:numPr>
      <w:contextualSpacing/>
    </w:pPr>
  </w:style>
  <w:style w:type="paragraph" w:styleId="ListBullet4">
    <w:name w:val="List Bullet 4"/>
    <w:basedOn w:val="Normal"/>
    <w:uiPriority w:val="99"/>
    <w:semiHidden/>
    <w:unhideWhenUsed/>
    <w:rsid w:val="00336E81"/>
    <w:pPr>
      <w:numPr>
        <w:numId w:val="24"/>
      </w:numPr>
      <w:contextualSpacing/>
    </w:pPr>
  </w:style>
  <w:style w:type="paragraph" w:styleId="ListBullet5">
    <w:name w:val="List Bullet 5"/>
    <w:basedOn w:val="Normal"/>
    <w:uiPriority w:val="99"/>
    <w:semiHidden/>
    <w:unhideWhenUsed/>
    <w:rsid w:val="00336E81"/>
    <w:pPr>
      <w:numPr>
        <w:numId w:val="25"/>
      </w:numPr>
      <w:contextualSpacing/>
    </w:pPr>
  </w:style>
  <w:style w:type="paragraph" w:styleId="ListContinue">
    <w:name w:val="List Continue"/>
    <w:basedOn w:val="Normal"/>
    <w:uiPriority w:val="99"/>
    <w:semiHidden/>
    <w:unhideWhenUsed/>
    <w:rsid w:val="00336E81"/>
    <w:pPr>
      <w:spacing w:after="120"/>
      <w:ind w:left="360"/>
      <w:contextualSpacing/>
    </w:pPr>
  </w:style>
  <w:style w:type="paragraph" w:styleId="ListContinue2">
    <w:name w:val="List Continue 2"/>
    <w:basedOn w:val="Normal"/>
    <w:uiPriority w:val="99"/>
    <w:semiHidden/>
    <w:unhideWhenUsed/>
    <w:rsid w:val="00336E81"/>
    <w:pPr>
      <w:spacing w:after="120"/>
      <w:ind w:left="720"/>
      <w:contextualSpacing/>
    </w:pPr>
  </w:style>
  <w:style w:type="paragraph" w:styleId="ListContinue3">
    <w:name w:val="List Continue 3"/>
    <w:basedOn w:val="Normal"/>
    <w:uiPriority w:val="99"/>
    <w:semiHidden/>
    <w:unhideWhenUsed/>
    <w:rsid w:val="00336E81"/>
    <w:pPr>
      <w:spacing w:after="120"/>
      <w:ind w:left="1080"/>
      <w:contextualSpacing/>
    </w:pPr>
  </w:style>
  <w:style w:type="paragraph" w:styleId="ListContinue4">
    <w:name w:val="List Continue 4"/>
    <w:basedOn w:val="Normal"/>
    <w:uiPriority w:val="99"/>
    <w:semiHidden/>
    <w:unhideWhenUsed/>
    <w:rsid w:val="00336E81"/>
    <w:pPr>
      <w:spacing w:after="120"/>
      <w:ind w:left="1440"/>
      <w:contextualSpacing/>
    </w:pPr>
  </w:style>
  <w:style w:type="paragraph" w:styleId="ListContinue5">
    <w:name w:val="List Continue 5"/>
    <w:basedOn w:val="Normal"/>
    <w:uiPriority w:val="99"/>
    <w:semiHidden/>
    <w:unhideWhenUsed/>
    <w:rsid w:val="00336E81"/>
    <w:pPr>
      <w:spacing w:after="120"/>
      <w:ind w:left="1800"/>
      <w:contextualSpacing/>
    </w:pPr>
  </w:style>
  <w:style w:type="paragraph" w:styleId="ListNumber">
    <w:name w:val="List Number"/>
    <w:basedOn w:val="Normal"/>
    <w:uiPriority w:val="99"/>
    <w:semiHidden/>
    <w:unhideWhenUsed/>
    <w:rsid w:val="00336E81"/>
    <w:pPr>
      <w:numPr>
        <w:numId w:val="26"/>
      </w:numPr>
      <w:contextualSpacing/>
    </w:pPr>
  </w:style>
  <w:style w:type="paragraph" w:styleId="ListNumber2">
    <w:name w:val="List Number 2"/>
    <w:basedOn w:val="Normal"/>
    <w:uiPriority w:val="99"/>
    <w:semiHidden/>
    <w:unhideWhenUsed/>
    <w:rsid w:val="00336E81"/>
    <w:pPr>
      <w:numPr>
        <w:numId w:val="27"/>
      </w:numPr>
      <w:contextualSpacing/>
    </w:pPr>
  </w:style>
  <w:style w:type="paragraph" w:styleId="ListNumber3">
    <w:name w:val="List Number 3"/>
    <w:basedOn w:val="Normal"/>
    <w:uiPriority w:val="99"/>
    <w:semiHidden/>
    <w:unhideWhenUsed/>
    <w:rsid w:val="00336E81"/>
    <w:pPr>
      <w:numPr>
        <w:numId w:val="28"/>
      </w:numPr>
      <w:contextualSpacing/>
    </w:pPr>
  </w:style>
  <w:style w:type="paragraph" w:styleId="ListNumber4">
    <w:name w:val="List Number 4"/>
    <w:basedOn w:val="Normal"/>
    <w:uiPriority w:val="99"/>
    <w:semiHidden/>
    <w:unhideWhenUsed/>
    <w:rsid w:val="00336E81"/>
    <w:pPr>
      <w:numPr>
        <w:numId w:val="29"/>
      </w:numPr>
      <w:contextualSpacing/>
    </w:pPr>
  </w:style>
  <w:style w:type="paragraph" w:styleId="ListNumber5">
    <w:name w:val="List Number 5"/>
    <w:basedOn w:val="Normal"/>
    <w:uiPriority w:val="99"/>
    <w:semiHidden/>
    <w:unhideWhenUsed/>
    <w:rsid w:val="00336E81"/>
    <w:pPr>
      <w:numPr>
        <w:numId w:val="30"/>
      </w:numPr>
      <w:contextualSpacing/>
    </w:pPr>
  </w:style>
  <w:style w:type="paragraph" w:styleId="MacroText">
    <w:name w:val="macro"/>
    <w:link w:val="MacroTextChar"/>
    <w:uiPriority w:val="99"/>
    <w:semiHidden/>
    <w:unhideWhenUsed/>
    <w:rsid w:val="00336E81"/>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336E81"/>
    <w:rPr>
      <w:rFonts w:ascii="Consolas" w:hAnsi="Consolas"/>
      <w:sz w:val="20"/>
      <w:szCs w:val="20"/>
    </w:rPr>
  </w:style>
  <w:style w:type="paragraph" w:styleId="MessageHeader">
    <w:name w:val="Message Header"/>
    <w:basedOn w:val="Normal"/>
    <w:link w:val="MessageHeaderChar"/>
    <w:uiPriority w:val="99"/>
    <w:semiHidden/>
    <w:unhideWhenUsed/>
    <w:rsid w:val="00336E81"/>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336E81"/>
    <w:rPr>
      <w:rFonts w:asciiTheme="majorHAnsi" w:eastAsiaTheme="majorEastAsia" w:hAnsiTheme="majorHAnsi" w:cstheme="majorBidi"/>
      <w:sz w:val="24"/>
      <w:szCs w:val="24"/>
      <w:shd w:val="pct20" w:color="auto" w:fill="auto"/>
    </w:rPr>
  </w:style>
  <w:style w:type="paragraph" w:styleId="NoSpacing">
    <w:name w:val="No Spacing"/>
    <w:uiPriority w:val="1"/>
    <w:qFormat/>
    <w:rsid w:val="00336E81"/>
  </w:style>
  <w:style w:type="paragraph" w:styleId="NormalIndent">
    <w:name w:val="Normal Indent"/>
    <w:basedOn w:val="Normal"/>
    <w:uiPriority w:val="99"/>
    <w:semiHidden/>
    <w:unhideWhenUsed/>
    <w:rsid w:val="00336E81"/>
    <w:pPr>
      <w:ind w:left="720"/>
    </w:pPr>
  </w:style>
  <w:style w:type="paragraph" w:styleId="NoteHeading">
    <w:name w:val="Note Heading"/>
    <w:basedOn w:val="Normal"/>
    <w:next w:val="Normal"/>
    <w:link w:val="NoteHeadingChar"/>
    <w:uiPriority w:val="99"/>
    <w:semiHidden/>
    <w:unhideWhenUsed/>
    <w:rsid w:val="00336E81"/>
  </w:style>
  <w:style w:type="character" w:customStyle="1" w:styleId="NoteHeadingChar">
    <w:name w:val="Note Heading Char"/>
    <w:basedOn w:val="DefaultParagraphFont"/>
    <w:link w:val="NoteHeading"/>
    <w:uiPriority w:val="99"/>
    <w:semiHidden/>
    <w:rsid w:val="00336E81"/>
  </w:style>
  <w:style w:type="paragraph" w:styleId="PlainText">
    <w:name w:val="Plain Text"/>
    <w:basedOn w:val="Normal"/>
    <w:link w:val="PlainTextChar"/>
    <w:uiPriority w:val="99"/>
    <w:semiHidden/>
    <w:unhideWhenUsed/>
    <w:rsid w:val="00336E81"/>
    <w:rPr>
      <w:rFonts w:ascii="Consolas" w:hAnsi="Consolas"/>
      <w:sz w:val="21"/>
      <w:szCs w:val="21"/>
    </w:rPr>
  </w:style>
  <w:style w:type="character" w:customStyle="1" w:styleId="PlainTextChar">
    <w:name w:val="Plain Text Char"/>
    <w:basedOn w:val="DefaultParagraphFont"/>
    <w:link w:val="PlainText"/>
    <w:uiPriority w:val="99"/>
    <w:semiHidden/>
    <w:rsid w:val="00336E81"/>
    <w:rPr>
      <w:rFonts w:ascii="Consolas" w:hAnsi="Consolas"/>
      <w:sz w:val="21"/>
      <w:szCs w:val="21"/>
    </w:rPr>
  </w:style>
  <w:style w:type="paragraph" w:styleId="Quote">
    <w:name w:val="Quote"/>
    <w:basedOn w:val="Normal"/>
    <w:next w:val="Normal"/>
    <w:link w:val="QuoteChar"/>
    <w:uiPriority w:val="29"/>
    <w:qFormat/>
    <w:rsid w:val="00336E81"/>
    <w:rPr>
      <w:i/>
      <w:iCs/>
      <w:color w:val="000000" w:themeColor="text1"/>
    </w:rPr>
  </w:style>
  <w:style w:type="character" w:customStyle="1" w:styleId="QuoteChar">
    <w:name w:val="Quote Char"/>
    <w:basedOn w:val="DefaultParagraphFont"/>
    <w:link w:val="Quote"/>
    <w:uiPriority w:val="29"/>
    <w:rsid w:val="00336E81"/>
    <w:rPr>
      <w:i/>
      <w:iCs/>
      <w:color w:val="000000" w:themeColor="text1"/>
    </w:rPr>
  </w:style>
  <w:style w:type="paragraph" w:styleId="Salutation">
    <w:name w:val="Salutation"/>
    <w:basedOn w:val="Normal"/>
    <w:next w:val="Normal"/>
    <w:link w:val="SalutationChar"/>
    <w:uiPriority w:val="99"/>
    <w:semiHidden/>
    <w:unhideWhenUsed/>
    <w:rsid w:val="00336E81"/>
  </w:style>
  <w:style w:type="character" w:customStyle="1" w:styleId="SalutationChar">
    <w:name w:val="Salutation Char"/>
    <w:basedOn w:val="DefaultParagraphFont"/>
    <w:link w:val="Salutation"/>
    <w:uiPriority w:val="99"/>
    <w:semiHidden/>
    <w:rsid w:val="00336E81"/>
  </w:style>
  <w:style w:type="paragraph" w:styleId="Signature">
    <w:name w:val="Signature"/>
    <w:basedOn w:val="Normal"/>
    <w:link w:val="SignatureChar"/>
    <w:uiPriority w:val="99"/>
    <w:semiHidden/>
    <w:unhideWhenUsed/>
    <w:rsid w:val="00336E81"/>
    <w:pPr>
      <w:ind w:left="4320"/>
    </w:pPr>
  </w:style>
  <w:style w:type="character" w:customStyle="1" w:styleId="SignatureChar">
    <w:name w:val="Signature Char"/>
    <w:basedOn w:val="DefaultParagraphFont"/>
    <w:link w:val="Signature"/>
    <w:uiPriority w:val="99"/>
    <w:semiHidden/>
    <w:rsid w:val="00336E81"/>
  </w:style>
  <w:style w:type="paragraph" w:styleId="Subtitle">
    <w:name w:val="Subtitle"/>
    <w:basedOn w:val="Normal"/>
    <w:next w:val="Normal"/>
    <w:link w:val="SubtitleChar"/>
    <w:uiPriority w:val="11"/>
    <w:qFormat/>
    <w:rsid w:val="00336E8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36E81"/>
    <w:rPr>
      <w:rFonts w:asciiTheme="majorHAnsi" w:eastAsiaTheme="majorEastAsia" w:hAnsiTheme="majorHAnsi" w:cstheme="majorBidi"/>
      <w:i/>
      <w:iCs/>
      <w:color w:val="4F81BD" w:themeColor="accent1"/>
      <w:spacing w:val="15"/>
      <w:sz w:val="24"/>
      <w:szCs w:val="24"/>
    </w:rPr>
  </w:style>
  <w:style w:type="paragraph" w:styleId="TableofAuthorities">
    <w:name w:val="table of authorities"/>
    <w:basedOn w:val="Normal"/>
    <w:next w:val="Normal"/>
    <w:uiPriority w:val="99"/>
    <w:semiHidden/>
    <w:unhideWhenUsed/>
    <w:rsid w:val="00336E81"/>
    <w:pPr>
      <w:ind w:left="220" w:hanging="220"/>
    </w:pPr>
  </w:style>
  <w:style w:type="paragraph" w:styleId="TableofFigures">
    <w:name w:val="table of figures"/>
    <w:basedOn w:val="Normal"/>
    <w:next w:val="Normal"/>
    <w:uiPriority w:val="99"/>
    <w:semiHidden/>
    <w:unhideWhenUsed/>
    <w:rsid w:val="00336E81"/>
  </w:style>
  <w:style w:type="paragraph" w:styleId="TOAHeading">
    <w:name w:val="toa heading"/>
    <w:basedOn w:val="Normal"/>
    <w:next w:val="Normal"/>
    <w:uiPriority w:val="99"/>
    <w:semiHidden/>
    <w:unhideWhenUsed/>
    <w:rsid w:val="00336E81"/>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336E81"/>
    <w:pPr>
      <w:spacing w:after="100"/>
      <w:ind w:left="660"/>
    </w:pPr>
  </w:style>
  <w:style w:type="paragraph" w:styleId="TOC5">
    <w:name w:val="toc 5"/>
    <w:basedOn w:val="Normal"/>
    <w:next w:val="Normal"/>
    <w:autoRedefine/>
    <w:uiPriority w:val="39"/>
    <w:semiHidden/>
    <w:unhideWhenUsed/>
    <w:rsid w:val="00336E81"/>
    <w:pPr>
      <w:spacing w:after="100"/>
      <w:ind w:left="880"/>
    </w:pPr>
  </w:style>
  <w:style w:type="paragraph" w:styleId="TOC6">
    <w:name w:val="toc 6"/>
    <w:basedOn w:val="Normal"/>
    <w:next w:val="Normal"/>
    <w:autoRedefine/>
    <w:uiPriority w:val="39"/>
    <w:semiHidden/>
    <w:unhideWhenUsed/>
    <w:rsid w:val="00336E81"/>
    <w:pPr>
      <w:spacing w:after="100"/>
      <w:ind w:left="1100"/>
    </w:pPr>
  </w:style>
  <w:style w:type="paragraph" w:styleId="TOC7">
    <w:name w:val="toc 7"/>
    <w:basedOn w:val="Normal"/>
    <w:next w:val="Normal"/>
    <w:autoRedefine/>
    <w:uiPriority w:val="39"/>
    <w:semiHidden/>
    <w:unhideWhenUsed/>
    <w:rsid w:val="00336E81"/>
    <w:pPr>
      <w:spacing w:after="100"/>
      <w:ind w:left="1320"/>
    </w:pPr>
  </w:style>
  <w:style w:type="paragraph" w:styleId="TOC8">
    <w:name w:val="toc 8"/>
    <w:basedOn w:val="Normal"/>
    <w:next w:val="Normal"/>
    <w:autoRedefine/>
    <w:uiPriority w:val="39"/>
    <w:semiHidden/>
    <w:unhideWhenUsed/>
    <w:rsid w:val="00336E81"/>
    <w:pPr>
      <w:spacing w:after="100"/>
      <w:ind w:left="1540"/>
    </w:pPr>
  </w:style>
  <w:style w:type="paragraph" w:styleId="TOC9">
    <w:name w:val="toc 9"/>
    <w:basedOn w:val="Normal"/>
    <w:next w:val="Normal"/>
    <w:autoRedefine/>
    <w:uiPriority w:val="39"/>
    <w:semiHidden/>
    <w:unhideWhenUsed/>
    <w:rsid w:val="00336E81"/>
    <w:pPr>
      <w:spacing w:after="100"/>
      <w:ind w:left="1760"/>
    </w:pPr>
  </w:style>
  <w:style w:type="numbering" w:customStyle="1" w:styleId="NEWList0">
    <w:name w:val="NEW List"/>
    <w:uiPriority w:val="99"/>
    <w:rsid w:val="00E42212"/>
    <w:pPr>
      <w:numPr>
        <w:numId w:val="35"/>
      </w:numPr>
    </w:pPr>
  </w:style>
  <w:style w:type="numbering" w:customStyle="1" w:styleId="NEWLIST">
    <w:name w:val="NEW LIST"/>
    <w:uiPriority w:val="99"/>
    <w:rsid w:val="00E42212"/>
    <w:pPr>
      <w:numPr>
        <w:numId w:val="38"/>
      </w:numPr>
    </w:pPr>
  </w:style>
  <w:style w:type="character" w:styleId="FollowedHyperlink">
    <w:name w:val="FollowedHyperlink"/>
    <w:basedOn w:val="DefaultParagraphFont"/>
    <w:uiPriority w:val="99"/>
    <w:semiHidden/>
    <w:unhideWhenUsed/>
    <w:rsid w:val="00AD513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640703">
      <w:bodyDiv w:val="1"/>
      <w:marLeft w:val="0"/>
      <w:marRight w:val="0"/>
      <w:marTop w:val="0"/>
      <w:marBottom w:val="0"/>
      <w:divBdr>
        <w:top w:val="none" w:sz="0" w:space="0" w:color="auto"/>
        <w:left w:val="none" w:sz="0" w:space="0" w:color="auto"/>
        <w:bottom w:val="none" w:sz="0" w:space="0" w:color="auto"/>
        <w:right w:val="none" w:sz="0" w:space="0" w:color="auto"/>
      </w:divBdr>
    </w:div>
    <w:div w:id="350841498">
      <w:bodyDiv w:val="1"/>
      <w:marLeft w:val="0"/>
      <w:marRight w:val="0"/>
      <w:marTop w:val="0"/>
      <w:marBottom w:val="0"/>
      <w:divBdr>
        <w:top w:val="none" w:sz="0" w:space="0" w:color="auto"/>
        <w:left w:val="none" w:sz="0" w:space="0" w:color="auto"/>
        <w:bottom w:val="none" w:sz="0" w:space="0" w:color="auto"/>
        <w:right w:val="none" w:sz="0" w:space="0" w:color="auto"/>
      </w:divBdr>
    </w:div>
    <w:div w:id="463737220">
      <w:bodyDiv w:val="1"/>
      <w:marLeft w:val="0"/>
      <w:marRight w:val="0"/>
      <w:marTop w:val="0"/>
      <w:marBottom w:val="0"/>
      <w:divBdr>
        <w:top w:val="none" w:sz="0" w:space="0" w:color="auto"/>
        <w:left w:val="none" w:sz="0" w:space="0" w:color="auto"/>
        <w:bottom w:val="none" w:sz="0" w:space="0" w:color="auto"/>
        <w:right w:val="none" w:sz="0" w:space="0" w:color="auto"/>
      </w:divBdr>
    </w:div>
    <w:div w:id="763767739">
      <w:bodyDiv w:val="1"/>
      <w:marLeft w:val="0"/>
      <w:marRight w:val="0"/>
      <w:marTop w:val="0"/>
      <w:marBottom w:val="0"/>
      <w:divBdr>
        <w:top w:val="none" w:sz="0" w:space="0" w:color="auto"/>
        <w:left w:val="none" w:sz="0" w:space="0" w:color="auto"/>
        <w:bottom w:val="none" w:sz="0" w:space="0" w:color="auto"/>
        <w:right w:val="none" w:sz="0" w:space="0" w:color="auto"/>
      </w:divBdr>
    </w:div>
    <w:div w:id="910503659">
      <w:bodyDiv w:val="1"/>
      <w:marLeft w:val="0"/>
      <w:marRight w:val="0"/>
      <w:marTop w:val="0"/>
      <w:marBottom w:val="0"/>
      <w:divBdr>
        <w:top w:val="none" w:sz="0" w:space="0" w:color="auto"/>
        <w:left w:val="none" w:sz="0" w:space="0" w:color="auto"/>
        <w:bottom w:val="none" w:sz="0" w:space="0" w:color="auto"/>
        <w:right w:val="none" w:sz="0" w:space="0" w:color="auto"/>
      </w:divBdr>
    </w:div>
    <w:div w:id="949747874">
      <w:bodyDiv w:val="1"/>
      <w:marLeft w:val="0"/>
      <w:marRight w:val="0"/>
      <w:marTop w:val="0"/>
      <w:marBottom w:val="0"/>
      <w:divBdr>
        <w:top w:val="none" w:sz="0" w:space="0" w:color="auto"/>
        <w:left w:val="none" w:sz="0" w:space="0" w:color="auto"/>
        <w:bottom w:val="none" w:sz="0" w:space="0" w:color="auto"/>
        <w:right w:val="none" w:sz="0" w:space="0" w:color="auto"/>
      </w:divBdr>
    </w:div>
    <w:div w:id="15156803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cadbim.usace.army.mil/BIM" TargetMode="External"/><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2.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mailto:david.m.johnson1@us.army.mil?subject=USACE%20Revit%20Template-%20Version%202.0"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B64B63-AE37-457A-B85C-16D146D05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25</Pages>
  <Words>5596</Words>
  <Characters>31902</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USACE Revit BIM Template May 2012</vt:lpstr>
    </vt:vector>
  </TitlesOfParts>
  <Company>USACE</Company>
  <LinksUpToDate>false</LinksUpToDate>
  <CharactersWithSpaces>37424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USACE Revit BIM Template May 2012</dc:title>
  <dc:subject>BIM, Templates, Revit</dc:subject>
  <dc:creator>u4idcdmj</dc:creator>
  <cp:keywords>USACE;Revit;Template;BIM;Template;Revit</cp:keywords>
  <cp:lastModifiedBy>Johnson, David M ERDC-RDE-ITL-MS</cp:lastModifiedBy>
  <cp:revision>3</cp:revision>
  <cp:lastPrinted>2014-12-10T19:59:00Z</cp:lastPrinted>
  <dcterms:created xsi:type="dcterms:W3CDTF">2016-10-20T15:59:00Z</dcterms:created>
  <dcterms:modified xsi:type="dcterms:W3CDTF">2016-10-20T15:59:00Z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2012-06-19T00:00:00Z</vt:filetime>
  </property>
  <property fmtid="{D5CDD505-2E9C-101B-9397-08002B2CF9AE}" pid="3" name="LastSaved">
    <vt:filetime>2014-06-25T00:00:00Z</vt:filetime>
  </property>
</Properties>
</file>